
<file path=[Content_Types].xml><?xml version="1.0" encoding="utf-8"?>
<Types xmlns="http://schemas.openxmlformats.org/package/2006/content-types">
  <Default Extension="xml" ContentType="application/xml"/>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7625CAA" w14:textId="21C10825" w:rsidR="000D0D85" w:rsidRPr="009F7D6C" w:rsidRDefault="009F7D6C" w:rsidP="00301BA0">
      <w:pPr>
        <w:spacing w:line="276" w:lineRule="auto"/>
        <w:rPr>
          <w:rFonts w:ascii="Times New Roman" w:hAnsi="Times New Roman" w:cs="Times New Roman"/>
          <w:b/>
          <w:sz w:val="24"/>
          <w:szCs w:val="24"/>
        </w:rPr>
      </w:pPr>
      <w:r w:rsidRPr="009F7D6C">
        <w:rPr>
          <w:rFonts w:ascii="Times New Roman" w:hAnsi="Times New Roman" w:cs="Times New Roman"/>
          <w:b/>
          <w:sz w:val="24"/>
          <w:szCs w:val="24"/>
        </w:rPr>
        <w:t>Life history variation</w:t>
      </w:r>
      <w:r w:rsidR="007E3853">
        <w:rPr>
          <w:rFonts w:ascii="Times New Roman" w:hAnsi="Times New Roman" w:cs="Times New Roman"/>
          <w:b/>
          <w:sz w:val="24"/>
          <w:szCs w:val="24"/>
        </w:rPr>
        <w:t xml:space="preserve">, </w:t>
      </w:r>
      <w:r w:rsidRPr="009F7D6C">
        <w:rPr>
          <w:rFonts w:ascii="Times New Roman" w:hAnsi="Times New Roman" w:cs="Times New Roman"/>
          <w:b/>
          <w:sz w:val="24"/>
          <w:szCs w:val="24"/>
        </w:rPr>
        <w:t xml:space="preserve">competition and co-existence in a </w:t>
      </w:r>
      <w:r>
        <w:rPr>
          <w:rFonts w:ascii="Times New Roman" w:hAnsi="Times New Roman" w:cs="Times New Roman"/>
          <w:b/>
          <w:sz w:val="24"/>
          <w:szCs w:val="24"/>
        </w:rPr>
        <w:t>b</w:t>
      </w:r>
      <w:r w:rsidRPr="009F7D6C">
        <w:rPr>
          <w:rFonts w:ascii="Times New Roman" w:hAnsi="Times New Roman" w:cs="Times New Roman"/>
          <w:b/>
          <w:sz w:val="24"/>
          <w:szCs w:val="24"/>
        </w:rPr>
        <w:t xml:space="preserve">acterial </w:t>
      </w:r>
      <w:r w:rsidR="007E3853">
        <w:rPr>
          <w:rFonts w:ascii="Times New Roman" w:hAnsi="Times New Roman" w:cs="Times New Roman"/>
          <w:b/>
          <w:sz w:val="24"/>
          <w:szCs w:val="24"/>
        </w:rPr>
        <w:t xml:space="preserve">phyllosphere </w:t>
      </w:r>
      <w:r w:rsidRPr="009F7D6C">
        <w:rPr>
          <w:rFonts w:ascii="Times New Roman" w:hAnsi="Times New Roman" w:cs="Times New Roman"/>
          <w:b/>
          <w:sz w:val="24"/>
          <w:szCs w:val="24"/>
        </w:rPr>
        <w:t>community</w:t>
      </w:r>
    </w:p>
    <w:p w14:paraId="35E51F23" w14:textId="77777777" w:rsidR="003E2961" w:rsidRDefault="003E2961" w:rsidP="00301BA0">
      <w:pPr>
        <w:spacing w:line="276" w:lineRule="auto"/>
        <w:rPr>
          <w:rFonts w:ascii="Times New Roman" w:hAnsi="Times New Roman" w:cs="Times New Roman"/>
          <w:sz w:val="24"/>
          <w:szCs w:val="24"/>
          <w:vertAlign w:val="superscript"/>
        </w:rPr>
      </w:pPr>
    </w:p>
    <w:p w14:paraId="15D2A5EA" w14:textId="7B8FACCF" w:rsidR="00CC2BF1" w:rsidRDefault="00CC2BF1" w:rsidP="00301BA0">
      <w:pPr>
        <w:spacing w:line="276" w:lineRule="auto"/>
        <w:rPr>
          <w:rFonts w:ascii="Times New Roman" w:hAnsi="Times New Roman" w:cs="Times New Roman"/>
          <w:sz w:val="24"/>
          <w:szCs w:val="24"/>
        </w:rPr>
      </w:pPr>
      <w:r w:rsidRPr="00496740">
        <w:rPr>
          <w:rFonts w:ascii="Times New Roman" w:hAnsi="Times New Roman" w:cs="Times New Roman"/>
          <w:sz w:val="24"/>
          <w:szCs w:val="24"/>
        </w:rPr>
        <w:t>P</w:t>
      </w:r>
      <w:r>
        <w:rPr>
          <w:rFonts w:ascii="Times New Roman" w:hAnsi="Times New Roman" w:cs="Times New Roman"/>
          <w:sz w:val="24"/>
          <w:szCs w:val="24"/>
        </w:rPr>
        <w:t xml:space="preserve">arris </w:t>
      </w:r>
      <w:r w:rsidRPr="00496740">
        <w:rPr>
          <w:rFonts w:ascii="Times New Roman" w:hAnsi="Times New Roman" w:cs="Times New Roman"/>
          <w:sz w:val="24"/>
          <w:szCs w:val="24"/>
        </w:rPr>
        <w:t>T. Humphrey</w:t>
      </w:r>
      <w:r w:rsidR="007E3853">
        <w:rPr>
          <w:rFonts w:ascii="Times New Roman" w:hAnsi="Times New Roman" w:cs="Times New Roman"/>
          <w:sz w:val="24"/>
          <w:szCs w:val="24"/>
          <w:vertAlign w:val="superscript"/>
        </w:rPr>
        <w:t>1</w:t>
      </w:r>
      <w:proofErr w:type="gramStart"/>
      <w:r w:rsidR="007E3853">
        <w:rPr>
          <w:rFonts w:ascii="Times New Roman" w:hAnsi="Times New Roman" w:cs="Times New Roman"/>
          <w:sz w:val="24"/>
          <w:szCs w:val="24"/>
          <w:vertAlign w:val="superscript"/>
        </w:rPr>
        <w:t>,2</w:t>
      </w:r>
      <w:proofErr w:type="gramEnd"/>
      <w:r w:rsidRPr="00136B44">
        <w:rPr>
          <w:rFonts w:ascii="Times New Roman" w:hAnsi="Times New Roman" w:cs="Times New Roman"/>
          <w:sz w:val="24"/>
          <w:szCs w:val="24"/>
          <w:vertAlign w:val="superscript"/>
        </w:rPr>
        <w:t>*</w:t>
      </w:r>
      <w:r w:rsidRPr="00496740">
        <w:rPr>
          <w:rFonts w:ascii="Times New Roman" w:hAnsi="Times New Roman" w:cs="Times New Roman"/>
          <w:sz w:val="24"/>
          <w:szCs w:val="24"/>
        </w:rPr>
        <w:t xml:space="preserve">, </w:t>
      </w:r>
      <w:proofErr w:type="spellStart"/>
      <w:r>
        <w:rPr>
          <w:rFonts w:ascii="Times New Roman" w:hAnsi="Times New Roman" w:cs="Times New Roman"/>
          <w:sz w:val="24"/>
          <w:szCs w:val="24"/>
        </w:rPr>
        <w:t>Trang</w:t>
      </w:r>
      <w:proofErr w:type="spellEnd"/>
      <w:r>
        <w:rPr>
          <w:rFonts w:ascii="Times New Roman" w:hAnsi="Times New Roman" w:cs="Times New Roman"/>
          <w:sz w:val="24"/>
          <w:szCs w:val="24"/>
        </w:rPr>
        <w:t xml:space="preserve"> </w:t>
      </w:r>
      <w:r w:rsidRPr="00496740">
        <w:rPr>
          <w:rFonts w:ascii="Times New Roman" w:hAnsi="Times New Roman" w:cs="Times New Roman"/>
          <w:sz w:val="24"/>
          <w:szCs w:val="24"/>
        </w:rPr>
        <w:t>N. Nguyen</w:t>
      </w:r>
      <w:r w:rsidR="007E3853">
        <w:rPr>
          <w:rFonts w:ascii="Times New Roman" w:hAnsi="Times New Roman" w:cs="Times New Roman"/>
          <w:sz w:val="24"/>
          <w:szCs w:val="24"/>
          <w:vertAlign w:val="superscript"/>
        </w:rPr>
        <w:t>1</w:t>
      </w:r>
      <w:r w:rsidRPr="00496740">
        <w:rPr>
          <w:rFonts w:ascii="Times New Roman" w:hAnsi="Times New Roman" w:cs="Times New Roman"/>
          <w:sz w:val="24"/>
          <w:szCs w:val="24"/>
        </w:rPr>
        <w:t>, N</w:t>
      </w:r>
      <w:r>
        <w:rPr>
          <w:rFonts w:ascii="Times New Roman" w:hAnsi="Times New Roman" w:cs="Times New Roman"/>
          <w:sz w:val="24"/>
          <w:szCs w:val="24"/>
        </w:rPr>
        <w:t xml:space="preserve">oah </w:t>
      </w:r>
      <w:r w:rsidRPr="00496740">
        <w:rPr>
          <w:rFonts w:ascii="Times New Roman" w:hAnsi="Times New Roman" w:cs="Times New Roman"/>
          <w:sz w:val="24"/>
          <w:szCs w:val="24"/>
        </w:rPr>
        <w:t>K. Whiteman</w:t>
      </w:r>
      <w:r w:rsidR="007E3853">
        <w:rPr>
          <w:rFonts w:ascii="Times New Roman" w:hAnsi="Times New Roman" w:cs="Times New Roman"/>
          <w:sz w:val="24"/>
          <w:szCs w:val="24"/>
          <w:vertAlign w:val="superscript"/>
        </w:rPr>
        <w:t>1,3</w:t>
      </w:r>
    </w:p>
    <w:p w14:paraId="4D33ADD7" w14:textId="77777777" w:rsidR="00CC2BF1" w:rsidRDefault="00CC2BF1" w:rsidP="00301BA0">
      <w:pPr>
        <w:spacing w:line="276" w:lineRule="auto"/>
        <w:rPr>
          <w:rFonts w:ascii="Times New Roman" w:hAnsi="Times New Roman" w:cs="Times New Roman"/>
          <w:sz w:val="24"/>
          <w:szCs w:val="24"/>
        </w:rPr>
      </w:pPr>
    </w:p>
    <w:p w14:paraId="03E06664" w14:textId="05623EC0" w:rsidR="00CC2BF1" w:rsidRDefault="007E3853" w:rsidP="00301BA0">
      <w:pPr>
        <w:spacing w:line="276" w:lineRule="auto"/>
        <w:rPr>
          <w:rFonts w:ascii="Times New Roman" w:hAnsi="Times New Roman" w:cs="Times New Roman"/>
          <w:sz w:val="24"/>
          <w:szCs w:val="24"/>
        </w:rPr>
      </w:pPr>
      <w:r>
        <w:rPr>
          <w:rFonts w:ascii="Times New Roman" w:hAnsi="Times New Roman" w:cs="Times New Roman"/>
          <w:sz w:val="24"/>
          <w:szCs w:val="24"/>
          <w:vertAlign w:val="superscript"/>
        </w:rPr>
        <w:t>1</w:t>
      </w:r>
      <w:r w:rsidR="00CC2BF1">
        <w:rPr>
          <w:rFonts w:ascii="Times New Roman" w:hAnsi="Times New Roman" w:cs="Times New Roman"/>
          <w:sz w:val="24"/>
          <w:szCs w:val="24"/>
        </w:rPr>
        <w:t xml:space="preserve">Department of Ecology </w:t>
      </w:r>
      <w:r>
        <w:rPr>
          <w:rFonts w:ascii="Times New Roman" w:hAnsi="Times New Roman" w:cs="Times New Roman"/>
          <w:sz w:val="24"/>
          <w:szCs w:val="24"/>
        </w:rPr>
        <w:t>and</w:t>
      </w:r>
      <w:r w:rsidR="00CC2BF1">
        <w:rPr>
          <w:rFonts w:ascii="Times New Roman" w:hAnsi="Times New Roman" w:cs="Times New Roman"/>
          <w:sz w:val="24"/>
          <w:szCs w:val="24"/>
        </w:rPr>
        <w:t xml:space="preserve"> Evolutionary Biology, University of Arizona</w:t>
      </w:r>
    </w:p>
    <w:p w14:paraId="52C4B257" w14:textId="77777777" w:rsidR="00CC2BF1" w:rsidRDefault="00CC2BF1" w:rsidP="00301BA0">
      <w:pPr>
        <w:spacing w:line="276" w:lineRule="auto"/>
        <w:rPr>
          <w:rFonts w:ascii="Times New Roman" w:hAnsi="Times New Roman" w:cs="Times New Roman"/>
          <w:sz w:val="24"/>
          <w:szCs w:val="24"/>
        </w:rPr>
      </w:pPr>
      <w:r>
        <w:rPr>
          <w:rFonts w:ascii="Times New Roman" w:hAnsi="Times New Roman" w:cs="Times New Roman"/>
          <w:sz w:val="24"/>
          <w:szCs w:val="24"/>
        </w:rPr>
        <w:t xml:space="preserve">1041 E Lowell St., </w:t>
      </w:r>
      <w:proofErr w:type="spellStart"/>
      <w:r>
        <w:rPr>
          <w:rFonts w:ascii="Times New Roman" w:hAnsi="Times New Roman" w:cs="Times New Roman"/>
          <w:sz w:val="24"/>
          <w:szCs w:val="24"/>
        </w:rPr>
        <w:t>BioSciences</w:t>
      </w:r>
      <w:proofErr w:type="spellEnd"/>
      <w:r>
        <w:rPr>
          <w:rFonts w:ascii="Times New Roman" w:hAnsi="Times New Roman" w:cs="Times New Roman"/>
          <w:sz w:val="24"/>
          <w:szCs w:val="24"/>
        </w:rPr>
        <w:t xml:space="preserve"> West room 310</w:t>
      </w:r>
    </w:p>
    <w:p w14:paraId="5EFA8D4B" w14:textId="77777777" w:rsidR="00CC2BF1" w:rsidRDefault="00CC2BF1" w:rsidP="00301BA0">
      <w:pPr>
        <w:spacing w:line="276" w:lineRule="auto"/>
        <w:rPr>
          <w:rFonts w:ascii="Times New Roman" w:hAnsi="Times New Roman" w:cs="Times New Roman"/>
          <w:sz w:val="24"/>
          <w:szCs w:val="24"/>
        </w:rPr>
      </w:pPr>
      <w:r>
        <w:rPr>
          <w:rFonts w:ascii="Times New Roman" w:hAnsi="Times New Roman" w:cs="Times New Roman"/>
          <w:sz w:val="24"/>
          <w:szCs w:val="24"/>
        </w:rPr>
        <w:t xml:space="preserve"> Tucson, AZ. USA 85721</w:t>
      </w:r>
    </w:p>
    <w:p w14:paraId="548B5C3E" w14:textId="015E93D0" w:rsidR="007E3853" w:rsidRDefault="007E3853" w:rsidP="00301BA0">
      <w:pPr>
        <w:spacing w:line="276" w:lineRule="auto"/>
        <w:rPr>
          <w:rFonts w:ascii="Times New Roman" w:eastAsia="Times New Roman" w:hAnsi="Times New Roman" w:cs="Times New Roman"/>
          <w:color w:val="333333"/>
          <w:sz w:val="24"/>
          <w:szCs w:val="24"/>
          <w:shd w:val="clear" w:color="auto" w:fill="FFFFFF"/>
          <w:lang w:eastAsia="en-US"/>
        </w:rPr>
      </w:pPr>
      <w:r w:rsidRPr="007E3853">
        <w:rPr>
          <w:rFonts w:ascii="Times New Roman" w:hAnsi="Times New Roman" w:cs="Times New Roman"/>
          <w:sz w:val="24"/>
          <w:szCs w:val="24"/>
          <w:vertAlign w:val="superscript"/>
        </w:rPr>
        <w:t>2</w:t>
      </w:r>
      <w:r w:rsidRPr="007E3853">
        <w:rPr>
          <w:rFonts w:ascii="Times New Roman" w:hAnsi="Times New Roman" w:cs="Times New Roman"/>
          <w:sz w:val="24"/>
          <w:szCs w:val="24"/>
        </w:rPr>
        <w:t xml:space="preserve">Current address: </w:t>
      </w:r>
      <w:r w:rsidRPr="00762BB5">
        <w:rPr>
          <w:rFonts w:ascii="Times New Roman" w:eastAsia="Times New Roman" w:hAnsi="Times New Roman" w:cs="Times New Roman"/>
          <w:color w:val="333333"/>
          <w:sz w:val="24"/>
          <w:szCs w:val="24"/>
          <w:shd w:val="clear" w:color="auto" w:fill="FFFFFF"/>
          <w:lang w:eastAsia="en-US"/>
        </w:rPr>
        <w:t>Department of Organismic and Evolutionary Biology, Harvard University,</w:t>
      </w:r>
      <w:r w:rsidRPr="00762BB5">
        <w:rPr>
          <w:rFonts w:ascii="Times New Roman" w:eastAsia="Times New Roman" w:hAnsi="Times New Roman" w:cs="Times New Roman"/>
          <w:color w:val="333333"/>
          <w:sz w:val="24"/>
          <w:szCs w:val="24"/>
          <w:lang w:eastAsia="en-US"/>
        </w:rPr>
        <w:br/>
      </w:r>
      <w:r w:rsidRPr="00762BB5">
        <w:rPr>
          <w:rFonts w:ascii="Times New Roman" w:eastAsia="Times New Roman" w:hAnsi="Times New Roman" w:cs="Times New Roman"/>
          <w:color w:val="333333"/>
          <w:sz w:val="24"/>
          <w:szCs w:val="24"/>
          <w:shd w:val="clear" w:color="auto" w:fill="FFFFFF"/>
          <w:lang w:eastAsia="en-US"/>
        </w:rPr>
        <w:t>26 Oxford Street</w:t>
      </w:r>
      <w:r w:rsidRPr="00762BB5">
        <w:rPr>
          <w:rFonts w:ascii="Times New Roman" w:eastAsia="Times New Roman" w:hAnsi="Times New Roman" w:cs="Times New Roman"/>
          <w:color w:val="333333"/>
          <w:sz w:val="24"/>
          <w:szCs w:val="24"/>
          <w:lang w:eastAsia="en-US"/>
        </w:rPr>
        <w:br/>
      </w:r>
      <w:r w:rsidRPr="00762BB5">
        <w:rPr>
          <w:rFonts w:ascii="Times New Roman" w:eastAsia="Times New Roman" w:hAnsi="Times New Roman" w:cs="Times New Roman"/>
          <w:color w:val="333333"/>
          <w:sz w:val="24"/>
          <w:szCs w:val="24"/>
          <w:shd w:val="clear" w:color="auto" w:fill="FFFFFF"/>
          <w:lang w:eastAsia="en-US"/>
        </w:rPr>
        <w:t>Cambridge, MA 02138</w:t>
      </w:r>
    </w:p>
    <w:p w14:paraId="7F7DA63D" w14:textId="029917CB" w:rsidR="007E3853" w:rsidRDefault="007E3853" w:rsidP="00301BA0">
      <w:pPr>
        <w:pStyle w:val="NormalWeb"/>
        <w:spacing w:before="0" w:beforeAutospacing="0" w:after="0" w:afterAutospacing="0" w:line="276" w:lineRule="auto"/>
        <w:rPr>
          <w:rFonts w:ascii="Times New Roman" w:eastAsia="Times New Roman" w:hAnsi="Times New Roman"/>
          <w:color w:val="333333"/>
          <w:sz w:val="24"/>
          <w:szCs w:val="24"/>
        </w:rPr>
      </w:pPr>
      <w:r>
        <w:rPr>
          <w:rFonts w:ascii="Times New Roman" w:hAnsi="Times New Roman"/>
          <w:sz w:val="24"/>
          <w:szCs w:val="24"/>
          <w:vertAlign w:val="superscript"/>
        </w:rPr>
        <w:t>3</w:t>
      </w:r>
      <w:r w:rsidRPr="007E3853">
        <w:rPr>
          <w:rFonts w:ascii="Times New Roman" w:hAnsi="Times New Roman"/>
          <w:sz w:val="24"/>
          <w:szCs w:val="24"/>
        </w:rPr>
        <w:t xml:space="preserve">Current address: </w:t>
      </w:r>
      <w:r w:rsidRPr="00331989">
        <w:rPr>
          <w:rFonts w:ascii="Times New Roman" w:eastAsia="Times New Roman" w:hAnsi="Times New Roman"/>
          <w:color w:val="333333"/>
          <w:sz w:val="24"/>
          <w:szCs w:val="24"/>
          <w:shd w:val="clear" w:color="auto" w:fill="FFFFFF"/>
        </w:rPr>
        <w:t xml:space="preserve">Department of </w:t>
      </w:r>
      <w:r>
        <w:rPr>
          <w:rFonts w:ascii="Times New Roman" w:eastAsia="Times New Roman" w:hAnsi="Times New Roman"/>
          <w:color w:val="333333"/>
          <w:sz w:val="24"/>
          <w:szCs w:val="24"/>
          <w:shd w:val="clear" w:color="auto" w:fill="FFFFFF"/>
        </w:rPr>
        <w:t>Integrative Biology</w:t>
      </w:r>
      <w:r w:rsidRPr="00331989">
        <w:rPr>
          <w:rFonts w:ascii="Times New Roman" w:eastAsia="Times New Roman" w:hAnsi="Times New Roman"/>
          <w:color w:val="333333"/>
          <w:sz w:val="24"/>
          <w:szCs w:val="24"/>
          <w:shd w:val="clear" w:color="auto" w:fill="FFFFFF"/>
        </w:rPr>
        <w:t xml:space="preserve">, </w:t>
      </w:r>
      <w:r>
        <w:rPr>
          <w:rFonts w:ascii="Times New Roman" w:eastAsia="Times New Roman" w:hAnsi="Times New Roman"/>
          <w:color w:val="333333"/>
          <w:sz w:val="24"/>
          <w:szCs w:val="24"/>
          <w:shd w:val="clear" w:color="auto" w:fill="FFFFFF"/>
        </w:rPr>
        <w:t>University of California, Berkeley</w:t>
      </w:r>
      <w:r w:rsidRPr="00331989">
        <w:rPr>
          <w:rFonts w:ascii="Times New Roman" w:eastAsia="Times New Roman" w:hAnsi="Times New Roman"/>
          <w:color w:val="333333"/>
          <w:sz w:val="24"/>
          <w:szCs w:val="24"/>
          <w:shd w:val="clear" w:color="auto" w:fill="FFFFFF"/>
        </w:rPr>
        <w:t>,</w:t>
      </w:r>
    </w:p>
    <w:p w14:paraId="2F025DA6" w14:textId="3A2837BF" w:rsidR="007E3853" w:rsidRPr="00762BB5" w:rsidRDefault="007E3853" w:rsidP="00301BA0">
      <w:pPr>
        <w:pStyle w:val="NormalWeb"/>
        <w:spacing w:before="0" w:beforeAutospacing="0" w:after="0" w:afterAutospacing="0" w:line="276" w:lineRule="auto"/>
        <w:rPr>
          <w:rFonts w:ascii="Helvetica" w:hAnsi="Helvetica"/>
          <w:b/>
          <w:bCs/>
          <w:color w:val="FFFFFF"/>
        </w:rPr>
      </w:pPr>
      <w:r>
        <w:rPr>
          <w:rFonts w:ascii="Times New Roman" w:eastAsia="Times New Roman" w:hAnsi="Times New Roman"/>
          <w:color w:val="333333"/>
          <w:sz w:val="24"/>
          <w:szCs w:val="24"/>
        </w:rPr>
        <w:t>3040 Valley Life Sciences Building</w:t>
      </w:r>
      <w:r w:rsidRPr="00331989">
        <w:rPr>
          <w:rFonts w:ascii="Times New Roman" w:eastAsia="Times New Roman" w:hAnsi="Times New Roman"/>
          <w:color w:val="333333"/>
          <w:sz w:val="24"/>
          <w:szCs w:val="24"/>
        </w:rPr>
        <w:br/>
      </w:r>
      <w:r>
        <w:rPr>
          <w:rFonts w:ascii="Times New Roman" w:eastAsia="Times New Roman" w:hAnsi="Times New Roman"/>
          <w:color w:val="333333"/>
          <w:sz w:val="24"/>
          <w:szCs w:val="24"/>
          <w:shd w:val="clear" w:color="auto" w:fill="FFFFFF"/>
        </w:rPr>
        <w:t>Berkeley, California 94720</w:t>
      </w:r>
    </w:p>
    <w:p w14:paraId="4D0B6058" w14:textId="77777777" w:rsidR="00CC2BF1" w:rsidRDefault="00CC2BF1" w:rsidP="00301BA0">
      <w:pPr>
        <w:spacing w:line="276" w:lineRule="auto"/>
        <w:rPr>
          <w:rFonts w:ascii="Times New Roman" w:hAnsi="Times New Roman" w:cs="Times New Roman"/>
          <w:sz w:val="24"/>
          <w:szCs w:val="24"/>
          <w:vertAlign w:val="superscript"/>
        </w:rPr>
      </w:pPr>
    </w:p>
    <w:p w14:paraId="487BF19A" w14:textId="19CA28E6" w:rsidR="00CC2BF1" w:rsidRPr="00762BB5" w:rsidRDefault="00CC2BF1" w:rsidP="00301BA0">
      <w:pPr>
        <w:spacing w:line="276" w:lineRule="auto"/>
        <w:rPr>
          <w:rFonts w:ascii="Times New Roman" w:eastAsia="Times New Roman" w:hAnsi="Times New Roman" w:cs="Times New Roman"/>
          <w:sz w:val="20"/>
          <w:lang w:eastAsia="en-US"/>
        </w:rPr>
      </w:pPr>
      <w:r w:rsidRPr="007E3853">
        <w:rPr>
          <w:rFonts w:ascii="Times New Roman" w:hAnsi="Times New Roman" w:cs="Times New Roman"/>
          <w:sz w:val="24"/>
          <w:szCs w:val="24"/>
          <w:vertAlign w:val="superscript"/>
        </w:rPr>
        <w:t>*</w:t>
      </w:r>
      <w:r w:rsidR="007E3853">
        <w:rPr>
          <w:rFonts w:ascii="Times New Roman" w:hAnsi="Times New Roman" w:cs="Times New Roman"/>
          <w:sz w:val="24"/>
          <w:szCs w:val="24"/>
        </w:rPr>
        <w:t>C</w:t>
      </w:r>
      <w:r w:rsidR="007E3853" w:rsidRPr="007E3853">
        <w:rPr>
          <w:rFonts w:ascii="Times New Roman" w:hAnsi="Times New Roman" w:cs="Times New Roman"/>
          <w:sz w:val="24"/>
          <w:szCs w:val="24"/>
        </w:rPr>
        <w:t>o</w:t>
      </w:r>
      <w:r w:rsidRPr="007E3853">
        <w:rPr>
          <w:rFonts w:ascii="Times New Roman" w:hAnsi="Times New Roman" w:cs="Times New Roman"/>
          <w:sz w:val="24"/>
          <w:szCs w:val="24"/>
        </w:rPr>
        <w:t>rresponding author</w:t>
      </w:r>
      <w:r w:rsidR="007E3853" w:rsidRPr="007E3853">
        <w:rPr>
          <w:rFonts w:ascii="Times New Roman" w:hAnsi="Times New Roman" w:cs="Times New Roman"/>
          <w:sz w:val="24"/>
          <w:szCs w:val="24"/>
        </w:rPr>
        <w:t xml:space="preserve">s: </w:t>
      </w:r>
      <w:hyperlink r:id="rId8" w:history="1">
        <w:r w:rsidR="007E3853" w:rsidRPr="00762BB5">
          <w:rPr>
            <w:rStyle w:val="Hyperlink"/>
            <w:rFonts w:ascii="Times New Roman" w:hAnsi="Times New Roman"/>
          </w:rPr>
          <w:t>phumphrey@fas.harvard.edu</w:t>
        </w:r>
      </w:hyperlink>
    </w:p>
    <w:p w14:paraId="14B46ABC" w14:textId="77777777" w:rsidR="00CC2BF1" w:rsidRDefault="00CC2BF1" w:rsidP="00301BA0">
      <w:pPr>
        <w:spacing w:line="276" w:lineRule="auto"/>
        <w:rPr>
          <w:rFonts w:ascii="Times New Roman" w:hAnsi="Times New Roman" w:cs="Times New Roman"/>
          <w:sz w:val="24"/>
          <w:szCs w:val="24"/>
          <w:vertAlign w:val="superscript"/>
        </w:rPr>
      </w:pPr>
    </w:p>
    <w:p w14:paraId="21662E24" w14:textId="03C8F809" w:rsidR="00D75F7D" w:rsidRDefault="00CC2BF1" w:rsidP="00301BA0">
      <w:pPr>
        <w:spacing w:line="276" w:lineRule="auto"/>
        <w:rPr>
          <w:rFonts w:ascii="Times New Roman" w:hAnsi="Times New Roman" w:cs="Times New Roman"/>
          <w:sz w:val="24"/>
          <w:szCs w:val="24"/>
        </w:rPr>
      </w:pPr>
      <w:r w:rsidRPr="00CC2BF1">
        <w:rPr>
          <w:rFonts w:ascii="Times New Roman" w:hAnsi="Times New Roman" w:cs="Times New Roman"/>
          <w:b/>
          <w:i/>
          <w:sz w:val="24"/>
          <w:szCs w:val="24"/>
        </w:rPr>
        <w:t>Keywords.</w:t>
      </w:r>
      <w:r w:rsidR="003A1433">
        <w:rPr>
          <w:rFonts w:ascii="Times New Roman" w:hAnsi="Times New Roman" w:cs="Times New Roman"/>
          <w:sz w:val="24"/>
          <w:szCs w:val="24"/>
        </w:rPr>
        <w:t xml:space="preserve"> trade-off, interference</w:t>
      </w:r>
      <w:r w:rsidR="009F7DF5">
        <w:rPr>
          <w:rFonts w:ascii="Times New Roman" w:hAnsi="Times New Roman" w:cs="Times New Roman"/>
          <w:sz w:val="24"/>
          <w:szCs w:val="24"/>
        </w:rPr>
        <w:t xml:space="preserve"> competition</w:t>
      </w:r>
      <w:r w:rsidR="003A1433">
        <w:rPr>
          <w:rFonts w:ascii="Times New Roman" w:hAnsi="Times New Roman" w:cs="Times New Roman"/>
          <w:sz w:val="24"/>
          <w:szCs w:val="24"/>
        </w:rPr>
        <w:t xml:space="preserve">, </w:t>
      </w:r>
      <w:r w:rsidR="009F7DF5">
        <w:rPr>
          <w:rFonts w:ascii="Times New Roman" w:hAnsi="Times New Roman" w:cs="Times New Roman"/>
          <w:sz w:val="24"/>
          <w:szCs w:val="24"/>
        </w:rPr>
        <w:t xml:space="preserve">exploitative competition, </w:t>
      </w:r>
      <w:r w:rsidR="007F4FCB">
        <w:rPr>
          <w:rFonts w:ascii="Times New Roman" w:hAnsi="Times New Roman" w:cs="Times New Roman"/>
          <w:sz w:val="24"/>
          <w:szCs w:val="24"/>
        </w:rPr>
        <w:t>intransitivity</w:t>
      </w:r>
      <w:r w:rsidR="009F7DF5">
        <w:rPr>
          <w:rFonts w:ascii="Times New Roman" w:hAnsi="Times New Roman" w:cs="Times New Roman"/>
          <w:sz w:val="24"/>
          <w:szCs w:val="24"/>
        </w:rPr>
        <w:t>,</w:t>
      </w:r>
      <w:r w:rsidR="009F0785">
        <w:rPr>
          <w:rFonts w:ascii="Times New Roman" w:hAnsi="Times New Roman" w:cs="Times New Roman"/>
          <w:sz w:val="24"/>
          <w:szCs w:val="24"/>
        </w:rPr>
        <w:t xml:space="preserve"> endophyte</w:t>
      </w:r>
    </w:p>
    <w:p w14:paraId="5E780A5C" w14:textId="77777777" w:rsidR="00CC2BF1" w:rsidRDefault="00CC2BF1" w:rsidP="00301BA0">
      <w:pPr>
        <w:spacing w:line="276" w:lineRule="auto"/>
        <w:rPr>
          <w:rFonts w:ascii="Times New Roman" w:hAnsi="Times New Roman" w:cs="Times New Roman"/>
          <w:b/>
          <w:i/>
          <w:sz w:val="24"/>
          <w:szCs w:val="24"/>
        </w:rPr>
      </w:pPr>
    </w:p>
    <w:p w14:paraId="1C5E87FF" w14:textId="7CB4E798" w:rsidR="003A1433" w:rsidRPr="003A2B96" w:rsidRDefault="00CC2BF1" w:rsidP="00301BA0">
      <w:pPr>
        <w:spacing w:line="276" w:lineRule="auto"/>
        <w:rPr>
          <w:rFonts w:ascii="Times New Roman" w:hAnsi="Times New Roman" w:cs="Times New Roman"/>
          <w:sz w:val="24"/>
          <w:szCs w:val="24"/>
        </w:rPr>
      </w:pPr>
      <w:r>
        <w:rPr>
          <w:rFonts w:ascii="Times New Roman" w:hAnsi="Times New Roman" w:cs="Times New Roman"/>
          <w:b/>
          <w:i/>
          <w:sz w:val="24"/>
          <w:szCs w:val="24"/>
        </w:rPr>
        <w:t>Author contributions</w:t>
      </w:r>
      <w:r>
        <w:rPr>
          <w:rFonts w:ascii="Times New Roman" w:hAnsi="Times New Roman" w:cs="Times New Roman"/>
          <w:b/>
          <w:sz w:val="24"/>
          <w:szCs w:val="24"/>
        </w:rPr>
        <w:t xml:space="preserve">. </w:t>
      </w:r>
      <w:r w:rsidRPr="00CC2BF1">
        <w:rPr>
          <w:rFonts w:ascii="Times New Roman" w:hAnsi="Times New Roman" w:cs="Times New Roman"/>
          <w:sz w:val="24"/>
          <w:szCs w:val="24"/>
        </w:rPr>
        <w:t xml:space="preserve">PTH </w:t>
      </w:r>
      <w:r w:rsidR="007E3853">
        <w:rPr>
          <w:rFonts w:ascii="Times New Roman" w:hAnsi="Times New Roman" w:cs="Times New Roman"/>
          <w:sz w:val="24"/>
          <w:szCs w:val="24"/>
        </w:rPr>
        <w:t xml:space="preserve">and NKW </w:t>
      </w:r>
      <w:r w:rsidRPr="00CC2BF1">
        <w:rPr>
          <w:rFonts w:ascii="Times New Roman" w:hAnsi="Times New Roman" w:cs="Times New Roman"/>
          <w:sz w:val="24"/>
          <w:szCs w:val="24"/>
        </w:rPr>
        <w:t xml:space="preserve">designed the study, PTH and TNN collected the data, </w:t>
      </w:r>
      <w:proofErr w:type="gramStart"/>
      <w:r w:rsidRPr="00CC2BF1">
        <w:rPr>
          <w:rFonts w:ascii="Times New Roman" w:hAnsi="Times New Roman" w:cs="Times New Roman"/>
          <w:sz w:val="24"/>
          <w:szCs w:val="24"/>
        </w:rPr>
        <w:t>PTH</w:t>
      </w:r>
      <w:proofErr w:type="gramEnd"/>
      <w:r w:rsidRPr="00CC2BF1">
        <w:rPr>
          <w:rFonts w:ascii="Times New Roman" w:hAnsi="Times New Roman" w:cs="Times New Roman"/>
          <w:sz w:val="24"/>
          <w:szCs w:val="24"/>
        </w:rPr>
        <w:t xml:space="preserve"> wrote the manuscript with help from NKW.</w:t>
      </w:r>
      <w:r w:rsidR="003A1433">
        <w:rPr>
          <w:rFonts w:ascii="Times New Roman" w:hAnsi="Times New Roman" w:cs="Times New Roman"/>
          <w:b/>
          <w:sz w:val="24"/>
          <w:szCs w:val="24"/>
        </w:rPr>
        <w:br w:type="page"/>
      </w:r>
    </w:p>
    <w:p w14:paraId="7BA7C80A" w14:textId="5CAA6908" w:rsidR="00C34DB2" w:rsidRPr="00496740" w:rsidRDefault="00C34DB2" w:rsidP="00301BA0">
      <w:pPr>
        <w:spacing w:line="276" w:lineRule="auto"/>
        <w:outlineLvl w:val="0"/>
        <w:rPr>
          <w:rFonts w:ascii="Times New Roman" w:hAnsi="Times New Roman" w:cs="Times New Roman"/>
          <w:b/>
          <w:sz w:val="24"/>
          <w:szCs w:val="24"/>
        </w:rPr>
      </w:pPr>
      <w:r w:rsidRPr="00496740">
        <w:rPr>
          <w:rFonts w:ascii="Times New Roman" w:hAnsi="Times New Roman" w:cs="Times New Roman"/>
          <w:b/>
          <w:sz w:val="24"/>
          <w:szCs w:val="24"/>
        </w:rPr>
        <w:lastRenderedPageBreak/>
        <w:t>ABSTRACT</w:t>
      </w:r>
    </w:p>
    <w:p w14:paraId="37A1BA46" w14:textId="508666DC" w:rsidR="00BB3BF7" w:rsidRPr="00E11ADB" w:rsidRDefault="007E3853" w:rsidP="00301BA0">
      <w:pPr>
        <w:spacing w:line="276" w:lineRule="auto"/>
        <w:rPr>
          <w:rFonts w:ascii="Times New Roman" w:hAnsi="Times New Roman" w:cs="Times New Roman"/>
          <w:sz w:val="24"/>
          <w:szCs w:val="24"/>
        </w:rPr>
      </w:pPr>
      <w:r>
        <w:rPr>
          <w:rFonts w:ascii="Times New Roman" w:hAnsi="Times New Roman" w:cs="Times New Roman"/>
          <w:sz w:val="24"/>
          <w:szCs w:val="24"/>
        </w:rPr>
        <w:t>C</w:t>
      </w:r>
      <w:r w:rsidR="000842DD">
        <w:rPr>
          <w:rFonts w:ascii="Times New Roman" w:hAnsi="Times New Roman" w:cs="Times New Roman"/>
          <w:sz w:val="24"/>
          <w:szCs w:val="24"/>
        </w:rPr>
        <w:t xml:space="preserve">ompetition </w:t>
      </w:r>
      <w:r>
        <w:rPr>
          <w:rFonts w:ascii="Times New Roman" w:hAnsi="Times New Roman" w:cs="Times New Roman"/>
          <w:sz w:val="24"/>
          <w:szCs w:val="24"/>
        </w:rPr>
        <w:t xml:space="preserve">is </w:t>
      </w:r>
      <w:r w:rsidR="00047BFC">
        <w:rPr>
          <w:rFonts w:ascii="Times New Roman" w:hAnsi="Times New Roman" w:cs="Times New Roman"/>
          <w:sz w:val="24"/>
          <w:szCs w:val="24"/>
        </w:rPr>
        <w:t>rif</w:t>
      </w:r>
      <w:r w:rsidR="00664865">
        <w:rPr>
          <w:rFonts w:ascii="Times New Roman" w:hAnsi="Times New Roman" w:cs="Times New Roman"/>
          <w:sz w:val="24"/>
          <w:szCs w:val="24"/>
        </w:rPr>
        <w:t>e within bacterial communities, b</w:t>
      </w:r>
      <w:r w:rsidR="000E017F">
        <w:rPr>
          <w:rFonts w:ascii="Times New Roman" w:hAnsi="Times New Roman" w:cs="Times New Roman"/>
          <w:sz w:val="24"/>
          <w:szCs w:val="24"/>
        </w:rPr>
        <w:t>ut</w:t>
      </w:r>
      <w:r w:rsidR="00664865">
        <w:rPr>
          <w:rFonts w:ascii="Times New Roman" w:hAnsi="Times New Roman" w:cs="Times New Roman"/>
          <w:sz w:val="24"/>
          <w:szCs w:val="24"/>
        </w:rPr>
        <w:t xml:space="preserve"> we poorly understand </w:t>
      </w:r>
      <w:r w:rsidR="000E017F">
        <w:rPr>
          <w:rFonts w:ascii="Times New Roman" w:hAnsi="Times New Roman" w:cs="Times New Roman"/>
          <w:sz w:val="24"/>
          <w:szCs w:val="24"/>
        </w:rPr>
        <w:t>the t</w:t>
      </w:r>
      <w:r w:rsidR="006D645B">
        <w:rPr>
          <w:rFonts w:ascii="Times New Roman" w:hAnsi="Times New Roman" w:cs="Times New Roman"/>
          <w:sz w:val="24"/>
          <w:szCs w:val="24"/>
        </w:rPr>
        <w:t>raits that underlie</w:t>
      </w:r>
      <w:r w:rsidR="00667D60">
        <w:rPr>
          <w:rFonts w:ascii="Times New Roman" w:hAnsi="Times New Roman" w:cs="Times New Roman"/>
          <w:sz w:val="24"/>
          <w:szCs w:val="24"/>
        </w:rPr>
        <w:t xml:space="preserve"> </w:t>
      </w:r>
      <w:r>
        <w:rPr>
          <w:rFonts w:ascii="Times New Roman" w:hAnsi="Times New Roman" w:cs="Times New Roman"/>
          <w:sz w:val="24"/>
          <w:szCs w:val="24"/>
        </w:rPr>
        <w:t>various</w:t>
      </w:r>
      <w:r w:rsidR="00667D60">
        <w:rPr>
          <w:rFonts w:ascii="Times New Roman" w:hAnsi="Times New Roman" w:cs="Times New Roman"/>
          <w:sz w:val="24"/>
          <w:szCs w:val="24"/>
        </w:rPr>
        <w:t xml:space="preserve"> type</w:t>
      </w:r>
      <w:r>
        <w:rPr>
          <w:rFonts w:ascii="Times New Roman" w:hAnsi="Times New Roman" w:cs="Times New Roman"/>
          <w:sz w:val="24"/>
          <w:szCs w:val="24"/>
        </w:rPr>
        <w:t>s</w:t>
      </w:r>
      <w:r w:rsidR="00667D60">
        <w:rPr>
          <w:rFonts w:ascii="Times New Roman" w:hAnsi="Times New Roman" w:cs="Times New Roman"/>
          <w:sz w:val="24"/>
          <w:szCs w:val="24"/>
        </w:rPr>
        <w:t xml:space="preserve"> of</w:t>
      </w:r>
      <w:r w:rsidR="006D645B">
        <w:rPr>
          <w:rFonts w:ascii="Times New Roman" w:hAnsi="Times New Roman" w:cs="Times New Roman"/>
          <w:sz w:val="24"/>
          <w:szCs w:val="24"/>
        </w:rPr>
        <w:t xml:space="preserve"> competitive</w:t>
      </w:r>
      <w:r w:rsidR="00664865">
        <w:rPr>
          <w:rFonts w:ascii="Times New Roman" w:hAnsi="Times New Roman" w:cs="Times New Roman"/>
          <w:sz w:val="24"/>
          <w:szCs w:val="24"/>
        </w:rPr>
        <w:t xml:space="preserve"> fitness, the correlations</w:t>
      </w:r>
      <w:r w:rsidR="00E960C2">
        <w:rPr>
          <w:rFonts w:ascii="Times New Roman" w:hAnsi="Times New Roman" w:cs="Times New Roman"/>
          <w:sz w:val="24"/>
          <w:szCs w:val="24"/>
        </w:rPr>
        <w:t xml:space="preserve"> </w:t>
      </w:r>
      <w:r w:rsidR="000E017F">
        <w:rPr>
          <w:rFonts w:ascii="Times New Roman" w:hAnsi="Times New Roman" w:cs="Times New Roman"/>
          <w:sz w:val="24"/>
          <w:szCs w:val="24"/>
        </w:rPr>
        <w:t>among them</w:t>
      </w:r>
      <w:r w:rsidR="00664865">
        <w:rPr>
          <w:rFonts w:ascii="Times New Roman" w:hAnsi="Times New Roman" w:cs="Times New Roman"/>
          <w:sz w:val="24"/>
          <w:szCs w:val="24"/>
        </w:rPr>
        <w:t>,</w:t>
      </w:r>
      <w:r w:rsidR="009C46B6">
        <w:rPr>
          <w:rFonts w:ascii="Times New Roman" w:hAnsi="Times New Roman" w:cs="Times New Roman"/>
          <w:sz w:val="24"/>
          <w:szCs w:val="24"/>
        </w:rPr>
        <w:t xml:space="preserve"> </w:t>
      </w:r>
      <w:r w:rsidR="00664865">
        <w:rPr>
          <w:rFonts w:ascii="Times New Roman" w:hAnsi="Times New Roman" w:cs="Times New Roman"/>
          <w:sz w:val="24"/>
          <w:szCs w:val="24"/>
        </w:rPr>
        <w:t>and their distributions in natural bacterial populations</w:t>
      </w:r>
      <w:r w:rsidR="004B0181">
        <w:rPr>
          <w:rFonts w:ascii="Times New Roman" w:hAnsi="Times New Roman" w:cs="Times New Roman"/>
          <w:sz w:val="24"/>
          <w:szCs w:val="24"/>
        </w:rPr>
        <w:t>.</w:t>
      </w:r>
      <w:r w:rsidR="00664865">
        <w:rPr>
          <w:rFonts w:ascii="Times New Roman" w:hAnsi="Times New Roman" w:cs="Times New Roman"/>
          <w:sz w:val="24"/>
          <w:szCs w:val="24"/>
        </w:rPr>
        <w:t xml:space="preserve"> </w:t>
      </w:r>
      <w:commentRangeStart w:id="0"/>
      <w:ins w:id="1" w:author="Noah Whiteman" w:date="2015-11-05T13:03:00Z">
        <w:r>
          <w:rPr>
            <w:rFonts w:ascii="Times New Roman" w:hAnsi="Times New Roman" w:cs="Times New Roman"/>
            <w:sz w:val="24"/>
            <w:szCs w:val="24"/>
          </w:rPr>
          <w:t>The</w:t>
        </w:r>
      </w:ins>
      <w:r w:rsidR="00664865">
        <w:rPr>
          <w:rFonts w:ascii="Times New Roman" w:hAnsi="Times New Roman" w:cs="Times New Roman"/>
          <w:sz w:val="24"/>
          <w:szCs w:val="24"/>
        </w:rPr>
        <w:t xml:space="preserve"> short-term fitn</w:t>
      </w:r>
      <w:r w:rsidR="00A50215">
        <w:rPr>
          <w:rFonts w:ascii="Times New Roman" w:hAnsi="Times New Roman" w:cs="Times New Roman"/>
          <w:sz w:val="24"/>
          <w:szCs w:val="24"/>
        </w:rPr>
        <w:t xml:space="preserve">ess of a particular genotype within populations and communities rests on whether or not competitive abilities are non-hierarchical (i.e. intransitive) or context-dependent. </w:t>
      </w:r>
      <w:commentRangeEnd w:id="0"/>
      <w:r>
        <w:rPr>
          <w:rStyle w:val="CommentReference"/>
        </w:rPr>
        <w:commentReference w:id="0"/>
      </w:r>
      <w:r w:rsidR="00AD01B6">
        <w:rPr>
          <w:rFonts w:ascii="Times New Roman" w:hAnsi="Times New Roman" w:cs="Times New Roman"/>
          <w:sz w:val="24"/>
          <w:szCs w:val="24"/>
        </w:rPr>
        <w:t xml:space="preserve">Using 39 </w:t>
      </w:r>
      <w:r w:rsidR="00AD01B6">
        <w:rPr>
          <w:rFonts w:ascii="Times New Roman" w:hAnsi="Times New Roman" w:cs="Times New Roman"/>
          <w:i/>
          <w:sz w:val="24"/>
          <w:szCs w:val="24"/>
        </w:rPr>
        <w:t xml:space="preserve">Pseudomonas </w:t>
      </w:r>
      <w:r w:rsidR="00AD01B6">
        <w:rPr>
          <w:rFonts w:ascii="Times New Roman" w:hAnsi="Times New Roman" w:cs="Times New Roman"/>
          <w:sz w:val="24"/>
          <w:szCs w:val="24"/>
        </w:rPr>
        <w:t xml:space="preserve">spp. strains </w:t>
      </w:r>
      <w:r w:rsidR="00E11ADB">
        <w:rPr>
          <w:rFonts w:ascii="Times New Roman" w:hAnsi="Times New Roman" w:cs="Times New Roman"/>
          <w:sz w:val="24"/>
          <w:szCs w:val="24"/>
        </w:rPr>
        <w:t xml:space="preserve">isolated </w:t>
      </w:r>
      <w:r w:rsidR="00AD01B6">
        <w:rPr>
          <w:rFonts w:ascii="Times New Roman" w:hAnsi="Times New Roman" w:cs="Times New Roman"/>
          <w:sz w:val="24"/>
          <w:szCs w:val="24"/>
        </w:rPr>
        <w:t xml:space="preserve">from </w:t>
      </w:r>
      <w:r w:rsidR="00EE7C95">
        <w:rPr>
          <w:rFonts w:ascii="Times New Roman" w:hAnsi="Times New Roman" w:cs="Times New Roman"/>
          <w:sz w:val="24"/>
          <w:szCs w:val="24"/>
        </w:rPr>
        <w:t xml:space="preserve">the phyllosphere of </w:t>
      </w:r>
      <w:r w:rsidR="009C46B6">
        <w:rPr>
          <w:rFonts w:ascii="Times New Roman" w:hAnsi="Times New Roman" w:cs="Times New Roman"/>
          <w:sz w:val="24"/>
          <w:szCs w:val="24"/>
        </w:rPr>
        <w:t>a</w:t>
      </w:r>
      <w:r w:rsidR="00137C2A">
        <w:rPr>
          <w:rFonts w:ascii="Times New Roman" w:hAnsi="Times New Roman" w:cs="Times New Roman"/>
          <w:sz w:val="24"/>
          <w:szCs w:val="24"/>
        </w:rPr>
        <w:t xml:space="preserve"> </w:t>
      </w:r>
      <w:r w:rsidR="00550272">
        <w:rPr>
          <w:rFonts w:ascii="Times New Roman" w:hAnsi="Times New Roman" w:cs="Times New Roman"/>
          <w:sz w:val="24"/>
          <w:szCs w:val="24"/>
        </w:rPr>
        <w:t xml:space="preserve">native </w:t>
      </w:r>
      <w:r w:rsidR="00AD01B6">
        <w:rPr>
          <w:rFonts w:ascii="Times New Roman" w:hAnsi="Times New Roman" w:cs="Times New Roman"/>
          <w:sz w:val="24"/>
          <w:szCs w:val="24"/>
        </w:rPr>
        <w:t xml:space="preserve">plant, </w:t>
      </w:r>
      <w:r w:rsidR="00E960C2">
        <w:rPr>
          <w:rFonts w:ascii="Times New Roman" w:hAnsi="Times New Roman" w:cs="Times New Roman"/>
          <w:sz w:val="24"/>
          <w:szCs w:val="24"/>
        </w:rPr>
        <w:t xml:space="preserve">we </w:t>
      </w:r>
      <w:r w:rsidR="00E960C2" w:rsidRPr="00496740">
        <w:rPr>
          <w:rFonts w:ascii="Times New Roman" w:hAnsi="Times New Roman" w:cs="Times New Roman"/>
          <w:sz w:val="24"/>
          <w:szCs w:val="24"/>
        </w:rPr>
        <w:t>(1) characterize</w:t>
      </w:r>
      <w:r w:rsidR="00E960C2">
        <w:rPr>
          <w:rFonts w:ascii="Times New Roman" w:hAnsi="Times New Roman" w:cs="Times New Roman"/>
          <w:sz w:val="24"/>
          <w:szCs w:val="24"/>
        </w:rPr>
        <w:t>d</w:t>
      </w:r>
      <w:r w:rsidR="00E960C2" w:rsidRPr="00496740">
        <w:rPr>
          <w:rFonts w:ascii="Times New Roman" w:hAnsi="Times New Roman" w:cs="Times New Roman"/>
          <w:sz w:val="24"/>
          <w:szCs w:val="24"/>
        </w:rPr>
        <w:t xml:space="preserve"> </w:t>
      </w:r>
      <w:ins w:id="2" w:author="Noah Whiteman" w:date="2015-11-05T13:06:00Z">
        <w:r>
          <w:rPr>
            <w:rFonts w:ascii="Times New Roman" w:hAnsi="Times New Roman" w:cs="Times New Roman"/>
            <w:sz w:val="24"/>
            <w:szCs w:val="24"/>
          </w:rPr>
          <w:t xml:space="preserve">a suite of </w:t>
        </w:r>
      </w:ins>
      <w:r w:rsidR="00E960C2" w:rsidRPr="00496740">
        <w:rPr>
          <w:rFonts w:ascii="Times New Roman" w:hAnsi="Times New Roman" w:cs="Times New Roman"/>
          <w:sz w:val="24"/>
          <w:szCs w:val="24"/>
        </w:rPr>
        <w:t>life history trait variances and co-variances</w:t>
      </w:r>
      <w:r w:rsidR="00550272">
        <w:rPr>
          <w:rFonts w:ascii="Times New Roman" w:hAnsi="Times New Roman" w:cs="Times New Roman"/>
          <w:sz w:val="24"/>
          <w:szCs w:val="24"/>
        </w:rPr>
        <w:t>,</w:t>
      </w:r>
      <w:r w:rsidR="00E960C2" w:rsidRPr="00496740">
        <w:rPr>
          <w:rFonts w:ascii="Times New Roman" w:hAnsi="Times New Roman" w:cs="Times New Roman"/>
          <w:sz w:val="24"/>
          <w:szCs w:val="24"/>
        </w:rPr>
        <w:t xml:space="preserve"> (2) examine</w:t>
      </w:r>
      <w:r w:rsidR="00E960C2">
        <w:rPr>
          <w:rFonts w:ascii="Times New Roman" w:hAnsi="Times New Roman" w:cs="Times New Roman"/>
          <w:sz w:val="24"/>
          <w:szCs w:val="24"/>
        </w:rPr>
        <w:t>d</w:t>
      </w:r>
      <w:r w:rsidR="00E960C2" w:rsidRPr="00496740">
        <w:rPr>
          <w:rFonts w:ascii="Times New Roman" w:hAnsi="Times New Roman" w:cs="Times New Roman"/>
          <w:sz w:val="24"/>
          <w:szCs w:val="24"/>
        </w:rPr>
        <w:t xml:space="preserve"> ho</w:t>
      </w:r>
      <w:r w:rsidR="00550272">
        <w:rPr>
          <w:rFonts w:ascii="Times New Roman" w:hAnsi="Times New Roman" w:cs="Times New Roman"/>
          <w:sz w:val="24"/>
          <w:szCs w:val="24"/>
        </w:rPr>
        <w:t>w</w:t>
      </w:r>
      <w:ins w:id="3" w:author="Noah Whiteman" w:date="2015-11-05T13:07:00Z">
        <w:r>
          <w:rPr>
            <w:rFonts w:ascii="Times New Roman" w:hAnsi="Times New Roman" w:cs="Times New Roman"/>
            <w:sz w:val="24"/>
            <w:szCs w:val="24"/>
          </w:rPr>
          <w:t xml:space="preserve"> trait</w:t>
        </w:r>
      </w:ins>
      <w:r w:rsidR="00550272">
        <w:rPr>
          <w:rFonts w:ascii="Times New Roman" w:hAnsi="Times New Roman" w:cs="Times New Roman"/>
          <w:sz w:val="24"/>
          <w:szCs w:val="24"/>
        </w:rPr>
        <w:t xml:space="preserve"> </w:t>
      </w:r>
      <w:del w:id="4" w:author="Noah Whiteman" w:date="2015-11-05T13:06:00Z">
        <w:r w:rsidR="00EE7C95" w:rsidDel="007E3853">
          <w:rPr>
            <w:rFonts w:ascii="Times New Roman" w:hAnsi="Times New Roman" w:cs="Times New Roman"/>
            <w:sz w:val="24"/>
            <w:szCs w:val="24"/>
          </w:rPr>
          <w:delText xml:space="preserve">such </w:delText>
        </w:r>
      </w:del>
      <w:r w:rsidR="00EE7C95">
        <w:rPr>
          <w:rFonts w:ascii="Times New Roman" w:hAnsi="Times New Roman" w:cs="Times New Roman"/>
          <w:sz w:val="24"/>
          <w:szCs w:val="24"/>
        </w:rPr>
        <w:t>varia</w:t>
      </w:r>
      <w:ins w:id="5" w:author="Noah Whiteman" w:date="2015-11-05T13:07:00Z">
        <w:r>
          <w:rPr>
            <w:rFonts w:ascii="Times New Roman" w:hAnsi="Times New Roman" w:cs="Times New Roman"/>
            <w:sz w:val="24"/>
            <w:szCs w:val="24"/>
          </w:rPr>
          <w:t>tion affected</w:t>
        </w:r>
      </w:ins>
      <w:del w:id="6" w:author="Noah Whiteman" w:date="2015-11-05T13:07:00Z">
        <w:r w:rsidR="00EE7C95" w:rsidDel="007E3853">
          <w:rPr>
            <w:rFonts w:ascii="Times New Roman" w:hAnsi="Times New Roman" w:cs="Times New Roman"/>
            <w:sz w:val="24"/>
            <w:szCs w:val="24"/>
          </w:rPr>
          <w:delText>nce</w:delText>
        </w:r>
      </w:del>
      <w:r w:rsidR="00550272">
        <w:rPr>
          <w:rFonts w:ascii="Times New Roman" w:hAnsi="Times New Roman" w:cs="Times New Roman"/>
          <w:sz w:val="24"/>
          <w:szCs w:val="24"/>
        </w:rPr>
        <w:t xml:space="preserve"> </w:t>
      </w:r>
      <w:del w:id="7" w:author="Noah Whiteman" w:date="2015-11-05T13:07:00Z">
        <w:r w:rsidR="00550272" w:rsidDel="007E3853">
          <w:rPr>
            <w:rFonts w:ascii="Times New Roman" w:hAnsi="Times New Roman" w:cs="Times New Roman"/>
            <w:sz w:val="24"/>
            <w:szCs w:val="24"/>
          </w:rPr>
          <w:delText>related</w:delText>
        </w:r>
        <w:r w:rsidR="006D645B" w:rsidDel="007E3853">
          <w:rPr>
            <w:rFonts w:ascii="Times New Roman" w:hAnsi="Times New Roman" w:cs="Times New Roman"/>
            <w:sz w:val="24"/>
            <w:szCs w:val="24"/>
          </w:rPr>
          <w:delText xml:space="preserve"> to </w:delText>
        </w:r>
      </w:del>
      <w:r w:rsidR="006D7B8C">
        <w:rPr>
          <w:rFonts w:ascii="Times New Roman" w:hAnsi="Times New Roman" w:cs="Times New Roman"/>
          <w:sz w:val="24"/>
          <w:szCs w:val="24"/>
        </w:rPr>
        <w:t>competitive fitness in spatial</w:t>
      </w:r>
      <w:ins w:id="8" w:author="Noah Whiteman" w:date="2015-11-05T13:06:00Z">
        <w:r>
          <w:rPr>
            <w:rFonts w:ascii="Times New Roman" w:hAnsi="Times New Roman" w:cs="Times New Roman"/>
            <w:sz w:val="24"/>
            <w:szCs w:val="24"/>
          </w:rPr>
          <w:t>ly explicit</w:t>
        </w:r>
      </w:ins>
      <w:r w:rsidR="006D7B8C">
        <w:rPr>
          <w:rFonts w:ascii="Times New Roman" w:hAnsi="Times New Roman" w:cs="Times New Roman"/>
          <w:sz w:val="24"/>
          <w:szCs w:val="24"/>
        </w:rPr>
        <w:t xml:space="preserve"> microcosms</w:t>
      </w:r>
      <w:r w:rsidR="00E63AC8">
        <w:rPr>
          <w:rFonts w:ascii="Times New Roman" w:hAnsi="Times New Roman" w:cs="Times New Roman"/>
          <w:sz w:val="24"/>
          <w:szCs w:val="24"/>
        </w:rPr>
        <w:t xml:space="preserve">, and (3) </w:t>
      </w:r>
      <w:commentRangeStart w:id="9"/>
      <w:r w:rsidR="00E960C2" w:rsidRPr="00496740">
        <w:rPr>
          <w:rFonts w:ascii="Times New Roman" w:hAnsi="Times New Roman" w:cs="Times New Roman"/>
          <w:sz w:val="24"/>
          <w:szCs w:val="24"/>
        </w:rPr>
        <w:t>estimate</w:t>
      </w:r>
      <w:r w:rsidR="00E960C2">
        <w:rPr>
          <w:rFonts w:ascii="Times New Roman" w:hAnsi="Times New Roman" w:cs="Times New Roman"/>
          <w:sz w:val="24"/>
          <w:szCs w:val="24"/>
        </w:rPr>
        <w:t>d</w:t>
      </w:r>
      <w:r w:rsidR="00E960C2" w:rsidRPr="00496740">
        <w:rPr>
          <w:rFonts w:ascii="Times New Roman" w:hAnsi="Times New Roman" w:cs="Times New Roman"/>
          <w:sz w:val="24"/>
          <w:szCs w:val="24"/>
        </w:rPr>
        <w:t xml:space="preserve"> how </w:t>
      </w:r>
      <w:commentRangeStart w:id="10"/>
      <w:r w:rsidR="00717D34">
        <w:rPr>
          <w:rFonts w:ascii="Times New Roman" w:hAnsi="Times New Roman" w:cs="Times New Roman"/>
          <w:sz w:val="24"/>
          <w:szCs w:val="24"/>
        </w:rPr>
        <w:t>intransitive</w:t>
      </w:r>
      <w:commentRangeEnd w:id="10"/>
      <w:r>
        <w:rPr>
          <w:rStyle w:val="CommentReference"/>
        </w:rPr>
        <w:commentReference w:id="10"/>
      </w:r>
      <w:r w:rsidR="00717D34">
        <w:rPr>
          <w:rFonts w:ascii="Times New Roman" w:hAnsi="Times New Roman" w:cs="Times New Roman"/>
          <w:sz w:val="24"/>
          <w:szCs w:val="24"/>
        </w:rPr>
        <w:t xml:space="preserve"> and </w:t>
      </w:r>
      <w:r w:rsidR="00664865">
        <w:rPr>
          <w:rFonts w:ascii="Times New Roman" w:hAnsi="Times New Roman" w:cs="Times New Roman"/>
          <w:sz w:val="24"/>
          <w:szCs w:val="24"/>
        </w:rPr>
        <w:t>positive indirect</w:t>
      </w:r>
      <w:r w:rsidR="00E960C2" w:rsidRPr="00496740">
        <w:rPr>
          <w:rFonts w:ascii="Times New Roman" w:hAnsi="Times New Roman" w:cs="Times New Roman"/>
          <w:sz w:val="24"/>
          <w:szCs w:val="24"/>
        </w:rPr>
        <w:t xml:space="preserve"> </w:t>
      </w:r>
      <w:r w:rsidR="009C1B12">
        <w:rPr>
          <w:rFonts w:ascii="Times New Roman" w:hAnsi="Times New Roman" w:cs="Times New Roman"/>
          <w:sz w:val="24"/>
          <w:szCs w:val="24"/>
        </w:rPr>
        <w:t>interactions</w:t>
      </w:r>
      <w:r w:rsidR="00E960C2" w:rsidRPr="00496740">
        <w:rPr>
          <w:rFonts w:ascii="Times New Roman" w:hAnsi="Times New Roman" w:cs="Times New Roman"/>
          <w:sz w:val="24"/>
          <w:szCs w:val="24"/>
        </w:rPr>
        <w:t xml:space="preserve"> among strains </w:t>
      </w:r>
      <w:r w:rsidR="009C1B12">
        <w:rPr>
          <w:rFonts w:ascii="Times New Roman" w:hAnsi="Times New Roman" w:cs="Times New Roman"/>
          <w:sz w:val="24"/>
          <w:szCs w:val="24"/>
        </w:rPr>
        <w:t xml:space="preserve">might </w:t>
      </w:r>
      <w:r w:rsidR="00E960C2" w:rsidRPr="00496740">
        <w:rPr>
          <w:rFonts w:ascii="Times New Roman" w:hAnsi="Times New Roman" w:cs="Times New Roman"/>
          <w:sz w:val="24"/>
          <w:szCs w:val="24"/>
        </w:rPr>
        <w:t>promote co-existence</w:t>
      </w:r>
      <w:commentRangeEnd w:id="9"/>
      <w:r>
        <w:rPr>
          <w:rStyle w:val="CommentReference"/>
        </w:rPr>
        <w:commentReference w:id="9"/>
      </w:r>
      <w:r w:rsidR="00E960C2" w:rsidRPr="00496740">
        <w:rPr>
          <w:rFonts w:ascii="Times New Roman" w:hAnsi="Times New Roman" w:cs="Times New Roman"/>
          <w:sz w:val="24"/>
          <w:szCs w:val="24"/>
        </w:rPr>
        <w:t>.</w:t>
      </w:r>
      <w:r w:rsidR="00E960C2">
        <w:rPr>
          <w:rFonts w:ascii="Times New Roman" w:hAnsi="Times New Roman" w:cs="Times New Roman"/>
          <w:sz w:val="24"/>
          <w:szCs w:val="24"/>
        </w:rPr>
        <w:t xml:space="preserve"> </w:t>
      </w:r>
      <w:r w:rsidR="009C46B6">
        <w:rPr>
          <w:rFonts w:ascii="Times New Roman" w:hAnsi="Times New Roman" w:cs="Times New Roman"/>
          <w:sz w:val="24"/>
          <w:szCs w:val="24"/>
        </w:rPr>
        <w:t xml:space="preserve">Overall, </w:t>
      </w:r>
      <w:r w:rsidR="00E960C2" w:rsidRPr="00496740">
        <w:rPr>
          <w:rFonts w:ascii="Times New Roman" w:hAnsi="Times New Roman" w:cs="Times New Roman"/>
          <w:sz w:val="24"/>
          <w:szCs w:val="24"/>
        </w:rPr>
        <w:t xml:space="preserve">competitive </w:t>
      </w:r>
      <w:r w:rsidR="006D7B8C">
        <w:rPr>
          <w:rFonts w:ascii="Times New Roman" w:hAnsi="Times New Roman" w:cs="Times New Roman"/>
          <w:sz w:val="24"/>
          <w:szCs w:val="24"/>
        </w:rPr>
        <w:t>fitness</w:t>
      </w:r>
      <w:r w:rsidR="00E960C2" w:rsidRPr="00496740">
        <w:rPr>
          <w:rFonts w:ascii="Times New Roman" w:hAnsi="Times New Roman" w:cs="Times New Roman"/>
          <w:sz w:val="24"/>
          <w:szCs w:val="24"/>
        </w:rPr>
        <w:t xml:space="preserve"> </w:t>
      </w:r>
      <w:r w:rsidR="00EE7C95">
        <w:rPr>
          <w:rFonts w:ascii="Times New Roman" w:hAnsi="Times New Roman" w:cs="Times New Roman"/>
          <w:sz w:val="24"/>
          <w:szCs w:val="24"/>
        </w:rPr>
        <w:t>differed</w:t>
      </w:r>
      <w:r w:rsidR="00077B3D">
        <w:rPr>
          <w:rFonts w:ascii="Times New Roman" w:hAnsi="Times New Roman" w:cs="Times New Roman"/>
          <w:sz w:val="24"/>
          <w:szCs w:val="24"/>
        </w:rPr>
        <w:t xml:space="preserve"> </w:t>
      </w:r>
      <w:r w:rsidR="00E960C2" w:rsidRPr="00496740">
        <w:rPr>
          <w:rFonts w:ascii="Times New Roman" w:hAnsi="Times New Roman" w:cs="Times New Roman"/>
          <w:sz w:val="24"/>
          <w:szCs w:val="24"/>
        </w:rPr>
        <w:t xml:space="preserve">between </w:t>
      </w:r>
      <w:commentRangeStart w:id="11"/>
      <w:r w:rsidR="00E960C2" w:rsidRPr="00496740">
        <w:rPr>
          <w:rFonts w:ascii="Times New Roman" w:hAnsi="Times New Roman" w:cs="Times New Roman"/>
          <w:sz w:val="24"/>
          <w:szCs w:val="24"/>
        </w:rPr>
        <w:t>two major clades</w:t>
      </w:r>
      <w:commentRangeEnd w:id="11"/>
      <w:r>
        <w:rPr>
          <w:rStyle w:val="CommentReference"/>
        </w:rPr>
        <w:commentReference w:id="11"/>
      </w:r>
      <w:r w:rsidR="00E960C2" w:rsidRPr="00496740">
        <w:rPr>
          <w:rFonts w:ascii="Times New Roman" w:hAnsi="Times New Roman" w:cs="Times New Roman"/>
          <w:sz w:val="24"/>
          <w:szCs w:val="24"/>
        </w:rPr>
        <w:t xml:space="preserve">, </w:t>
      </w:r>
      <w:r w:rsidR="00E960C2" w:rsidRPr="00496740">
        <w:rPr>
          <w:rFonts w:ascii="Times New Roman" w:hAnsi="Times New Roman" w:cs="Times New Roman"/>
          <w:i/>
          <w:sz w:val="24"/>
          <w:szCs w:val="24"/>
        </w:rPr>
        <w:t xml:space="preserve">P. fluorescens </w:t>
      </w:r>
      <w:r w:rsidR="00E960C2" w:rsidRPr="00496740">
        <w:rPr>
          <w:rFonts w:ascii="Times New Roman" w:hAnsi="Times New Roman" w:cs="Times New Roman"/>
          <w:sz w:val="24"/>
          <w:szCs w:val="24"/>
        </w:rPr>
        <w:t xml:space="preserve">and </w:t>
      </w:r>
      <w:r w:rsidR="00E960C2" w:rsidRPr="00496740">
        <w:rPr>
          <w:rFonts w:ascii="Times New Roman" w:hAnsi="Times New Roman" w:cs="Times New Roman"/>
          <w:i/>
          <w:sz w:val="24"/>
          <w:szCs w:val="24"/>
        </w:rPr>
        <w:t>P. syringae</w:t>
      </w:r>
      <w:r w:rsidR="00E960C2" w:rsidRPr="00496740">
        <w:rPr>
          <w:rFonts w:ascii="Times New Roman" w:hAnsi="Times New Roman" w:cs="Times New Roman"/>
          <w:sz w:val="24"/>
          <w:szCs w:val="24"/>
        </w:rPr>
        <w:t xml:space="preserve">. </w:t>
      </w:r>
      <w:commentRangeStart w:id="12"/>
      <w:r w:rsidR="00542728">
        <w:rPr>
          <w:rFonts w:ascii="Times New Roman" w:hAnsi="Times New Roman" w:cs="Times New Roman"/>
          <w:sz w:val="24"/>
          <w:szCs w:val="24"/>
        </w:rPr>
        <w:t>Exploitative</w:t>
      </w:r>
      <w:r w:rsidR="00BC6199">
        <w:rPr>
          <w:rFonts w:ascii="Times New Roman" w:hAnsi="Times New Roman" w:cs="Times New Roman"/>
          <w:sz w:val="24"/>
          <w:szCs w:val="24"/>
        </w:rPr>
        <w:t xml:space="preserve"> c</w:t>
      </w:r>
      <w:r w:rsidR="00E960C2" w:rsidRPr="00496740">
        <w:rPr>
          <w:rFonts w:ascii="Times New Roman" w:hAnsi="Times New Roman" w:cs="Times New Roman"/>
          <w:sz w:val="24"/>
          <w:szCs w:val="24"/>
        </w:rPr>
        <w:t xml:space="preserve">ompetitiveness </w:t>
      </w:r>
      <w:commentRangeEnd w:id="12"/>
      <w:r>
        <w:rPr>
          <w:rStyle w:val="CommentReference"/>
        </w:rPr>
        <w:commentReference w:id="12"/>
      </w:r>
      <w:r w:rsidR="00E960C2" w:rsidRPr="00496740">
        <w:rPr>
          <w:rFonts w:ascii="Times New Roman" w:hAnsi="Times New Roman" w:cs="Times New Roman"/>
          <w:sz w:val="24"/>
          <w:szCs w:val="24"/>
        </w:rPr>
        <w:t xml:space="preserve">was best explained by shorter lag time in </w:t>
      </w:r>
      <w:r w:rsidR="00E960C2" w:rsidRPr="00496740">
        <w:rPr>
          <w:rFonts w:ascii="Times New Roman" w:hAnsi="Times New Roman" w:cs="Times New Roman"/>
          <w:i/>
          <w:sz w:val="24"/>
          <w:szCs w:val="24"/>
        </w:rPr>
        <w:t>P. fluorescens</w:t>
      </w:r>
      <w:r w:rsidR="00EE7C95">
        <w:rPr>
          <w:rFonts w:ascii="Times New Roman" w:hAnsi="Times New Roman" w:cs="Times New Roman"/>
          <w:sz w:val="24"/>
          <w:szCs w:val="24"/>
        </w:rPr>
        <w:t xml:space="preserve"> </w:t>
      </w:r>
      <w:ins w:id="13" w:author="Noah Whiteman" w:date="2015-11-05T13:10:00Z">
        <w:r>
          <w:rPr>
            <w:rFonts w:ascii="Times New Roman" w:hAnsi="Times New Roman" w:cs="Times New Roman"/>
            <w:sz w:val="24"/>
            <w:szCs w:val="24"/>
          </w:rPr>
          <w:t xml:space="preserve">relative to </w:t>
        </w:r>
        <w:r>
          <w:rPr>
            <w:rFonts w:ascii="Times New Roman" w:hAnsi="Times New Roman" w:cs="Times New Roman"/>
            <w:i/>
            <w:sz w:val="24"/>
            <w:szCs w:val="24"/>
          </w:rPr>
          <w:t xml:space="preserve">P. syringae </w:t>
        </w:r>
      </w:ins>
      <w:r w:rsidR="00EE7C95">
        <w:rPr>
          <w:rFonts w:ascii="Times New Roman" w:hAnsi="Times New Roman" w:cs="Times New Roman"/>
          <w:sz w:val="24"/>
          <w:szCs w:val="24"/>
        </w:rPr>
        <w:t>a</w:t>
      </w:r>
      <w:r w:rsidR="00E960C2" w:rsidRPr="00496740">
        <w:rPr>
          <w:rFonts w:ascii="Times New Roman" w:hAnsi="Times New Roman" w:cs="Times New Roman"/>
          <w:sz w:val="24"/>
          <w:szCs w:val="24"/>
        </w:rPr>
        <w:t xml:space="preserve">nd increased maximum growth rate in </w:t>
      </w:r>
      <w:r w:rsidR="00E960C2" w:rsidRPr="00496740">
        <w:rPr>
          <w:rFonts w:ascii="Times New Roman" w:hAnsi="Times New Roman" w:cs="Times New Roman"/>
          <w:i/>
          <w:sz w:val="24"/>
          <w:szCs w:val="24"/>
        </w:rPr>
        <w:t>P. syringae</w:t>
      </w:r>
      <w:ins w:id="14" w:author="Noah Whiteman" w:date="2015-11-05T13:10:00Z">
        <w:r>
          <w:rPr>
            <w:rFonts w:ascii="Times New Roman" w:hAnsi="Times New Roman" w:cs="Times New Roman"/>
            <w:sz w:val="24"/>
            <w:szCs w:val="24"/>
          </w:rPr>
          <w:t xml:space="preserve"> relative to </w:t>
        </w:r>
        <w:r>
          <w:rPr>
            <w:rFonts w:ascii="Times New Roman" w:hAnsi="Times New Roman" w:cs="Times New Roman"/>
            <w:i/>
            <w:sz w:val="24"/>
            <w:szCs w:val="24"/>
          </w:rPr>
          <w:t>P. fluorescens</w:t>
        </w:r>
      </w:ins>
      <w:r w:rsidR="00E960C2" w:rsidRPr="00496740">
        <w:rPr>
          <w:rFonts w:ascii="Times New Roman" w:hAnsi="Times New Roman" w:cs="Times New Roman"/>
          <w:sz w:val="24"/>
          <w:szCs w:val="24"/>
        </w:rPr>
        <w:t xml:space="preserve">. </w:t>
      </w:r>
      <w:r w:rsidR="009C46B6">
        <w:rPr>
          <w:rFonts w:ascii="Times New Roman" w:hAnsi="Times New Roman" w:cs="Times New Roman"/>
          <w:sz w:val="24"/>
          <w:szCs w:val="24"/>
        </w:rPr>
        <w:t>Interference (</w:t>
      </w:r>
      <w:commentRangeStart w:id="15"/>
      <w:r w:rsidR="009C46B6">
        <w:rPr>
          <w:rFonts w:ascii="Times New Roman" w:hAnsi="Times New Roman" w:cs="Times New Roman"/>
          <w:sz w:val="24"/>
          <w:szCs w:val="24"/>
        </w:rPr>
        <w:t>i.e. inhibition</w:t>
      </w:r>
      <w:commentRangeEnd w:id="15"/>
      <w:r>
        <w:rPr>
          <w:rStyle w:val="CommentReference"/>
        </w:rPr>
        <w:commentReference w:id="15"/>
      </w:r>
      <w:r w:rsidR="009C46B6">
        <w:rPr>
          <w:rFonts w:ascii="Times New Roman" w:hAnsi="Times New Roman" w:cs="Times New Roman"/>
          <w:sz w:val="24"/>
          <w:szCs w:val="24"/>
        </w:rPr>
        <w:t>)</w:t>
      </w:r>
      <w:r w:rsidR="009C46B6" w:rsidRPr="00496740">
        <w:rPr>
          <w:rFonts w:ascii="Times New Roman" w:hAnsi="Times New Roman" w:cs="Times New Roman"/>
          <w:sz w:val="24"/>
          <w:szCs w:val="24"/>
        </w:rPr>
        <w:t xml:space="preserve"> </w:t>
      </w:r>
      <w:r w:rsidR="002870C1">
        <w:rPr>
          <w:rFonts w:ascii="Times New Roman" w:hAnsi="Times New Roman" w:cs="Times New Roman"/>
          <w:sz w:val="24"/>
          <w:szCs w:val="24"/>
        </w:rPr>
        <w:t>positively correlated with exploitative ability</w:t>
      </w:r>
      <w:r w:rsidR="002B316B" w:rsidRPr="00496740">
        <w:rPr>
          <w:rFonts w:ascii="Times New Roman" w:hAnsi="Times New Roman" w:cs="Times New Roman"/>
          <w:sz w:val="24"/>
          <w:szCs w:val="24"/>
        </w:rPr>
        <w:t xml:space="preserve">. </w:t>
      </w:r>
      <w:r w:rsidR="00E960C2" w:rsidRPr="00496740">
        <w:rPr>
          <w:rFonts w:ascii="Times New Roman" w:hAnsi="Times New Roman" w:cs="Times New Roman"/>
          <w:sz w:val="24"/>
          <w:szCs w:val="24"/>
        </w:rPr>
        <w:t xml:space="preserve">The </w:t>
      </w:r>
      <w:commentRangeStart w:id="16"/>
      <w:r w:rsidR="00E960C2" w:rsidRPr="00496740">
        <w:rPr>
          <w:rFonts w:ascii="Times New Roman" w:hAnsi="Times New Roman" w:cs="Times New Roman"/>
          <w:sz w:val="24"/>
          <w:szCs w:val="24"/>
        </w:rPr>
        <w:t>lack of trade-offs</w:t>
      </w:r>
      <w:commentRangeEnd w:id="16"/>
      <w:r>
        <w:rPr>
          <w:rStyle w:val="CommentReference"/>
        </w:rPr>
        <w:commentReference w:id="16"/>
      </w:r>
      <w:r w:rsidR="002B316B">
        <w:rPr>
          <w:rFonts w:ascii="Times New Roman" w:hAnsi="Times New Roman" w:cs="Times New Roman"/>
          <w:sz w:val="24"/>
          <w:szCs w:val="24"/>
        </w:rPr>
        <w:t>,</w:t>
      </w:r>
      <w:r w:rsidR="00E960C2" w:rsidRPr="00496740">
        <w:rPr>
          <w:rFonts w:ascii="Times New Roman" w:hAnsi="Times New Roman" w:cs="Times New Roman"/>
          <w:sz w:val="24"/>
          <w:szCs w:val="24"/>
        </w:rPr>
        <w:t xml:space="preserve"> </w:t>
      </w:r>
      <w:r w:rsidR="00856E56">
        <w:rPr>
          <w:rFonts w:ascii="Times New Roman" w:hAnsi="Times New Roman" w:cs="Times New Roman"/>
          <w:sz w:val="24"/>
          <w:szCs w:val="24"/>
        </w:rPr>
        <w:t>and the</w:t>
      </w:r>
      <w:r w:rsidR="00E960C2" w:rsidRPr="00496740">
        <w:rPr>
          <w:rFonts w:ascii="Times New Roman" w:hAnsi="Times New Roman" w:cs="Times New Roman"/>
          <w:sz w:val="24"/>
          <w:szCs w:val="24"/>
        </w:rPr>
        <w:t xml:space="preserve"> </w:t>
      </w:r>
      <w:commentRangeStart w:id="17"/>
      <w:r w:rsidR="006D7B8C">
        <w:rPr>
          <w:rFonts w:ascii="Times New Roman" w:hAnsi="Times New Roman" w:cs="Times New Roman"/>
          <w:sz w:val="24"/>
          <w:szCs w:val="24"/>
        </w:rPr>
        <w:t>distinct</w:t>
      </w:r>
      <w:r w:rsidR="0022695C">
        <w:rPr>
          <w:rFonts w:ascii="Times New Roman" w:hAnsi="Times New Roman" w:cs="Times New Roman"/>
          <w:sz w:val="24"/>
          <w:szCs w:val="24"/>
        </w:rPr>
        <w:t xml:space="preserve"> trait correlations </w:t>
      </w:r>
      <w:commentRangeEnd w:id="17"/>
      <w:r>
        <w:rPr>
          <w:rStyle w:val="CommentReference"/>
        </w:rPr>
        <w:commentReference w:id="17"/>
      </w:r>
      <w:r w:rsidR="0022695C">
        <w:rPr>
          <w:rFonts w:ascii="Times New Roman" w:hAnsi="Times New Roman" w:cs="Times New Roman"/>
          <w:sz w:val="24"/>
          <w:szCs w:val="24"/>
        </w:rPr>
        <w:t xml:space="preserve">for </w:t>
      </w:r>
      <w:r w:rsidR="006D7B8C">
        <w:rPr>
          <w:rFonts w:ascii="Times New Roman" w:hAnsi="Times New Roman" w:cs="Times New Roman"/>
          <w:sz w:val="24"/>
          <w:szCs w:val="24"/>
        </w:rPr>
        <w:t>each clade</w:t>
      </w:r>
      <w:r w:rsidR="00E960C2" w:rsidRPr="00496740">
        <w:rPr>
          <w:rFonts w:ascii="Times New Roman" w:hAnsi="Times New Roman" w:cs="Times New Roman"/>
          <w:sz w:val="24"/>
          <w:szCs w:val="24"/>
        </w:rPr>
        <w:t xml:space="preserve">, illustrates the </w:t>
      </w:r>
      <w:commentRangeStart w:id="18"/>
      <w:r w:rsidR="00E960C2" w:rsidRPr="00496740">
        <w:rPr>
          <w:rFonts w:ascii="Times New Roman" w:hAnsi="Times New Roman" w:cs="Times New Roman"/>
          <w:sz w:val="24"/>
          <w:szCs w:val="24"/>
        </w:rPr>
        <w:t xml:space="preserve">evolutionary </w:t>
      </w:r>
      <w:r w:rsidR="002B316B">
        <w:rPr>
          <w:rFonts w:ascii="Times New Roman" w:hAnsi="Times New Roman" w:cs="Times New Roman"/>
          <w:sz w:val="24"/>
          <w:szCs w:val="24"/>
        </w:rPr>
        <w:t>flexibility</w:t>
      </w:r>
      <w:r w:rsidR="00E960C2" w:rsidRPr="00496740">
        <w:rPr>
          <w:rFonts w:ascii="Times New Roman" w:hAnsi="Times New Roman" w:cs="Times New Roman"/>
          <w:sz w:val="24"/>
          <w:szCs w:val="24"/>
        </w:rPr>
        <w:t xml:space="preserve"> of the relationships among these </w:t>
      </w:r>
      <w:r w:rsidR="00E960C2">
        <w:rPr>
          <w:rFonts w:ascii="Times New Roman" w:hAnsi="Times New Roman" w:cs="Times New Roman"/>
          <w:sz w:val="24"/>
          <w:szCs w:val="24"/>
        </w:rPr>
        <w:t xml:space="preserve">dimensions of </w:t>
      </w:r>
      <w:r w:rsidR="0022695C">
        <w:rPr>
          <w:rFonts w:ascii="Times New Roman" w:hAnsi="Times New Roman" w:cs="Times New Roman"/>
          <w:sz w:val="24"/>
          <w:szCs w:val="24"/>
        </w:rPr>
        <w:t xml:space="preserve">life history and </w:t>
      </w:r>
      <w:r w:rsidR="00E960C2">
        <w:rPr>
          <w:rFonts w:ascii="Times New Roman" w:hAnsi="Times New Roman" w:cs="Times New Roman"/>
          <w:sz w:val="24"/>
          <w:szCs w:val="24"/>
        </w:rPr>
        <w:t>fitness</w:t>
      </w:r>
      <w:commentRangeEnd w:id="18"/>
      <w:r>
        <w:rPr>
          <w:rStyle w:val="CommentReference"/>
        </w:rPr>
        <w:commentReference w:id="18"/>
      </w:r>
      <w:r w:rsidR="00E960C2">
        <w:rPr>
          <w:rFonts w:ascii="Times New Roman" w:hAnsi="Times New Roman" w:cs="Times New Roman"/>
          <w:sz w:val="24"/>
          <w:szCs w:val="24"/>
        </w:rPr>
        <w:t>.</w:t>
      </w:r>
      <w:r w:rsidR="00E06C8D">
        <w:rPr>
          <w:rFonts w:ascii="Times New Roman" w:hAnsi="Times New Roman" w:cs="Times New Roman"/>
          <w:sz w:val="24"/>
          <w:szCs w:val="24"/>
        </w:rPr>
        <w:t xml:space="preserve"> </w:t>
      </w:r>
      <w:r w:rsidR="003C3F0C">
        <w:rPr>
          <w:rFonts w:ascii="Times New Roman" w:hAnsi="Times New Roman" w:cs="Times New Roman"/>
          <w:sz w:val="24"/>
          <w:szCs w:val="24"/>
        </w:rPr>
        <w:t>A</w:t>
      </w:r>
      <w:r w:rsidR="00093011" w:rsidRPr="00496740">
        <w:rPr>
          <w:rFonts w:ascii="Times New Roman" w:hAnsi="Times New Roman" w:cs="Times New Roman"/>
          <w:sz w:val="24"/>
          <w:szCs w:val="24"/>
        </w:rPr>
        <w:t xml:space="preserve"> modest but potentially important fraction of </w:t>
      </w:r>
      <w:r w:rsidR="00C63FFC">
        <w:rPr>
          <w:rFonts w:ascii="Times New Roman" w:hAnsi="Times New Roman" w:cs="Times New Roman"/>
          <w:sz w:val="24"/>
          <w:szCs w:val="24"/>
        </w:rPr>
        <w:t>intransitive</w:t>
      </w:r>
      <w:r w:rsidR="00093011" w:rsidRPr="00496740">
        <w:rPr>
          <w:rFonts w:ascii="Times New Roman" w:hAnsi="Times New Roman" w:cs="Times New Roman"/>
          <w:sz w:val="24"/>
          <w:szCs w:val="24"/>
        </w:rPr>
        <w:t xml:space="preserve"> interactions </w:t>
      </w:r>
      <w:r w:rsidR="003C3F0C">
        <w:rPr>
          <w:rFonts w:ascii="Times New Roman" w:hAnsi="Times New Roman" w:cs="Times New Roman"/>
          <w:sz w:val="24"/>
          <w:szCs w:val="24"/>
        </w:rPr>
        <w:t xml:space="preserve">reversed </w:t>
      </w:r>
      <w:r w:rsidR="00093011" w:rsidRPr="00496740">
        <w:rPr>
          <w:rFonts w:ascii="Times New Roman" w:hAnsi="Times New Roman" w:cs="Times New Roman"/>
          <w:sz w:val="24"/>
          <w:szCs w:val="24"/>
        </w:rPr>
        <w:t xml:space="preserve">competitive </w:t>
      </w:r>
      <w:r w:rsidR="00C63FFC">
        <w:rPr>
          <w:rFonts w:ascii="Times New Roman" w:hAnsi="Times New Roman" w:cs="Times New Roman"/>
          <w:sz w:val="24"/>
          <w:szCs w:val="24"/>
        </w:rPr>
        <w:t xml:space="preserve">outcomes </w:t>
      </w:r>
      <w:r w:rsidR="003C3F0C">
        <w:rPr>
          <w:rFonts w:ascii="Times New Roman" w:hAnsi="Times New Roman" w:cs="Times New Roman"/>
          <w:sz w:val="24"/>
          <w:szCs w:val="24"/>
        </w:rPr>
        <w:t xml:space="preserve">wherein </w:t>
      </w:r>
      <w:r w:rsidR="00093011" w:rsidRPr="00496740">
        <w:rPr>
          <w:rFonts w:ascii="Times New Roman" w:hAnsi="Times New Roman" w:cs="Times New Roman"/>
          <w:sz w:val="24"/>
          <w:szCs w:val="24"/>
        </w:rPr>
        <w:t>inferior competitor</w:t>
      </w:r>
      <w:r w:rsidR="00C63FFC">
        <w:rPr>
          <w:rFonts w:ascii="Times New Roman" w:hAnsi="Times New Roman" w:cs="Times New Roman"/>
          <w:sz w:val="24"/>
          <w:szCs w:val="24"/>
        </w:rPr>
        <w:t>s</w:t>
      </w:r>
      <w:r w:rsidR="003C3F0C">
        <w:rPr>
          <w:rFonts w:ascii="Times New Roman" w:hAnsi="Times New Roman" w:cs="Times New Roman"/>
          <w:sz w:val="24"/>
          <w:szCs w:val="24"/>
        </w:rPr>
        <w:t xml:space="preserve"> would have been excluded</w:t>
      </w:r>
      <w:r w:rsidR="00093011" w:rsidRPr="00496740">
        <w:rPr>
          <w:rFonts w:ascii="Times New Roman" w:hAnsi="Times New Roman" w:cs="Times New Roman"/>
          <w:sz w:val="24"/>
          <w:szCs w:val="24"/>
        </w:rPr>
        <w:t>.</w:t>
      </w:r>
      <w:r w:rsidR="00A6372B">
        <w:rPr>
          <w:rFonts w:ascii="Times New Roman" w:hAnsi="Times New Roman" w:cs="Times New Roman"/>
          <w:sz w:val="24"/>
          <w:szCs w:val="24"/>
        </w:rPr>
        <w:t xml:space="preserve"> </w:t>
      </w:r>
      <w:r w:rsidR="00D652A3">
        <w:rPr>
          <w:rFonts w:ascii="Times New Roman" w:hAnsi="Times New Roman" w:cs="Times New Roman"/>
          <w:sz w:val="24"/>
          <w:szCs w:val="24"/>
        </w:rPr>
        <w:t>Thus,</w:t>
      </w:r>
      <w:r w:rsidR="00054ECE" w:rsidRPr="00496740">
        <w:rPr>
          <w:rFonts w:ascii="Times New Roman" w:hAnsi="Times New Roman" w:cs="Times New Roman"/>
          <w:sz w:val="24"/>
          <w:szCs w:val="24"/>
        </w:rPr>
        <w:t xml:space="preserve"> </w:t>
      </w:r>
      <w:r w:rsidR="003C3F0C">
        <w:rPr>
          <w:rFonts w:ascii="Times New Roman" w:hAnsi="Times New Roman" w:cs="Times New Roman"/>
          <w:sz w:val="24"/>
          <w:szCs w:val="24"/>
        </w:rPr>
        <w:t>standing variation in life history and competitiveness</w:t>
      </w:r>
      <w:r w:rsidR="00054ECE" w:rsidRPr="00496740">
        <w:rPr>
          <w:rFonts w:ascii="Times New Roman" w:hAnsi="Times New Roman" w:cs="Times New Roman"/>
          <w:sz w:val="24"/>
          <w:szCs w:val="24"/>
        </w:rPr>
        <w:t xml:space="preserve"> potentially stabilizes the co-existence of strains </w:t>
      </w:r>
      <w:r w:rsidR="003C3F0C">
        <w:rPr>
          <w:rFonts w:ascii="Times New Roman" w:hAnsi="Times New Roman" w:cs="Times New Roman"/>
          <w:sz w:val="24"/>
          <w:szCs w:val="24"/>
        </w:rPr>
        <w:t xml:space="preserve">through the </w:t>
      </w:r>
      <w:commentRangeStart w:id="19"/>
      <w:r w:rsidR="003C3F0C" w:rsidRPr="00496740">
        <w:rPr>
          <w:rFonts w:ascii="Times New Roman" w:hAnsi="Times New Roman" w:cs="Times New Roman"/>
          <w:sz w:val="24"/>
          <w:szCs w:val="24"/>
        </w:rPr>
        <w:t xml:space="preserve">fitness-equalizing force of </w:t>
      </w:r>
      <w:r w:rsidR="003C3F0C">
        <w:rPr>
          <w:rFonts w:ascii="Times New Roman" w:hAnsi="Times New Roman" w:cs="Times New Roman"/>
          <w:sz w:val="24"/>
          <w:szCs w:val="24"/>
        </w:rPr>
        <w:t>inhibition</w:t>
      </w:r>
      <w:r w:rsidR="003C3F0C" w:rsidRPr="00496740">
        <w:rPr>
          <w:rFonts w:ascii="Times New Roman" w:hAnsi="Times New Roman" w:cs="Times New Roman"/>
          <w:sz w:val="24"/>
          <w:szCs w:val="24"/>
        </w:rPr>
        <w:t>-mediated facilitation</w:t>
      </w:r>
      <w:commentRangeEnd w:id="19"/>
      <w:r>
        <w:rPr>
          <w:rStyle w:val="CommentReference"/>
        </w:rPr>
        <w:commentReference w:id="19"/>
      </w:r>
      <w:r w:rsidR="003C3F0C">
        <w:rPr>
          <w:rFonts w:ascii="Times New Roman" w:hAnsi="Times New Roman" w:cs="Times New Roman"/>
          <w:b/>
          <w:sz w:val="24"/>
          <w:szCs w:val="24"/>
        </w:rPr>
        <w:t>.</w:t>
      </w:r>
      <w:r w:rsidR="00BB3BF7">
        <w:rPr>
          <w:rFonts w:ascii="Times New Roman" w:hAnsi="Times New Roman" w:cs="Times New Roman"/>
          <w:b/>
          <w:sz w:val="24"/>
          <w:szCs w:val="24"/>
        </w:rPr>
        <w:br w:type="page"/>
      </w:r>
    </w:p>
    <w:p w14:paraId="49DBA397" w14:textId="315226A8" w:rsidR="009836D6" w:rsidRPr="000138B0" w:rsidRDefault="00C34DB2" w:rsidP="00301BA0">
      <w:pPr>
        <w:spacing w:line="276" w:lineRule="auto"/>
        <w:outlineLvl w:val="0"/>
        <w:rPr>
          <w:rFonts w:ascii="Times New Roman" w:hAnsi="Times New Roman" w:cs="Times New Roman"/>
          <w:b/>
          <w:sz w:val="24"/>
          <w:szCs w:val="24"/>
        </w:rPr>
      </w:pPr>
      <w:r w:rsidRPr="00496740">
        <w:rPr>
          <w:rFonts w:ascii="Times New Roman" w:hAnsi="Times New Roman" w:cs="Times New Roman"/>
          <w:b/>
          <w:sz w:val="24"/>
          <w:szCs w:val="24"/>
        </w:rPr>
        <w:lastRenderedPageBreak/>
        <w:t>INTRODUCTION</w:t>
      </w:r>
    </w:p>
    <w:p w14:paraId="3525C4D1" w14:textId="39B63694" w:rsidR="00A04DE8" w:rsidRPr="00496740" w:rsidRDefault="00A40BDF" w:rsidP="00301BA0">
      <w:pPr>
        <w:spacing w:line="276" w:lineRule="auto"/>
        <w:rPr>
          <w:rFonts w:ascii="Times New Roman" w:hAnsi="Times New Roman" w:cs="Times New Roman"/>
          <w:sz w:val="24"/>
          <w:szCs w:val="24"/>
        </w:rPr>
      </w:pPr>
      <w:r w:rsidRPr="00496740">
        <w:rPr>
          <w:rFonts w:ascii="Times New Roman" w:hAnsi="Times New Roman" w:cs="Times New Roman"/>
          <w:sz w:val="24"/>
          <w:szCs w:val="24"/>
        </w:rPr>
        <w:t xml:space="preserve">Ecologists have long recognized </w:t>
      </w:r>
      <w:r w:rsidR="00E9352D" w:rsidRPr="00496740">
        <w:rPr>
          <w:rFonts w:ascii="Times New Roman" w:hAnsi="Times New Roman" w:cs="Times New Roman"/>
          <w:sz w:val="24"/>
          <w:szCs w:val="24"/>
        </w:rPr>
        <w:t xml:space="preserve">that </w:t>
      </w:r>
      <w:r w:rsidRPr="00496740">
        <w:rPr>
          <w:rFonts w:ascii="Times New Roman" w:hAnsi="Times New Roman" w:cs="Times New Roman"/>
          <w:sz w:val="24"/>
          <w:szCs w:val="24"/>
        </w:rPr>
        <w:t xml:space="preserve">distinct forms of competition operate simultaneously within communities: competition to exploit shared resources, and competition to interfere with </w:t>
      </w:r>
      <w:del w:id="20" w:author="Noah Whiteman" w:date="2015-11-05T13:12:00Z">
        <w:r w:rsidRPr="00496740" w:rsidDel="00803F5A">
          <w:rPr>
            <w:rFonts w:ascii="Times New Roman" w:hAnsi="Times New Roman" w:cs="Times New Roman"/>
            <w:sz w:val="24"/>
            <w:szCs w:val="24"/>
          </w:rPr>
          <w:delText xml:space="preserve">another’s </w:delText>
        </w:r>
      </w:del>
      <w:ins w:id="21" w:author="Noah Whiteman" w:date="2015-11-05T13:12:00Z">
        <w:r w:rsidR="00803F5A" w:rsidRPr="00496740">
          <w:rPr>
            <w:rFonts w:ascii="Times New Roman" w:hAnsi="Times New Roman" w:cs="Times New Roman"/>
            <w:sz w:val="24"/>
            <w:szCs w:val="24"/>
          </w:rPr>
          <w:t>another</w:t>
        </w:r>
        <w:r w:rsidR="00803F5A">
          <w:rPr>
            <w:rFonts w:ascii="Times New Roman" w:hAnsi="Times New Roman" w:cs="Times New Roman"/>
            <w:sz w:val="24"/>
            <w:szCs w:val="24"/>
          </w:rPr>
          <w:t xml:space="preserve"> species’</w:t>
        </w:r>
        <w:r w:rsidR="00803F5A" w:rsidRPr="00496740">
          <w:rPr>
            <w:rFonts w:ascii="Times New Roman" w:hAnsi="Times New Roman" w:cs="Times New Roman"/>
            <w:sz w:val="24"/>
            <w:szCs w:val="24"/>
          </w:rPr>
          <w:t xml:space="preserve"> </w:t>
        </w:r>
      </w:ins>
      <w:r w:rsidRPr="00496740">
        <w:rPr>
          <w:rFonts w:ascii="Times New Roman" w:hAnsi="Times New Roman" w:cs="Times New Roman"/>
          <w:sz w:val="24"/>
          <w:szCs w:val="24"/>
        </w:rPr>
        <w:t>ability to do so.</w:t>
      </w:r>
      <w:r w:rsidR="00F92E2D" w:rsidRPr="00496740">
        <w:rPr>
          <w:rFonts w:ascii="Times New Roman" w:hAnsi="Times New Roman" w:cs="Times New Roman"/>
          <w:sz w:val="24"/>
          <w:szCs w:val="24"/>
        </w:rPr>
        <w:t xml:space="preserve"> </w:t>
      </w:r>
      <w:del w:id="22" w:author="Noah Whiteman" w:date="2015-11-05T13:12:00Z">
        <w:r w:rsidRPr="00496740" w:rsidDel="00803F5A">
          <w:rPr>
            <w:rFonts w:ascii="Times New Roman" w:hAnsi="Times New Roman" w:cs="Times New Roman"/>
            <w:sz w:val="24"/>
            <w:szCs w:val="24"/>
          </w:rPr>
          <w:delText xml:space="preserve">Recent work has confirmed that </w:delText>
        </w:r>
      </w:del>
      <w:ins w:id="23" w:author="Noah Whiteman" w:date="2015-11-05T13:12:00Z">
        <w:r w:rsidR="00803F5A">
          <w:rPr>
            <w:rFonts w:ascii="Times New Roman" w:hAnsi="Times New Roman" w:cs="Times New Roman"/>
            <w:sz w:val="24"/>
            <w:szCs w:val="24"/>
          </w:rPr>
          <w:t>C</w:t>
        </w:r>
      </w:ins>
      <w:del w:id="24" w:author="Noah Whiteman" w:date="2015-11-05T13:12:00Z">
        <w:r w:rsidRPr="00496740" w:rsidDel="00803F5A">
          <w:rPr>
            <w:rFonts w:ascii="Times New Roman" w:hAnsi="Times New Roman" w:cs="Times New Roman"/>
            <w:sz w:val="24"/>
            <w:szCs w:val="24"/>
          </w:rPr>
          <w:delText>c</w:delText>
        </w:r>
      </w:del>
      <w:r w:rsidRPr="00496740">
        <w:rPr>
          <w:rFonts w:ascii="Times New Roman" w:hAnsi="Times New Roman" w:cs="Times New Roman"/>
          <w:sz w:val="24"/>
          <w:szCs w:val="24"/>
        </w:rPr>
        <w:t xml:space="preserve">ompetition of both sorts is a potent source of natural selection operating within </w:t>
      </w:r>
      <w:r w:rsidR="00235C9C" w:rsidRPr="00496740">
        <w:rPr>
          <w:rFonts w:ascii="Times New Roman" w:hAnsi="Times New Roman" w:cs="Times New Roman"/>
          <w:sz w:val="24"/>
          <w:szCs w:val="24"/>
        </w:rPr>
        <w:t>microbial</w:t>
      </w:r>
      <w:r w:rsidRPr="00496740">
        <w:rPr>
          <w:rFonts w:ascii="Times New Roman" w:hAnsi="Times New Roman" w:cs="Times New Roman"/>
          <w:sz w:val="24"/>
          <w:szCs w:val="24"/>
        </w:rPr>
        <w:t xml:space="preserve"> communities </w:t>
      </w:r>
      <w:r w:rsidRPr="00496740">
        <w:rPr>
          <w:rFonts w:ascii="Times New Roman" w:hAnsi="Times New Roman" w:cs="Times New Roman"/>
          <w:sz w:val="24"/>
          <w:szCs w:val="24"/>
        </w:rPr>
        <w:fldChar w:fldCharType="begin"/>
      </w:r>
      <w:r w:rsidR="00563C5D">
        <w:rPr>
          <w:rFonts w:ascii="Times New Roman" w:hAnsi="Times New Roman" w:cs="Times New Roman"/>
          <w:sz w:val="24"/>
          <w:szCs w:val="24"/>
        </w:rPr>
        <w:instrText xml:space="preserve"> ADDIN PAPERS2_CITATIONS &lt;citation&gt;&lt;uuid&gt;CCAE97BB-3375-4CCA-A01D-12B5DA7F740C&lt;/uuid&gt;&lt;priority&gt;0&lt;/priority&gt;&lt;publications&gt;&lt;publication&gt;&lt;volume&gt;47&lt;/volume&gt;&lt;publication_date&gt;99201311231200000000222000&lt;/publication_date&gt;&lt;number&gt;1&lt;/number&gt;&lt;doi&gt;10.1146/annurev-genet-111212-133307&lt;/doi&gt;&lt;startpage&gt;247&lt;/startpage&gt;&lt;title&gt;The Genotypic View of Social Interactions in Microbial Communities&lt;/title&gt;&lt;uuid&gt;393EA349-1AB2-492E-BC29-A2BA423B9E1E&lt;/uuid&gt;&lt;subtype&gt;400&lt;/subtype&gt;&lt;endpage&gt;273&lt;/endpage&gt;&lt;type&gt;400&lt;/type&gt;&lt;url&gt;http://www.annualreviews.org/doi/abs/10.1146/annurev-genet-111212-133307&lt;/url&gt;&lt;bundle&gt;&lt;publication&gt;&lt;title&gt;Annual review of genetics&lt;/title&gt;&lt;type&gt;-100&lt;/type&gt;&lt;subtype&gt;-100&lt;/subtype&gt;&lt;uuid&gt;131606CF-EFC1-4C02-AC31-CA655BE79129&lt;/uuid&gt;&lt;/publication&gt;&lt;/bundle&gt;&lt;authors&gt;&lt;author&gt;&lt;firstName&gt;Sara&lt;/firstName&gt;&lt;lastName&gt;Mitri&lt;/lastName&gt;&lt;/author&gt;&lt;author&gt;&lt;firstName&gt;Kevin&lt;/firstName&gt;&lt;lastName&gt;Richard Foster&lt;/lastName&gt;&lt;/author&gt;&lt;/authors&gt;&lt;/publication&gt;&lt;publication&gt;&lt;uuid&gt;C1A9A2C2-3769-41A2-A96D-B49660DA2969&lt;/uuid&gt;&lt;volume&gt;11&lt;/volume&gt;&lt;doi&gt;10.1038/nrmicro2977&lt;/doi&gt;&lt;startpage&gt;285&lt;/startpage&gt;&lt;publication_date&gt;99201304001200000000220000&lt;/publication_date&gt;&lt;url&gt;http://eutils.ncbi.nlm.nih.gov/entrez/eutils/elink.fcgi?dbfrom=pubmed&amp;amp;id=23456045&amp;amp;retmode=ref&amp;amp;cmd=prlinks&lt;/url&gt;&lt;type&gt;400&lt;/type&gt;&lt;title&gt;Competition sensing: the social side of bacterial stress responses.&lt;/title&gt;&lt;institution&gt;1] Department of Zoology, University of Oxford, Oxford, UK. [2] Centre for Immunity, Infection and Evolution, School of Biological Sciences, University of Edinburgh, UK.&lt;/institution&gt;&lt;number&gt;4&lt;/number&gt;&lt;subtype&gt;400&lt;/subtype&gt;&lt;endpage&gt;293&lt;/endpage&gt;&lt;bundle&gt;&lt;publication&gt;&lt;publisher&gt;Nature Publishing Group&lt;/publisher&gt;&lt;title&gt;Nature reviews Microbiology&lt;/title&gt;&lt;type&gt;-100&lt;/type&gt;&lt;subtype&gt;-100&lt;/subtype&gt;&lt;uuid&gt;F2F00F73-0265-4141-8041-93C6A96606F6&lt;/uuid&gt;&lt;/publication&gt;&lt;/bundle&gt;&lt;authors&gt;&lt;author&gt;&lt;firstName&gt;Daniel&lt;/firstName&gt;&lt;middleNames&gt;M&lt;/middleNames&gt;&lt;lastName&gt;Cornforth&lt;/lastName&gt;&lt;/author&gt;&lt;author&gt;&lt;firstName&gt;Kevin&lt;/firstName&gt;&lt;middleNames&gt;R&lt;/middleNames&gt;&lt;lastName&gt;Foster&lt;/lastName&gt;&lt;/author&gt;&lt;/authors&gt;&lt;/publication&gt;&lt;publication&gt;&lt;volume&gt;8&lt;/volume&gt;&lt;publication_date&gt;99200911301200000000222000&lt;/publication_date&gt;&lt;number&gt;1&lt;/number&gt;&lt;doi&gt;10.1038/nrmicro2259&lt;/doi&gt;&lt;startpage&gt;15&lt;/startpage&gt;&lt;title&gt;Bacterial competition: surviving and thriving in the microbial jungle&lt;/title&gt;&lt;uuid&gt;B2CE276F-F851-4002-AC6C-222E70215F6A&lt;/uuid&gt;&lt;subtype&gt;400&lt;/subtype&gt;&lt;endpage&gt;25&lt;/endpage&gt;&lt;type&gt;400&lt;/type&gt;&lt;url&gt;http://www.nature.com/doifinder/10.1038/nrmicro2259&lt;/url&gt;&lt;bundle&gt;&lt;publication&gt;&lt;publisher&gt;Nature Publishing Group&lt;/publisher&gt;&lt;title&gt;Nature reviews Microbiology&lt;/title&gt;&lt;type&gt;-100&lt;/type&gt;&lt;subtype&gt;-100&lt;/subtype&gt;&lt;uuid&gt;F2F00F73-0265-4141-8041-93C6A96606F6&lt;/uuid&gt;&lt;/publication&gt;&lt;/bundle&gt;&lt;authors&gt;&lt;author&gt;&lt;firstName&gt;Michael&lt;/firstName&gt;&lt;middleNames&gt;E&lt;/middleNames&gt;&lt;lastName&gt;Hibbing&lt;/lastName&gt;&lt;/author&gt;&lt;author&gt;&lt;firstName&gt;Clay&lt;/firstName&gt;&lt;lastName&gt;Fuqua&lt;/lastName&gt;&lt;/author&gt;&lt;author&gt;&lt;firstName&gt;Matthew&lt;/firstName&gt;&lt;middleNames&gt;R&lt;/middleNames&gt;&lt;lastName&gt;Parsek&lt;/lastName&gt;&lt;/author&gt;&lt;author&gt;&lt;firstName&gt;S&lt;/firstName&gt;&lt;middleNames&gt;Brook&lt;/middleNames&gt;&lt;lastName&gt;Peterson&lt;/lastName&gt;&lt;/author&gt;&lt;/authors&gt;&lt;/publication&gt;&lt;/publications&gt;&lt;cites&gt;&lt;/cites&gt;&lt;/citation&gt;</w:instrText>
      </w:r>
      <w:r w:rsidRPr="00496740">
        <w:rPr>
          <w:rFonts w:ascii="Times New Roman" w:hAnsi="Times New Roman" w:cs="Times New Roman"/>
          <w:sz w:val="24"/>
          <w:szCs w:val="24"/>
        </w:rPr>
        <w:fldChar w:fldCharType="separate"/>
      </w:r>
      <w:r w:rsidR="004B118A">
        <w:rPr>
          <w:rFonts w:ascii="Times New Roman" w:hAnsi="Times New Roman" w:cs="Times New Roman"/>
          <w:sz w:val="24"/>
          <w:szCs w:val="24"/>
        </w:rPr>
        <w:t>(Hibbing et al. 2009; Cornforth and Foster 2013; Mitri and Richard Foster 2013)</w:t>
      </w:r>
      <w:r w:rsidRPr="00496740">
        <w:rPr>
          <w:rFonts w:ascii="Times New Roman" w:hAnsi="Times New Roman" w:cs="Times New Roman"/>
          <w:sz w:val="24"/>
          <w:szCs w:val="24"/>
        </w:rPr>
        <w:fldChar w:fldCharType="end"/>
      </w:r>
      <w:r w:rsidR="00E9352D" w:rsidRPr="00496740">
        <w:rPr>
          <w:rFonts w:ascii="Times New Roman" w:hAnsi="Times New Roman" w:cs="Times New Roman"/>
          <w:sz w:val="24"/>
          <w:szCs w:val="24"/>
        </w:rPr>
        <w:t xml:space="preserve">. </w:t>
      </w:r>
      <w:r w:rsidR="000A3BF5">
        <w:rPr>
          <w:rFonts w:ascii="Times New Roman" w:hAnsi="Times New Roman" w:cs="Times New Roman"/>
          <w:sz w:val="24"/>
          <w:szCs w:val="24"/>
        </w:rPr>
        <w:t>W</w:t>
      </w:r>
      <w:r w:rsidR="00756C7C" w:rsidRPr="00496740">
        <w:rPr>
          <w:rFonts w:ascii="Times New Roman" w:hAnsi="Times New Roman" w:cs="Times New Roman"/>
          <w:sz w:val="24"/>
          <w:szCs w:val="24"/>
        </w:rPr>
        <w:t xml:space="preserve">hen estimated </w:t>
      </w:r>
      <w:commentRangeStart w:id="25"/>
      <w:r w:rsidR="00756C7C" w:rsidRPr="00496740">
        <w:rPr>
          <w:rFonts w:ascii="Times New Roman" w:hAnsi="Times New Roman" w:cs="Times New Roman"/>
          <w:sz w:val="24"/>
          <w:szCs w:val="24"/>
        </w:rPr>
        <w:t>systematically</w:t>
      </w:r>
      <w:commentRangeEnd w:id="25"/>
      <w:r w:rsidR="00803F5A">
        <w:rPr>
          <w:rStyle w:val="CommentReference"/>
        </w:rPr>
        <w:commentReference w:id="25"/>
      </w:r>
      <w:r w:rsidR="00756C7C" w:rsidRPr="00496740">
        <w:rPr>
          <w:rFonts w:ascii="Times New Roman" w:hAnsi="Times New Roman" w:cs="Times New Roman"/>
          <w:sz w:val="24"/>
          <w:szCs w:val="24"/>
        </w:rPr>
        <w:t xml:space="preserve">, </w:t>
      </w:r>
      <w:r w:rsidRPr="00496740">
        <w:rPr>
          <w:rFonts w:ascii="Times New Roman" w:hAnsi="Times New Roman" w:cs="Times New Roman"/>
          <w:sz w:val="24"/>
          <w:szCs w:val="24"/>
        </w:rPr>
        <w:t xml:space="preserve">competitive (net negative) interactions </w:t>
      </w:r>
      <w:r w:rsidR="00E9352D" w:rsidRPr="00496740">
        <w:rPr>
          <w:rFonts w:ascii="Times New Roman" w:hAnsi="Times New Roman" w:cs="Times New Roman"/>
          <w:sz w:val="24"/>
          <w:szCs w:val="24"/>
        </w:rPr>
        <w:t>vastly outnumber</w:t>
      </w:r>
      <w:r w:rsidRPr="00496740">
        <w:rPr>
          <w:rFonts w:ascii="Times New Roman" w:hAnsi="Times New Roman" w:cs="Times New Roman"/>
          <w:sz w:val="24"/>
          <w:szCs w:val="24"/>
        </w:rPr>
        <w:t xml:space="preserve"> cooperative (net positive) interactions when diverse </w:t>
      </w:r>
      <w:r w:rsidR="00E9352D" w:rsidRPr="00496740">
        <w:rPr>
          <w:rFonts w:ascii="Times New Roman" w:hAnsi="Times New Roman" w:cs="Times New Roman"/>
          <w:sz w:val="24"/>
          <w:szCs w:val="24"/>
        </w:rPr>
        <w:t xml:space="preserve">mixtures of </w:t>
      </w:r>
      <w:commentRangeStart w:id="26"/>
      <w:r w:rsidRPr="00496740">
        <w:rPr>
          <w:rFonts w:ascii="Times New Roman" w:hAnsi="Times New Roman" w:cs="Times New Roman"/>
          <w:sz w:val="24"/>
          <w:szCs w:val="24"/>
        </w:rPr>
        <w:t xml:space="preserve">bacterial genotypes </w:t>
      </w:r>
      <w:commentRangeEnd w:id="26"/>
      <w:r w:rsidR="00E34465">
        <w:rPr>
          <w:rStyle w:val="CommentReference"/>
        </w:rPr>
        <w:commentReference w:id="26"/>
      </w:r>
      <w:r w:rsidR="00E9352D" w:rsidRPr="00496740">
        <w:rPr>
          <w:rFonts w:ascii="Times New Roman" w:hAnsi="Times New Roman" w:cs="Times New Roman"/>
          <w:sz w:val="24"/>
          <w:szCs w:val="24"/>
        </w:rPr>
        <w:t>are brought together</w:t>
      </w:r>
      <w:r w:rsidRPr="00496740">
        <w:rPr>
          <w:rFonts w:ascii="Times New Roman" w:hAnsi="Times New Roman" w:cs="Times New Roman"/>
          <w:sz w:val="24"/>
          <w:szCs w:val="24"/>
        </w:rPr>
        <w:t xml:space="preserve"> </w:t>
      </w:r>
      <w:r w:rsidRPr="00496740">
        <w:rPr>
          <w:rFonts w:ascii="Times New Roman" w:hAnsi="Times New Roman" w:cs="Times New Roman"/>
          <w:sz w:val="24"/>
          <w:szCs w:val="24"/>
        </w:rPr>
        <w:fldChar w:fldCharType="begin"/>
      </w:r>
      <w:r w:rsidR="00563C5D">
        <w:rPr>
          <w:rFonts w:ascii="Times New Roman" w:hAnsi="Times New Roman" w:cs="Times New Roman"/>
          <w:sz w:val="24"/>
          <w:szCs w:val="24"/>
        </w:rPr>
        <w:instrText xml:space="preserve"> ADDIN PAPERS2_CITATIONS &lt;citation&gt;&lt;uuid&gt;E13BF12A-656E-493C-AA58-B9BDCC9938C7&lt;/uuid&gt;&lt;priority&gt;1&lt;/priority&gt;&lt;publications&gt;&lt;publication&gt;&lt;uuid&gt;CC5FD3F6-0B1B-4853-A5CA-008EBDFDA94E&lt;/uuid&gt;&lt;volume&gt;22&lt;/volume&gt;&lt;accepted_date&gt;99201208011200000000222000&lt;/accepted_date&gt;&lt;doi&gt;10.1016/j.cub.2012.08.005&lt;/doi&gt;&lt;startpage&gt;1845&lt;/startpage&gt;&lt;revision_date&gt;99201207061200000000222000&lt;/revision_date&gt;&lt;publication_date&gt;99201210091200000000222000&lt;/publication_date&gt;&lt;url&gt;http://eutils.ncbi.nlm.nih.gov/entrez/eutils/elink.fcgi?dbfrom=pubmed&amp;amp;id=22959348&amp;amp;retmode=ref&amp;amp;cmd=prlinks&lt;/url&gt;&lt;type&gt;400&lt;/type&gt;&lt;title&gt;Competition, not cooperation, dominates interactions among culturable microbial species.&lt;/title&gt;&lt;location&gt;&amp;lt;html&gt;&amp;lt;head&gt;&amp;lt;meta http-equiv="content-type" content="text/html; charset=utf-8"/&gt;&amp;lt;title&gt;Sorry...&amp;lt;/title&gt;&amp;lt;style&gt; body { font-family: verdana, arial, sans-serif; background-color: #fff; color: #000; }&amp;lt;/style&gt;&amp;lt;/head&gt;&amp;lt;body&gt;&amp;lt;div&gt;&amp;lt;table&gt;&amp;lt;tr&gt;&amp;lt;td&gt;&amp;lt;b&gt;&amp;lt;font face=times color=#0039b6 size=10&gt;G&amp;lt;/font&gt;&amp;lt;font face=times color=#c41200 size=10&gt;o&amp;lt;/font&gt;&amp;lt;font face=times color=#f3c518 size=10&gt;o&amp;lt;/font&gt;&amp;lt;font face=times color=#0039b6 size=10&gt;g&amp;lt;/font&gt;&amp;lt;font face=times color=#30a72f size=10&gt;l&amp;lt;/font&gt;&amp;lt;font face=times color=#c41200 size=10&gt;e&amp;lt;/font&gt;&amp;lt;/b&gt;&amp;lt;/td&gt;&amp;lt;td style="text-align: left; vertical-align: bottom; padding-bottom: 15px; width: 50%"&gt;&amp;lt;div style="border-bottom: 1px solid #dfdfdf;"&gt;Sorry...&amp;lt;/div&gt;&amp;lt;/td&gt;&amp;lt;/tr&gt;&amp;lt;/table&gt;&amp;lt;/div&gt;&amp;lt;div style="margin-left: 4em;"&gt;&amp;lt;h1&gt;We're sorry...&amp;lt;/h1&gt;&amp;lt;p&gt;... but your computer or network may be sending automated queries. To protect our users, we can't process your request right now.&amp;lt;/p&gt;&amp;lt;/div&gt;&amp;lt;div style="margin-left: 4em;"&gt;See &amp;lt;a href="https://support.google.com/websearch/answer/86640"&gt;Google Help&amp;lt;/a&gt; for more information.&amp;lt;br/&gt;&amp;lt;br/&gt;&amp;lt;/div&gt;&amp;lt;div style="text-align: center; border-top: 1px solid #dfdfdf;"&gt;&amp;lt;a href="https://www.google.com"&gt;Google Home&amp;lt;/a&gt;&amp;lt;/div&gt;&amp;lt;/body&gt;&amp;lt;/html&gt;&lt;/location&gt;&lt;submission_date&gt;99201205171200000000222000&lt;/submission_date&gt;&lt;number&gt;19&lt;/number&gt;&lt;institution&gt;Department of Zoology and Oxford Centre for Integrative Systems Biology, University of Oxford, Oxford OX1 3PS, UK. kevin.foster@zoo.ox.ac.uk&lt;/institution&gt;&lt;subtype&gt;400&lt;/subtype&gt;&lt;endpage&gt;1850&lt;/endpage&gt;&lt;bundle&gt;&lt;publication&gt;&lt;publisher&gt;Elsevier Ltd&lt;/publisher&gt;&lt;title&gt;Current biology : CB&lt;/title&gt;&lt;type&gt;-100&lt;/type&gt;&lt;subtype&gt;-100&lt;/subtype&gt;&lt;uuid&gt;EECB3406-5022-4780-AAE8-E4A6F3B83491&lt;/uuid&gt;&lt;/publication&gt;&lt;/bundle&gt;&lt;authors&gt;&lt;author&gt;&lt;firstName&gt;Kevin&lt;/firstName&gt;&lt;middleNames&gt;R&lt;/middleNames&gt;&lt;lastName&gt;Foster&lt;/lastName&gt;&lt;/author&gt;&lt;author&gt;&lt;firstName&gt;Thomas&lt;/firstName&gt;&lt;lastName&gt;Bell&lt;/lastName&gt;&lt;/author&gt;&lt;/authors&gt;&lt;/publication&gt;&lt;/publications&gt;&lt;cites&gt;&lt;/cites&gt;&lt;/citation&gt;</w:instrText>
      </w:r>
      <w:r w:rsidRPr="00496740">
        <w:rPr>
          <w:rFonts w:ascii="Times New Roman" w:hAnsi="Times New Roman" w:cs="Times New Roman"/>
          <w:sz w:val="24"/>
          <w:szCs w:val="24"/>
        </w:rPr>
        <w:fldChar w:fldCharType="separate"/>
      </w:r>
      <w:r w:rsidR="004B118A">
        <w:rPr>
          <w:rFonts w:ascii="Times New Roman" w:hAnsi="Times New Roman" w:cs="Times New Roman"/>
          <w:sz w:val="24"/>
          <w:szCs w:val="24"/>
        </w:rPr>
        <w:t>(Foster and Bell 2012)</w:t>
      </w:r>
      <w:r w:rsidRPr="00496740">
        <w:rPr>
          <w:rFonts w:ascii="Times New Roman" w:hAnsi="Times New Roman" w:cs="Times New Roman"/>
          <w:sz w:val="24"/>
          <w:szCs w:val="24"/>
        </w:rPr>
        <w:fldChar w:fldCharType="end"/>
      </w:r>
      <w:r w:rsidRPr="00496740">
        <w:rPr>
          <w:rFonts w:ascii="Times New Roman" w:hAnsi="Times New Roman" w:cs="Times New Roman"/>
          <w:sz w:val="24"/>
          <w:szCs w:val="24"/>
        </w:rPr>
        <w:t xml:space="preserve">. In bacteria, interference traits can take the form of lethal toxins (e.g. </w:t>
      </w:r>
      <w:proofErr w:type="spellStart"/>
      <w:r w:rsidRPr="00496740">
        <w:rPr>
          <w:rFonts w:ascii="Times New Roman" w:hAnsi="Times New Roman" w:cs="Times New Roman"/>
          <w:sz w:val="24"/>
          <w:szCs w:val="24"/>
        </w:rPr>
        <w:t>bacterio</w:t>
      </w:r>
      <w:r w:rsidR="000C1276" w:rsidRPr="00496740">
        <w:rPr>
          <w:rFonts w:ascii="Times New Roman" w:hAnsi="Times New Roman" w:cs="Times New Roman"/>
          <w:sz w:val="24"/>
          <w:szCs w:val="24"/>
        </w:rPr>
        <w:t>cins</w:t>
      </w:r>
      <w:proofErr w:type="spellEnd"/>
      <w:r w:rsidR="000C1276" w:rsidRPr="00496740">
        <w:rPr>
          <w:rFonts w:ascii="Times New Roman" w:hAnsi="Times New Roman" w:cs="Times New Roman"/>
          <w:sz w:val="24"/>
          <w:szCs w:val="24"/>
        </w:rPr>
        <w:t xml:space="preserve">) or other factors that </w:t>
      </w:r>
      <w:r w:rsidRPr="00496740">
        <w:rPr>
          <w:rFonts w:ascii="Times New Roman" w:hAnsi="Times New Roman" w:cs="Times New Roman"/>
          <w:sz w:val="24"/>
          <w:szCs w:val="24"/>
        </w:rPr>
        <w:t xml:space="preserve">crowd </w:t>
      </w:r>
      <w:r w:rsidR="000C1276" w:rsidRPr="00496740">
        <w:rPr>
          <w:rFonts w:ascii="Times New Roman" w:hAnsi="Times New Roman" w:cs="Times New Roman"/>
          <w:sz w:val="24"/>
          <w:szCs w:val="24"/>
        </w:rPr>
        <w:t xml:space="preserve">out </w:t>
      </w:r>
      <w:r w:rsidRPr="00496740">
        <w:rPr>
          <w:rFonts w:ascii="Times New Roman" w:hAnsi="Times New Roman" w:cs="Times New Roman"/>
          <w:sz w:val="24"/>
          <w:szCs w:val="24"/>
        </w:rPr>
        <w:t xml:space="preserve">or </w:t>
      </w:r>
      <w:commentRangeStart w:id="27"/>
      <w:r w:rsidRPr="00496740">
        <w:rPr>
          <w:rFonts w:ascii="Times New Roman" w:hAnsi="Times New Roman" w:cs="Times New Roman"/>
          <w:sz w:val="24"/>
          <w:szCs w:val="24"/>
        </w:rPr>
        <w:t xml:space="preserve">smother </w:t>
      </w:r>
      <w:commentRangeEnd w:id="27"/>
      <w:r w:rsidR="002259D6">
        <w:rPr>
          <w:rStyle w:val="CommentReference"/>
        </w:rPr>
        <w:commentReference w:id="27"/>
      </w:r>
      <w:r w:rsidRPr="00496740">
        <w:rPr>
          <w:rFonts w:ascii="Times New Roman" w:hAnsi="Times New Roman" w:cs="Times New Roman"/>
          <w:sz w:val="24"/>
          <w:szCs w:val="24"/>
        </w:rPr>
        <w:t xml:space="preserve">competing bacterial cells </w:t>
      </w:r>
      <w:r w:rsidRPr="00496740">
        <w:rPr>
          <w:rFonts w:ascii="Times New Roman" w:hAnsi="Times New Roman" w:cs="Times New Roman"/>
          <w:sz w:val="24"/>
          <w:szCs w:val="24"/>
        </w:rPr>
        <w:fldChar w:fldCharType="begin"/>
      </w:r>
      <w:r w:rsidR="00563C5D">
        <w:rPr>
          <w:rFonts w:ascii="Times New Roman" w:hAnsi="Times New Roman" w:cs="Times New Roman"/>
          <w:sz w:val="24"/>
          <w:szCs w:val="24"/>
        </w:rPr>
        <w:instrText xml:space="preserve"> ADDIN PAPERS2_CITATIONS &lt;citation&gt;&lt;uuid&gt;AC5356F3-0B57-4122-850D-205B1E52DB92&lt;/uuid&gt;&lt;priority&gt;2&lt;/priority&gt;&lt;publications&gt;&lt;publication&gt;&lt;volume&gt;47&lt;/volume&gt;&lt;publication_date&gt;99201311231200000000222000&lt;/publication_date&gt;&lt;number&gt;1&lt;/number&gt;&lt;doi&gt;10.1146/annurev-genet-111212-133307&lt;/doi&gt;&lt;startpage&gt;247&lt;/startpage&gt;&lt;title&gt;The Genotypic View of Social Interactions in Microbial Communities&lt;/title&gt;&lt;uuid&gt;393EA349-1AB2-492E-BC29-A2BA423B9E1E&lt;/uuid&gt;&lt;subtype&gt;400&lt;/subtype&gt;&lt;endpage&gt;273&lt;/endpage&gt;&lt;type&gt;400&lt;/type&gt;&lt;url&gt;http://www.annualreviews.org/doi/abs/10.1146/annurev-genet-111212-133307&lt;/url&gt;&lt;bundle&gt;&lt;publication&gt;&lt;title&gt;Annual review of genetics&lt;/title&gt;&lt;type&gt;-100&lt;/type&gt;&lt;subtype&gt;-100&lt;/subtype&gt;&lt;uuid&gt;131606CF-EFC1-4C02-AC31-CA655BE79129&lt;/uuid&gt;&lt;/publication&gt;&lt;/bundle&gt;&lt;authors&gt;&lt;author&gt;&lt;firstName&gt;Sara&lt;/firstName&gt;&lt;lastName&gt;Mitri&lt;/lastName&gt;&lt;/author&gt;&lt;author&gt;&lt;firstName&gt;Kevin&lt;/firstName&gt;&lt;lastName&gt;Richard Foster&lt;/lastName&gt;&lt;/author&gt;&lt;/authors&gt;&lt;/publication&gt;&lt;/publications&gt;&lt;cites&gt;&lt;/cites&gt;&lt;/citation&gt;</w:instrText>
      </w:r>
      <w:r w:rsidRPr="00496740">
        <w:rPr>
          <w:rFonts w:ascii="Times New Roman" w:hAnsi="Times New Roman" w:cs="Times New Roman"/>
          <w:sz w:val="24"/>
          <w:szCs w:val="24"/>
        </w:rPr>
        <w:fldChar w:fldCharType="separate"/>
      </w:r>
      <w:r w:rsidR="004B118A">
        <w:rPr>
          <w:rFonts w:ascii="Times New Roman" w:hAnsi="Times New Roman" w:cs="Times New Roman"/>
          <w:sz w:val="24"/>
          <w:szCs w:val="24"/>
        </w:rPr>
        <w:t>(Mitri and Richard Foster 2013)</w:t>
      </w:r>
      <w:r w:rsidRPr="00496740">
        <w:rPr>
          <w:rFonts w:ascii="Times New Roman" w:hAnsi="Times New Roman" w:cs="Times New Roman"/>
          <w:sz w:val="24"/>
          <w:szCs w:val="24"/>
        </w:rPr>
        <w:fldChar w:fldCharType="end"/>
      </w:r>
      <w:r w:rsidRPr="00496740">
        <w:rPr>
          <w:rFonts w:ascii="Times New Roman" w:hAnsi="Times New Roman" w:cs="Times New Roman"/>
          <w:sz w:val="24"/>
          <w:szCs w:val="24"/>
        </w:rPr>
        <w:t xml:space="preserve">, while </w:t>
      </w:r>
      <w:commentRangeStart w:id="28"/>
      <w:r w:rsidRPr="00496740">
        <w:rPr>
          <w:rFonts w:ascii="Times New Roman" w:hAnsi="Times New Roman" w:cs="Times New Roman"/>
          <w:sz w:val="24"/>
          <w:szCs w:val="24"/>
        </w:rPr>
        <w:t xml:space="preserve">exploitative competitive </w:t>
      </w:r>
      <w:commentRangeEnd w:id="28"/>
      <w:r w:rsidR="002259D6">
        <w:rPr>
          <w:rStyle w:val="CommentReference"/>
        </w:rPr>
        <w:commentReference w:id="28"/>
      </w:r>
      <w:r w:rsidRPr="00496740">
        <w:rPr>
          <w:rFonts w:ascii="Times New Roman" w:hAnsi="Times New Roman" w:cs="Times New Roman"/>
          <w:sz w:val="24"/>
          <w:szCs w:val="24"/>
        </w:rPr>
        <w:t xml:space="preserve">ability is often </w:t>
      </w:r>
      <w:r w:rsidR="00605284" w:rsidRPr="00496740">
        <w:rPr>
          <w:rFonts w:ascii="Times New Roman" w:hAnsi="Times New Roman" w:cs="Times New Roman"/>
          <w:sz w:val="24"/>
          <w:szCs w:val="24"/>
        </w:rPr>
        <w:t>explained</w:t>
      </w:r>
      <w:r w:rsidRPr="00496740">
        <w:rPr>
          <w:rFonts w:ascii="Times New Roman" w:hAnsi="Times New Roman" w:cs="Times New Roman"/>
          <w:sz w:val="24"/>
          <w:szCs w:val="24"/>
        </w:rPr>
        <w:t xml:space="preserve"> in terms of some combination of growth-related traits</w:t>
      </w:r>
      <w:r w:rsidR="00D07A90" w:rsidRPr="00496740">
        <w:rPr>
          <w:rFonts w:ascii="Times New Roman" w:hAnsi="Times New Roman" w:cs="Times New Roman"/>
          <w:sz w:val="24"/>
          <w:szCs w:val="24"/>
        </w:rPr>
        <w:t>, especially maximum growth rate</w:t>
      </w:r>
      <w:r w:rsidRPr="00496740">
        <w:rPr>
          <w:rFonts w:ascii="Times New Roman" w:hAnsi="Times New Roman" w:cs="Times New Roman"/>
          <w:sz w:val="24"/>
          <w:szCs w:val="24"/>
        </w:rPr>
        <w:t xml:space="preserve"> </w:t>
      </w:r>
      <w:r w:rsidRPr="00496740">
        <w:rPr>
          <w:rFonts w:ascii="Times New Roman" w:hAnsi="Times New Roman" w:cs="Times New Roman"/>
          <w:sz w:val="24"/>
          <w:szCs w:val="24"/>
        </w:rPr>
        <w:fldChar w:fldCharType="begin"/>
      </w:r>
      <w:r w:rsidR="00563C5D">
        <w:rPr>
          <w:rFonts w:ascii="Times New Roman" w:hAnsi="Times New Roman" w:cs="Times New Roman"/>
          <w:sz w:val="24"/>
          <w:szCs w:val="24"/>
        </w:rPr>
        <w:instrText xml:space="preserve"> ADDIN PAPERS2_CITATIONS &lt;citation&gt;&lt;uuid&gt;06C1A617-F3C3-4CB0-93E4-03CD20267492&lt;/uuid&gt;&lt;priority&gt;3&lt;/priority&gt;&lt;publications&gt;&lt;publication&gt;&lt;uuid&gt;ABAC1CA8-66BA-4E23-BDA4-A55CCCF96600&lt;/uuid&gt;&lt;volume&gt;73&lt;/volume&gt;&lt;startpage&gt;35&lt;/startpage&gt;&lt;publication_date&gt;99199801001200000000220000&lt;/publication_date&gt;&lt;url&gt;http://eutils.ncbi.nlm.nih.gov/entrez/eutils/elink.fcgi?dbfrom=pubmed&amp;amp;id=9602277&amp;amp;retmode=ref&amp;amp;cmd=prlinks&lt;/url&gt;&lt;type&gt;400&lt;/type&gt;&lt;title&gt;Evolution of competitive fitness in experimental populations of E. coli: what makes one genotype a better competitor than another?&lt;/title&gt;&lt;location&gt;&amp;lt;html&gt;&amp;lt;head&gt;&amp;lt;meta http-equiv="content-type" content="text/html; charset=utf-8"/&gt;&amp;lt;title&gt;Sorry...&amp;lt;/title&gt;&amp;lt;style&gt; body { font-family: verdana, arial, sans-serif; background-color: #fff; color: #000; }&amp;lt;/style&gt;&amp;lt;/head&gt;&amp;lt;body&gt;&amp;lt;div&gt;&amp;lt;table&gt;&amp;lt;tr&gt;&amp;lt;td&gt;&amp;lt;b&gt;&amp;lt;font face=times color=#0039b6 size=10&gt;G&amp;lt;/font&gt;&amp;lt;font face=times color=#c41200 size=10&gt;o&amp;lt;/font&gt;&amp;lt;font face=times color=#f3c518 size=10&gt;o&amp;lt;/font&gt;&amp;lt;font face=times color=#0039b6 size=10&gt;g&amp;lt;/font&gt;&amp;lt;font face=times color=#30a72f size=10&gt;l&amp;lt;/font&gt;&amp;lt;font face=times color=#c41200 size=10&gt;e&amp;lt;/font&gt;&amp;lt;/b&gt;&amp;lt;/td&gt;&amp;lt;td style="text-align: left; vertical-align: bottom; padding-bottom: 15px; width: 50%"&gt;&amp;lt;div style="border-bottom: 1px solid #dfdfdf;"&gt;Sorry...&amp;lt;/div&gt;&amp;lt;/td&gt;&amp;lt;/tr&gt;&amp;lt;/table&gt;&amp;lt;/div&gt;&amp;lt;div style="margin-left: 4em;"&gt;&amp;lt;h1&gt;We're sorry...&amp;lt;/h1&gt;&amp;lt;p&gt;... but your computer or network may be sending automated queries. To protect our users, we can't process your request right now.&amp;lt;/p&gt;&amp;lt;/div&gt;&amp;lt;div style="margin-left: 4em;"&gt;See &amp;lt;a href="https://support.google.com/websearch/answer/86640"&gt;Google Help&amp;lt;/a&gt; for more information.&amp;lt;br/&gt;&amp;lt;br/&gt;&amp;lt;/div&gt;&amp;lt;div style="text-align: center; border-top: 1px solid #dfdfdf;"&gt;&amp;lt;a href="https://www.google.com"&gt;Google Home&amp;lt;/a&gt;&amp;lt;/div&gt;&amp;lt;/body&gt;&amp;lt;/html&gt;&lt;/location&gt;&lt;institution&gt;Center for Microbial Ecology, Michigan State University, East Lansing 48824, USA.&lt;/institution&gt;&lt;number&gt;1&lt;/number&gt;&lt;subtype&gt;400&lt;/subtype&gt;&lt;endpage&gt;47&lt;/endpage&gt;&lt;bundle&gt;&lt;publication&gt;&lt;title&gt;Antonie van Leeuwenhoek&lt;/title&gt;&lt;type&gt;-100&lt;/type&gt;&lt;subtype&gt;-100&lt;/subtype&gt;&lt;uuid&gt;D58B6B84-3636-45BC-A5E5-78BEB4305101&lt;/uuid&gt;&lt;/publication&gt;&lt;/bundle&gt;&lt;authors&gt;&lt;author&gt;&lt;firstName&gt;R&lt;/firstName&gt;&lt;middleNames&gt;E&lt;/middleNames&gt;&lt;lastName&gt;Lenski&lt;/lastName&gt;&lt;/author&gt;&lt;author&gt;&lt;firstName&gt;J&lt;/firstName&gt;&lt;middleNames&gt;A&lt;/middleNames&gt;&lt;lastName&gt;Mongold&lt;/lastName&gt;&lt;/author&gt;&lt;author&gt;&lt;firstName&gt;P&lt;/firstName&gt;&lt;middleNames&gt;D&lt;/middleNames&gt;&lt;lastName&gt;Sniegowski&lt;/lastName&gt;&lt;/author&gt;&lt;author&gt;&lt;firstName&gt;M&lt;/firstName&gt;&lt;lastName&gt;Travisano&lt;/lastName&gt;&lt;/author&gt;&lt;author&gt;&lt;firstName&gt;F&lt;/firstName&gt;&lt;lastName&gt;Vasi&lt;/lastName&gt;&lt;/author&gt;&lt;author&gt;&lt;firstName&gt;P&lt;/firstName&gt;&lt;middleNames&gt;J&lt;/middleNames&gt;&lt;lastName&gt;Gerrish&lt;/lastName&gt;&lt;/author&gt;&lt;author&gt;&lt;firstName&gt;T&lt;/firstName&gt;&lt;middleNames&gt;M&lt;/middleNames&gt;&lt;lastName&gt;Schmidt&lt;/lastName&gt;&lt;/author&gt;&lt;/authors&gt;&lt;/publication&gt;&lt;publication&gt;&lt;volume&gt;8&lt;/volume&gt;&lt;publication_date&gt;99200911301200000000222000&lt;/publication_date&gt;&lt;number&gt;1&lt;/number&gt;&lt;doi&gt;10.1038/nrmicro2259&lt;/doi&gt;&lt;startpage&gt;15&lt;/startpage&gt;&lt;title&gt;Bacterial competition: surviving and thriving in the microbial jungle&lt;/title&gt;&lt;uuid&gt;B2CE276F-F851-4002-AC6C-222E70215F6A&lt;/uuid&gt;&lt;subtype&gt;400&lt;/subtype&gt;&lt;endpage&gt;25&lt;/endpage&gt;&lt;type&gt;400&lt;/type&gt;&lt;url&gt;http://www.nature.com/doifinder/10.1038/nrmicro2259&lt;/url&gt;&lt;bundle&gt;&lt;publication&gt;&lt;publisher&gt;Nature Publishing Group&lt;/publisher&gt;&lt;title&gt;Nature reviews Microbiology&lt;/title&gt;&lt;type&gt;-100&lt;/type&gt;&lt;subtype&gt;-100&lt;/subtype&gt;&lt;uuid&gt;F2F00F73-0265-4141-8041-93C6A96606F6&lt;/uuid&gt;&lt;/publication&gt;&lt;/bundle&gt;&lt;authors&gt;&lt;author&gt;&lt;firstName&gt;Michael&lt;/firstName&gt;&lt;middleNames&gt;E&lt;/middleNames&gt;&lt;lastName&gt;Hibbing&lt;/lastName&gt;&lt;/author&gt;&lt;author&gt;&lt;firstName&gt;Clay&lt;/firstName&gt;&lt;lastName&gt;Fuqua&lt;/lastName&gt;&lt;/author&gt;&lt;author&gt;&lt;firstName&gt;Matthew&lt;/firstName&gt;&lt;middleNames&gt;R&lt;/middleNames&gt;&lt;lastName&gt;Parsek&lt;/lastName&gt;&lt;/author&gt;&lt;author&gt;&lt;firstName&gt;S&lt;/firstName&gt;&lt;middleNames&gt;Brook&lt;/middleNames&gt;&lt;lastName&gt;Peterson&lt;/lastName&gt;&lt;/author&gt;&lt;/authors&gt;&lt;/publication&gt;&lt;/publications&gt;&lt;cites&gt;&lt;/cites&gt;&lt;/citation&gt;</w:instrText>
      </w:r>
      <w:r w:rsidRPr="00496740">
        <w:rPr>
          <w:rFonts w:ascii="Times New Roman" w:hAnsi="Times New Roman" w:cs="Times New Roman"/>
          <w:sz w:val="24"/>
          <w:szCs w:val="24"/>
        </w:rPr>
        <w:fldChar w:fldCharType="separate"/>
      </w:r>
      <w:r w:rsidR="004B118A">
        <w:rPr>
          <w:rFonts w:ascii="Times New Roman" w:hAnsi="Times New Roman" w:cs="Times New Roman"/>
          <w:sz w:val="24"/>
          <w:szCs w:val="24"/>
        </w:rPr>
        <w:t>(Lenski et al. 1998; Hibbing et al. 2009)</w:t>
      </w:r>
      <w:r w:rsidRPr="00496740">
        <w:rPr>
          <w:rFonts w:ascii="Times New Roman" w:hAnsi="Times New Roman" w:cs="Times New Roman"/>
          <w:sz w:val="24"/>
          <w:szCs w:val="24"/>
        </w:rPr>
        <w:fldChar w:fldCharType="end"/>
      </w:r>
      <w:r w:rsidRPr="00496740">
        <w:rPr>
          <w:rFonts w:ascii="Times New Roman" w:hAnsi="Times New Roman" w:cs="Times New Roman"/>
          <w:sz w:val="24"/>
          <w:szCs w:val="24"/>
        </w:rPr>
        <w:t xml:space="preserve">. The traits of organisms involved in each form of competitiveness likely evolve </w:t>
      </w:r>
      <w:commentRangeStart w:id="29"/>
      <w:r w:rsidRPr="00496740">
        <w:rPr>
          <w:rFonts w:ascii="Times New Roman" w:hAnsi="Times New Roman" w:cs="Times New Roman"/>
          <w:sz w:val="24"/>
          <w:szCs w:val="24"/>
        </w:rPr>
        <w:t>in tandem</w:t>
      </w:r>
      <w:commentRangeEnd w:id="29"/>
      <w:r w:rsidR="002259D6">
        <w:rPr>
          <w:rStyle w:val="CommentReference"/>
        </w:rPr>
        <w:commentReference w:id="29"/>
      </w:r>
      <w:r w:rsidR="000A3BF5">
        <w:rPr>
          <w:rFonts w:ascii="Times New Roman" w:hAnsi="Times New Roman" w:cs="Times New Roman"/>
          <w:sz w:val="24"/>
          <w:szCs w:val="24"/>
        </w:rPr>
        <w:t xml:space="preserve">; but </w:t>
      </w:r>
      <w:r w:rsidRPr="00496740">
        <w:rPr>
          <w:rFonts w:ascii="Times New Roman" w:hAnsi="Times New Roman" w:cs="Times New Roman"/>
          <w:sz w:val="24"/>
          <w:szCs w:val="24"/>
        </w:rPr>
        <w:t xml:space="preserve">what are these </w:t>
      </w:r>
      <w:commentRangeStart w:id="30"/>
      <w:r w:rsidRPr="00496740">
        <w:rPr>
          <w:rFonts w:ascii="Times New Roman" w:hAnsi="Times New Roman" w:cs="Times New Roman"/>
          <w:sz w:val="24"/>
          <w:szCs w:val="24"/>
        </w:rPr>
        <w:t>underlying</w:t>
      </w:r>
      <w:commentRangeEnd w:id="30"/>
      <w:r w:rsidR="002259D6">
        <w:rPr>
          <w:rStyle w:val="CommentReference"/>
        </w:rPr>
        <w:commentReference w:id="30"/>
      </w:r>
      <w:r w:rsidRPr="00496740">
        <w:rPr>
          <w:rFonts w:ascii="Times New Roman" w:hAnsi="Times New Roman" w:cs="Times New Roman"/>
          <w:sz w:val="24"/>
          <w:szCs w:val="24"/>
        </w:rPr>
        <w:t xml:space="preserve"> traits, and what are the correlations among them?</w:t>
      </w:r>
      <w:r w:rsidR="00C37BBF" w:rsidRPr="00496740">
        <w:rPr>
          <w:rFonts w:ascii="Times New Roman" w:hAnsi="Times New Roman" w:cs="Times New Roman"/>
          <w:sz w:val="24"/>
          <w:szCs w:val="24"/>
        </w:rPr>
        <w:t xml:space="preserve"> </w:t>
      </w:r>
      <w:r w:rsidR="00A35C43" w:rsidRPr="00496740">
        <w:rPr>
          <w:rFonts w:ascii="Times New Roman" w:hAnsi="Times New Roman" w:cs="Times New Roman"/>
          <w:sz w:val="24"/>
          <w:szCs w:val="24"/>
        </w:rPr>
        <w:t>Describing the</w:t>
      </w:r>
      <w:r w:rsidR="00A04DE8" w:rsidRPr="00496740">
        <w:rPr>
          <w:rFonts w:ascii="Times New Roman" w:hAnsi="Times New Roman" w:cs="Times New Roman"/>
          <w:sz w:val="24"/>
          <w:szCs w:val="24"/>
        </w:rPr>
        <w:t xml:space="preserve"> </w:t>
      </w:r>
      <w:commentRangeStart w:id="31"/>
      <w:r w:rsidR="0053415B" w:rsidRPr="00496740">
        <w:rPr>
          <w:rFonts w:ascii="Times New Roman" w:hAnsi="Times New Roman" w:cs="Times New Roman"/>
          <w:sz w:val="24"/>
          <w:szCs w:val="24"/>
        </w:rPr>
        <w:t>life history cor</w:t>
      </w:r>
      <w:r w:rsidR="00A35C43" w:rsidRPr="00496740">
        <w:rPr>
          <w:rFonts w:ascii="Times New Roman" w:hAnsi="Times New Roman" w:cs="Times New Roman"/>
          <w:sz w:val="24"/>
          <w:szCs w:val="24"/>
        </w:rPr>
        <w:t>relates of compe</w:t>
      </w:r>
      <w:r w:rsidR="00C97175" w:rsidRPr="00496740">
        <w:rPr>
          <w:rFonts w:ascii="Times New Roman" w:hAnsi="Times New Roman" w:cs="Times New Roman"/>
          <w:sz w:val="24"/>
          <w:szCs w:val="24"/>
        </w:rPr>
        <w:t xml:space="preserve">titiveness </w:t>
      </w:r>
      <w:commentRangeEnd w:id="31"/>
      <w:r w:rsidR="002259D6">
        <w:rPr>
          <w:rStyle w:val="CommentReference"/>
        </w:rPr>
        <w:commentReference w:id="31"/>
      </w:r>
      <w:r w:rsidR="00C97175" w:rsidRPr="00496740">
        <w:rPr>
          <w:rFonts w:ascii="Times New Roman" w:hAnsi="Times New Roman" w:cs="Times New Roman"/>
          <w:sz w:val="24"/>
          <w:szCs w:val="24"/>
        </w:rPr>
        <w:t xml:space="preserve">is </w:t>
      </w:r>
      <w:r w:rsidR="00CB2F27">
        <w:rPr>
          <w:rFonts w:ascii="Times New Roman" w:hAnsi="Times New Roman" w:cs="Times New Roman"/>
          <w:sz w:val="24"/>
          <w:szCs w:val="24"/>
        </w:rPr>
        <w:t xml:space="preserve">essential </w:t>
      </w:r>
      <w:r w:rsidR="00DA095E" w:rsidRPr="00496740">
        <w:rPr>
          <w:rFonts w:ascii="Times New Roman" w:hAnsi="Times New Roman" w:cs="Times New Roman"/>
          <w:sz w:val="24"/>
          <w:szCs w:val="24"/>
        </w:rPr>
        <w:t xml:space="preserve">for predicting how organisms might </w:t>
      </w:r>
      <w:r w:rsidR="00E74DF8" w:rsidRPr="00496740">
        <w:rPr>
          <w:rFonts w:ascii="Times New Roman" w:hAnsi="Times New Roman" w:cs="Times New Roman"/>
          <w:sz w:val="24"/>
          <w:szCs w:val="24"/>
        </w:rPr>
        <w:t xml:space="preserve">evolve in response to </w:t>
      </w:r>
      <w:commentRangeStart w:id="32"/>
      <w:r w:rsidR="00E74DF8" w:rsidRPr="00496740">
        <w:rPr>
          <w:rFonts w:ascii="Times New Roman" w:hAnsi="Times New Roman" w:cs="Times New Roman"/>
          <w:sz w:val="24"/>
          <w:szCs w:val="24"/>
        </w:rPr>
        <w:t>diverse and</w:t>
      </w:r>
      <w:r w:rsidR="00DA095E" w:rsidRPr="00496740">
        <w:rPr>
          <w:rFonts w:ascii="Times New Roman" w:hAnsi="Times New Roman" w:cs="Times New Roman"/>
          <w:sz w:val="24"/>
          <w:szCs w:val="24"/>
        </w:rPr>
        <w:t xml:space="preserve"> overlapping forms of natural selection </w:t>
      </w:r>
      <w:commentRangeEnd w:id="32"/>
      <w:r w:rsidR="002259D6">
        <w:rPr>
          <w:rStyle w:val="CommentReference"/>
        </w:rPr>
        <w:commentReference w:id="32"/>
      </w:r>
      <w:r w:rsidR="00DA095E" w:rsidRPr="00496740">
        <w:rPr>
          <w:rFonts w:ascii="Times New Roman" w:hAnsi="Times New Roman" w:cs="Times New Roman"/>
          <w:sz w:val="24"/>
          <w:szCs w:val="24"/>
        </w:rPr>
        <w:t xml:space="preserve">arising from the </w:t>
      </w:r>
      <w:r w:rsidR="00C06DA6">
        <w:rPr>
          <w:rFonts w:ascii="Times New Roman" w:hAnsi="Times New Roman" w:cs="Times New Roman"/>
          <w:sz w:val="24"/>
          <w:szCs w:val="24"/>
        </w:rPr>
        <w:t xml:space="preserve">diverse </w:t>
      </w:r>
      <w:r w:rsidR="00F05918" w:rsidRPr="00496740">
        <w:rPr>
          <w:rFonts w:ascii="Times New Roman" w:hAnsi="Times New Roman" w:cs="Times New Roman"/>
          <w:sz w:val="24"/>
          <w:szCs w:val="24"/>
        </w:rPr>
        <w:t>competitive</w:t>
      </w:r>
      <w:r w:rsidR="00DA095E" w:rsidRPr="00496740">
        <w:rPr>
          <w:rFonts w:ascii="Times New Roman" w:hAnsi="Times New Roman" w:cs="Times New Roman"/>
          <w:sz w:val="24"/>
          <w:szCs w:val="24"/>
        </w:rPr>
        <w:t xml:space="preserve"> regimes </w:t>
      </w:r>
      <w:r w:rsidR="00052914" w:rsidRPr="00496740">
        <w:rPr>
          <w:rFonts w:ascii="Times New Roman" w:hAnsi="Times New Roman" w:cs="Times New Roman"/>
          <w:sz w:val="24"/>
          <w:szCs w:val="24"/>
        </w:rPr>
        <w:t xml:space="preserve">that predominate in </w:t>
      </w:r>
      <w:r w:rsidR="00F96424">
        <w:rPr>
          <w:rFonts w:ascii="Times New Roman" w:hAnsi="Times New Roman" w:cs="Times New Roman"/>
          <w:sz w:val="24"/>
          <w:szCs w:val="24"/>
        </w:rPr>
        <w:t xml:space="preserve">natural </w:t>
      </w:r>
      <w:r w:rsidR="00052914" w:rsidRPr="00496740">
        <w:rPr>
          <w:rFonts w:ascii="Times New Roman" w:hAnsi="Times New Roman" w:cs="Times New Roman"/>
          <w:sz w:val="24"/>
          <w:szCs w:val="24"/>
        </w:rPr>
        <w:t xml:space="preserve">microbial communities </w:t>
      </w:r>
      <w:r w:rsidR="00C37BBF" w:rsidRPr="00496740">
        <w:rPr>
          <w:rFonts w:ascii="Times New Roman" w:hAnsi="Times New Roman" w:cs="Times New Roman"/>
          <w:sz w:val="24"/>
          <w:szCs w:val="24"/>
        </w:rPr>
        <w:fldChar w:fldCharType="begin"/>
      </w:r>
      <w:r w:rsidR="00563C5D">
        <w:rPr>
          <w:rFonts w:ascii="Times New Roman" w:hAnsi="Times New Roman" w:cs="Times New Roman"/>
          <w:sz w:val="24"/>
          <w:szCs w:val="24"/>
        </w:rPr>
        <w:instrText xml:space="preserve"> ADDIN PAPERS2_CITATIONS &lt;citation&gt;&lt;uuid&gt;04474E4B-83C6-4F6E-A140-62A529CEADD3&lt;/uuid&gt;&lt;priority&gt;4&lt;/priority&gt;&lt;publications&gt;&lt;publication&gt;&lt;volume&gt;7&lt;/volume&gt;&lt;publication_date&gt;99201106161200000000222000&lt;/publication_date&gt;&lt;number&gt;6&lt;/number&gt;&lt;doi&gt;10.1371/journal.pgen.1002111.s026&lt;/doi&gt;&lt;startpage&gt;e1002111&lt;/startpage&gt;&lt;title&gt;Trait Variation in Yeast Is Defined by Population History&lt;/title&gt;&lt;uuid&gt;5EB5F2D0-700A-4DBE-AE62-C25C9A281F5F&lt;/uuid&gt;&lt;subtype&gt;400&lt;/subtype&gt;&lt;type&gt;400&lt;/type&gt;&lt;url&gt;http://dx.plos.org/10.1371/journal.pgen.1002111.s026&lt;/url&gt;&lt;bundle&gt;&lt;publication&gt;&lt;title&gt;PLoS genetics&lt;/title&gt;&lt;type&gt;-100&lt;/type&gt;&lt;subtype&gt;-100&lt;/subtype&gt;&lt;uuid&gt;3ADAC3FE-57FD-4665-9387-C9E93971AABA&lt;/uuid&gt;&lt;/publication&gt;&lt;/bundle&gt;&lt;authors&gt;&lt;author&gt;&lt;firstName&gt;Jonas&lt;/firstName&gt;&lt;lastName&gt;Warringer&lt;/lastName&gt;&lt;/author&gt;&lt;author&gt;&lt;firstName&gt;Enikö&lt;/firstName&gt;&lt;lastName&gt;Zörgö&lt;/lastName&gt;&lt;/author&gt;&lt;author&gt;&lt;firstName&gt;Francisco&lt;/firstName&gt;&lt;middleNames&gt;A&lt;/middleNames&gt;&lt;lastName&gt;Cubillos&lt;/lastName&gt;&lt;/author&gt;&lt;author&gt;&lt;firstName&gt;Amin&lt;/firstName&gt;&lt;lastName&gt;Zia&lt;/lastName&gt;&lt;/author&gt;&lt;author&gt;&lt;firstName&gt;Arne&lt;/firstName&gt;&lt;lastName&gt;Gjuvsland&lt;/lastName&gt;&lt;/author&gt;&lt;author&gt;&lt;firstName&gt;Jared&lt;/firstName&gt;&lt;middleNames&gt;T&lt;/middleNames&gt;&lt;lastName&gt;Simpson&lt;/lastName&gt;&lt;/author&gt;&lt;author&gt;&lt;firstName&gt;Annabelle&lt;/firstName&gt;&lt;lastName&gt;Forsmark&lt;/lastName&gt;&lt;/author&gt;&lt;author&gt;&lt;firstName&gt;Richard&lt;/firstName&gt;&lt;lastName&gt;Durbin&lt;/lastName&gt;&lt;/author&gt;&lt;author&gt;&lt;firstName&gt;Stig&lt;/firstName&gt;&lt;middleNames&gt;W&lt;/middleNames&gt;&lt;lastName&gt;Omholt&lt;/lastName&gt;&lt;/author&gt;&lt;author&gt;&lt;firstName&gt;Edward&lt;/firstName&gt;&lt;middleNames&gt;J&lt;/middleNames&gt;&lt;lastName&gt;Louis&lt;/lastName&gt;&lt;/author&gt;&lt;author&gt;&lt;firstName&gt;Gianni&lt;/firstName&gt;&lt;lastName&gt;Liti&lt;/lastName&gt;&lt;/author&gt;&lt;author&gt;&lt;firstName&gt;Alan&lt;/firstName&gt;&lt;lastName&gt;Moses&lt;/lastName&gt;&lt;/author&gt;&lt;author&gt;&lt;firstName&gt;Anders&lt;/firstName&gt;&lt;lastName&gt;Blomberg&lt;/lastName&gt;&lt;/author&gt;&lt;/authors&gt;&lt;editors&gt;&lt;author&gt;&lt;firstName&gt;Leonid&lt;/firstName&gt;&lt;lastName&gt;Kruglyak&lt;/lastName&gt;&lt;/author&gt;&lt;/editors&gt;&lt;/publication&gt;&lt;publication&gt;&lt;volume&gt;31&lt;/volume&gt;&lt;publication_date&gt;99201403201200000000222000&lt;/publication_date&gt;&lt;number&gt;4&lt;/number&gt;&lt;doi&gt;10.1093/molbev/msu037&lt;/doi&gt;&lt;startpage&gt;872&lt;/startpage&gt;&lt;title&gt;A High-Definition View of Functional Genetic Variation from Natural Yeast Genomes&lt;/title&gt;&lt;uuid&gt;65A471F9-D916-448F-9F0D-9FFEBE9C0085&lt;/uuid&gt;&lt;subtype&gt;400&lt;/subtype&gt;&lt;endpage&gt;888&lt;/endpage&gt;&lt;type&gt;400&lt;/type&gt;&lt;url&gt;http://mbe.oxfordjournals.org/cgi/doi/10.1093/molbev/msu037&lt;/url&gt;&lt;bundle&gt;&lt;publication&gt;&lt;title&gt;Molecular Biology and Evolution&lt;/title&gt;&lt;type&gt;-100&lt;/type&gt;&lt;subtype&gt;-100&lt;/subtype&gt;&lt;uuid&gt;A1DECE65-59F2-436A-BEC8-F2F3D7F83F39&lt;/uuid&gt;&lt;/publication&gt;&lt;/bundle&gt;&lt;authors&gt;&lt;author&gt;&lt;firstName&gt;A&lt;/firstName&gt;&lt;lastName&gt;Bergstrom&lt;/lastName&gt;&lt;/author&gt;&lt;author&gt;&lt;firstName&gt;J&lt;/firstName&gt;&lt;middleNames&gt;T&lt;/middleNames&gt;&lt;lastName&gt;Simpson&lt;/lastName&gt;&lt;/author&gt;&lt;author&gt;&lt;firstName&gt;F&lt;/firstName&gt;&lt;lastName&gt;Salinas&lt;/lastName&gt;&lt;/author&gt;&lt;author&gt;&lt;firstName&gt;B&lt;/firstName&gt;&lt;lastName&gt;Barre&lt;/lastName&gt;&lt;/author&gt;&lt;author&gt;&lt;firstName&gt;L&lt;/firstName&gt;&lt;lastName&gt;Parts&lt;/lastName&gt;&lt;/author&gt;&lt;author&gt;&lt;firstName&gt;A&lt;/firstName&gt;&lt;lastName&gt;Zia&lt;/lastName&gt;&lt;/author&gt;&lt;author&gt;&lt;firstName&gt;A&lt;/firstName&gt;&lt;middleNames&gt;N&lt;/middleNames&gt;&lt;lastName&gt;Nguyen Ba&lt;/lastName&gt;&lt;/author&gt;&lt;author&gt;&lt;firstName&gt;A&lt;/firstName&gt;&lt;middleNames&gt;M&lt;/middleNames&gt;&lt;lastName&gt;Moses&lt;/lastName&gt;&lt;/author&gt;&lt;author&gt;&lt;firstName&gt;E&lt;/firstName&gt;&lt;middleNames&gt;J&lt;/middleNames&gt;&lt;lastName&gt;Louis&lt;/lastName&gt;&lt;/author&gt;&lt;author&gt;&lt;firstName&gt;V&lt;/firstName&gt;&lt;lastName&gt;Mustonen&lt;/lastName&gt;&lt;/author&gt;&lt;author&gt;&lt;firstName&gt;J&lt;/firstName&gt;&lt;lastName&gt;Warringer&lt;/lastName&gt;&lt;/author&gt;&lt;author&gt;&lt;firstName&gt;R&lt;/firstName&gt;&lt;lastName&gt;Durbin&lt;/lastName&gt;&lt;/author&gt;&lt;author&gt;&lt;firstName&gt;G&lt;/firstName&gt;&lt;lastName&gt;Liti&lt;/lastName&gt;&lt;/author&gt;&lt;/authors&gt;&lt;/publication&gt;&lt;/publications&gt;&lt;cites&gt;&lt;/cites&gt;&lt;/citation&gt;</w:instrText>
      </w:r>
      <w:r w:rsidR="00C37BBF" w:rsidRPr="00496740">
        <w:rPr>
          <w:rFonts w:ascii="Times New Roman" w:hAnsi="Times New Roman" w:cs="Times New Roman"/>
          <w:sz w:val="24"/>
          <w:szCs w:val="24"/>
        </w:rPr>
        <w:fldChar w:fldCharType="separate"/>
      </w:r>
      <w:r w:rsidR="004B118A">
        <w:rPr>
          <w:rFonts w:ascii="Times New Roman" w:hAnsi="Times New Roman" w:cs="Times New Roman"/>
          <w:sz w:val="24"/>
          <w:szCs w:val="24"/>
        </w:rPr>
        <w:t>(Warringer et al. 2011; Bergstrom et al. 2014)</w:t>
      </w:r>
      <w:r w:rsidR="00C37BBF" w:rsidRPr="00496740">
        <w:rPr>
          <w:rFonts w:ascii="Times New Roman" w:hAnsi="Times New Roman" w:cs="Times New Roman"/>
          <w:sz w:val="24"/>
          <w:szCs w:val="24"/>
        </w:rPr>
        <w:fldChar w:fldCharType="end"/>
      </w:r>
      <w:r w:rsidR="00DA095E" w:rsidRPr="00496740">
        <w:rPr>
          <w:rFonts w:ascii="Times New Roman" w:hAnsi="Times New Roman" w:cs="Times New Roman"/>
          <w:sz w:val="24"/>
          <w:szCs w:val="24"/>
        </w:rPr>
        <w:t>.</w:t>
      </w:r>
    </w:p>
    <w:p w14:paraId="7F3E88BA" w14:textId="4EEDB2FC" w:rsidR="00EB3CE8" w:rsidRPr="00496740" w:rsidRDefault="001F1A32" w:rsidP="00301BA0">
      <w:pPr>
        <w:spacing w:line="276" w:lineRule="auto"/>
        <w:rPr>
          <w:rFonts w:ascii="Times New Roman" w:hAnsi="Times New Roman" w:cs="Times New Roman"/>
          <w:sz w:val="24"/>
          <w:szCs w:val="24"/>
        </w:rPr>
      </w:pPr>
      <w:r>
        <w:rPr>
          <w:rFonts w:ascii="Times New Roman" w:hAnsi="Times New Roman" w:cs="Times New Roman"/>
          <w:sz w:val="24"/>
          <w:szCs w:val="24"/>
        </w:rPr>
        <w:tab/>
      </w:r>
      <w:commentRangeStart w:id="33"/>
      <w:r w:rsidR="00B04118" w:rsidRPr="00496740">
        <w:rPr>
          <w:rFonts w:ascii="Times New Roman" w:hAnsi="Times New Roman" w:cs="Times New Roman"/>
          <w:sz w:val="24"/>
          <w:szCs w:val="24"/>
        </w:rPr>
        <w:t xml:space="preserve">Theoretical studies assume that </w:t>
      </w:r>
      <w:r w:rsidR="008700B9" w:rsidRPr="00496740">
        <w:rPr>
          <w:rFonts w:ascii="Times New Roman" w:hAnsi="Times New Roman" w:cs="Times New Roman"/>
          <w:sz w:val="24"/>
          <w:szCs w:val="24"/>
        </w:rPr>
        <w:t xml:space="preserve">interference competition </w:t>
      </w:r>
      <w:r w:rsidR="00B04118" w:rsidRPr="00496740">
        <w:rPr>
          <w:rFonts w:ascii="Times New Roman" w:hAnsi="Times New Roman" w:cs="Times New Roman"/>
          <w:sz w:val="24"/>
          <w:szCs w:val="24"/>
        </w:rPr>
        <w:t xml:space="preserve">trades offs with aspects of life history involved in exploitative competition such as maximum growth rate </w:t>
      </w:r>
      <w:commentRangeEnd w:id="33"/>
      <w:r w:rsidR="002259D6">
        <w:rPr>
          <w:rStyle w:val="CommentReference"/>
        </w:rPr>
        <w:commentReference w:id="33"/>
      </w:r>
      <w:r w:rsidR="00B04118" w:rsidRPr="00496740">
        <w:rPr>
          <w:rFonts w:ascii="Times New Roman" w:hAnsi="Times New Roman" w:cs="Times New Roman"/>
          <w:sz w:val="24"/>
          <w:szCs w:val="24"/>
        </w:rPr>
        <w:fldChar w:fldCharType="begin"/>
      </w:r>
      <w:r w:rsidR="00563C5D">
        <w:rPr>
          <w:rFonts w:ascii="Times New Roman" w:hAnsi="Times New Roman" w:cs="Times New Roman"/>
          <w:sz w:val="24"/>
          <w:szCs w:val="24"/>
        </w:rPr>
        <w:instrText xml:space="preserve"> ADDIN PAPERS2_CITATIONS &lt;citation&gt;&lt;uuid&gt;F407A65C-10EE-4B44-BF0D-1479ACF21FB1&lt;/uuid&gt;&lt;priority&gt;5&lt;/priority&gt;&lt;publications&gt;&lt;publication&gt;&lt;uuid&gt;1BAC12F5-6625-4CFD-A783-8732463410EE&lt;/uuid&gt;&lt;volume&gt;99&lt;/volume&gt;&lt;doi&gt;10.1016/j.biosystems.2009.10.007&lt;/doi&gt;&lt;startpage&gt;155&lt;/startpage&gt;&lt;publication_date&gt;99201003011200000000222000&lt;/publication_date&gt;&lt;url&gt;http://dx.doi.org/10.1016/j.biosystems.2009.10.007&lt;/url&gt;&lt;type&gt;400&lt;/type&gt;&lt;title&gt;Evolutionary classification of toxin mediated interactions in microorganisms&lt;/title&gt;&lt;publisher&gt;Elsevier Ireland Ltd&lt;/publisher&gt;&lt;number&gt;3&lt;/number&gt;&lt;subtype&gt;400&lt;/subtype&gt;&lt;endpage&gt;166&lt;/endpage&gt;&lt;bundle&gt;&lt;publication&gt;&lt;publisher&gt;Elsevier Ireland Ltd&lt;/publisher&gt;&lt;title&gt;BioSystems&lt;/title&gt;&lt;type&gt;-100&lt;/type&gt;&lt;subtype&gt;-100&lt;/subtype&gt;&lt;uuid&gt;1C51497B-47D3-4A4C-AAAD-3912F94DC708&lt;/uuid&gt;&lt;/publication&gt;&lt;/bundle&gt;&lt;authors&gt;&lt;author&gt;&lt;firstName&gt;Gunther&lt;/firstName&gt;&lt;middleNames&gt;F&lt;/middleNames&gt;&lt;lastName&gt;Neumann&lt;/lastName&gt;&lt;/author&gt;&lt;author&gt;&lt;firstName&gt;Gottfried&lt;/firstName&gt;&lt;lastName&gt;Jetschke&lt;/lastName&gt;&lt;/author&gt;&lt;/authors&gt;&lt;/publication&gt;&lt;publication&gt;&lt;uuid&gt;7B200542-E846-471B-AA90-D6598860A438&lt;/uuid&gt;&lt;volume&gt;418&lt;/volume&gt;&lt;doi&gt;10.1038/nature00823&lt;/doi&gt;&lt;startpage&gt;171&lt;/startpage&gt;&lt;publication_date&gt;99200207111200000000222000&lt;/publication_date&gt;&lt;url&gt;http://eutils.ncbi.nlm.nih.gov/entrez/eutils/elink.fcgi?dbfrom=pubmed&amp;amp;id=12110887&amp;amp;retmode=ref&amp;amp;cmd=prlinks&lt;/url&gt;&lt;type&gt;400&lt;/type&gt;&lt;title&gt;Local dispersal promotes biodiversity in a real-life game of rock-paper-scissors.&lt;/title&gt;&lt;location&gt;&amp;lt;html&gt;&amp;lt;head&gt;&amp;lt;meta http-equiv="content-type" content="text/html; charset=utf-8"/&gt;&amp;lt;title&gt;Sorry...&amp;lt;/title&gt;&amp;lt;style&gt; body { font-family: verdana, arial, sans-serif; background-color: #fff; color: #000; }&amp;lt;/style&gt;&amp;lt;/head&gt;&amp;lt;body&gt;&amp;lt;div&gt;&amp;lt;table&gt;&amp;lt;tr&gt;&amp;lt;td&gt;&amp;lt;b&gt;&amp;lt;font face=times color=#0039b6 size=10&gt;G&amp;lt;/font&gt;&amp;lt;font face=times color=#c41200 size=10&gt;o&amp;lt;/font&gt;&amp;lt;font face=times color=#f3c518 size=10&gt;o&amp;lt;/font&gt;&amp;lt;font face=times color=#0039b6 size=10&gt;g&amp;lt;/font&gt;&amp;lt;font face=times color=#30a72f size=10&gt;l&amp;lt;/font&gt;&amp;lt;font face=times color=#c41200 size=10&gt;e&amp;lt;/font&gt;&amp;lt;/b&gt;&amp;lt;/td&gt;&amp;lt;td style="text-align: left; vertical-align: bottom; padding-bottom: 15px; width: 50%"&gt;&amp;lt;div style="border-bottom: 1px solid #dfdfdf;"&gt;Sorry...&amp;lt;/div&gt;&amp;lt;/td&gt;&amp;lt;/tr&gt;&amp;lt;/table&gt;&amp;lt;/div&gt;&amp;lt;div style="margin-left: 4em;"&gt;&amp;lt;h1&gt;We're sorry...&amp;lt;/h1&gt;&amp;lt;p&gt;... but your computer or network may be sending automated queries. To protect our users, we can't process your request right now.&amp;lt;/p&gt;&amp;lt;/div&gt;&amp;lt;div style="margin-left: 4em;"&gt;See &amp;lt;a href="https://support.google.com/websearch/answer/86640"&gt;Google Help&amp;lt;/a&gt; for more information.&amp;lt;br/&gt;&amp;lt;br/&gt;&amp;lt;/div&gt;&amp;lt;div style="text-align: center; border-top: 1px solid #dfdfdf;"&gt;&amp;lt;a href="https://www.google.com"&gt;Google Home&amp;lt;/a&gt;&amp;lt;/div&gt;&amp;lt;/body&gt;&amp;lt;/html&gt;&lt;/location&gt;&lt;institution&gt;Department of Biological Sciences, Stanford University, Stanford, California 94305, USA. bkerr@stanford.edu&lt;/institution&gt;&lt;number&gt;6894&lt;/number&gt;&lt;subtype&gt;400&lt;/subtype&gt;&lt;endpage&gt;174&lt;/endpage&gt;&lt;bundle&gt;&lt;publication&gt;&lt;publisher&gt;Nature Publishing Group&lt;/publisher&gt;&lt;title&gt;Nature&lt;/title&gt;&lt;type&gt;-100&lt;/type&gt;&lt;subtype&gt;-100&lt;/subtype&gt;&lt;uuid&gt;2E7CF9AF-B1E9-4E21-8DC5-79B57171334B&lt;/uuid&gt;&lt;/publication&gt;&lt;/bundle&gt;&lt;authors&gt;&lt;author&gt;&lt;firstName&gt;Benjamin&lt;/firstName&gt;&lt;lastName&gt;Kerr&lt;/lastName&gt;&lt;/author&gt;&lt;author&gt;&lt;firstName&gt;Margaret&lt;/firstName&gt;&lt;middleNames&gt;A&lt;/middleNames&gt;&lt;lastName&gt;Riley&lt;/lastName&gt;&lt;/author&gt;&lt;author&gt;&lt;firstName&gt;Marcus&lt;/firstName&gt;&lt;middleNames&gt;W&lt;/middleNames&gt;&lt;lastName&gt;Feldman&lt;/lastName&gt;&lt;/author&gt;&lt;author&gt;&lt;firstName&gt;Brendan&lt;/firstName&gt;&lt;middleNames&gt;J M&lt;/middleNames&gt;&lt;lastName&gt;Bohannan&lt;/lastName&gt;&lt;/author&gt;&lt;/authors&gt;&lt;/publication&gt;&lt;/publications&gt;&lt;cites&gt;&lt;/cites&gt;&lt;/citation&gt;</w:instrText>
      </w:r>
      <w:r w:rsidR="00B04118" w:rsidRPr="00496740">
        <w:rPr>
          <w:rFonts w:ascii="Times New Roman" w:hAnsi="Times New Roman" w:cs="Times New Roman"/>
          <w:sz w:val="24"/>
          <w:szCs w:val="24"/>
        </w:rPr>
        <w:fldChar w:fldCharType="separate"/>
      </w:r>
      <w:r w:rsidR="004B118A">
        <w:rPr>
          <w:rFonts w:ascii="Times New Roman" w:hAnsi="Times New Roman" w:cs="Times New Roman"/>
          <w:sz w:val="24"/>
          <w:szCs w:val="24"/>
        </w:rPr>
        <w:t>(Kerr et al. 2002; Neumann and Jetschke 2010)</w:t>
      </w:r>
      <w:r w:rsidR="00B04118" w:rsidRPr="00496740">
        <w:rPr>
          <w:rFonts w:ascii="Times New Roman" w:hAnsi="Times New Roman" w:cs="Times New Roman"/>
          <w:sz w:val="24"/>
          <w:szCs w:val="24"/>
        </w:rPr>
        <w:fldChar w:fldCharType="end"/>
      </w:r>
      <w:r w:rsidR="00B04118" w:rsidRPr="00496740">
        <w:rPr>
          <w:rFonts w:ascii="Times New Roman" w:hAnsi="Times New Roman" w:cs="Times New Roman"/>
          <w:sz w:val="24"/>
          <w:szCs w:val="24"/>
        </w:rPr>
        <w:t xml:space="preserve">. </w:t>
      </w:r>
      <w:r w:rsidR="00A73B74" w:rsidRPr="00496740">
        <w:rPr>
          <w:rFonts w:ascii="Times New Roman" w:hAnsi="Times New Roman" w:cs="Times New Roman"/>
          <w:sz w:val="24"/>
          <w:szCs w:val="24"/>
        </w:rPr>
        <w:t xml:space="preserve">Investment </w:t>
      </w:r>
      <w:r w:rsidR="00C96606" w:rsidRPr="00496740">
        <w:rPr>
          <w:rFonts w:ascii="Times New Roman" w:hAnsi="Times New Roman" w:cs="Times New Roman"/>
          <w:sz w:val="24"/>
          <w:szCs w:val="24"/>
        </w:rPr>
        <w:t xml:space="preserve">in exploitative vs. interference competitive ability thus should be approximately </w:t>
      </w:r>
      <w:commentRangeStart w:id="34"/>
      <w:r w:rsidR="00C96606" w:rsidRPr="00496740">
        <w:rPr>
          <w:rFonts w:ascii="Times New Roman" w:hAnsi="Times New Roman" w:cs="Times New Roman"/>
          <w:sz w:val="24"/>
          <w:szCs w:val="24"/>
        </w:rPr>
        <w:t>zero-sum</w:t>
      </w:r>
      <w:commentRangeEnd w:id="34"/>
      <w:r w:rsidR="002259D6">
        <w:rPr>
          <w:rStyle w:val="CommentReference"/>
        </w:rPr>
        <w:commentReference w:id="34"/>
      </w:r>
      <w:r w:rsidR="00C96606" w:rsidRPr="00496740">
        <w:rPr>
          <w:rFonts w:ascii="Times New Roman" w:hAnsi="Times New Roman" w:cs="Times New Roman"/>
          <w:sz w:val="24"/>
          <w:szCs w:val="24"/>
        </w:rPr>
        <w:t xml:space="preserve">. </w:t>
      </w:r>
      <w:r w:rsidR="00B04118" w:rsidRPr="00496740">
        <w:rPr>
          <w:rFonts w:ascii="Times New Roman" w:hAnsi="Times New Roman" w:cs="Times New Roman"/>
          <w:sz w:val="24"/>
          <w:szCs w:val="24"/>
        </w:rPr>
        <w:t xml:space="preserve">But empirical evidence for such trade-offs is scant, and recent attempts to quantify the </w:t>
      </w:r>
      <w:commentRangeStart w:id="35"/>
      <w:r w:rsidR="00B04118" w:rsidRPr="00496740">
        <w:rPr>
          <w:rFonts w:ascii="Times New Roman" w:hAnsi="Times New Roman" w:cs="Times New Roman"/>
          <w:sz w:val="24"/>
          <w:szCs w:val="24"/>
        </w:rPr>
        <w:t xml:space="preserve">costs of interference competition traits </w:t>
      </w:r>
      <w:commentRangeEnd w:id="35"/>
      <w:r w:rsidR="002259D6">
        <w:rPr>
          <w:rStyle w:val="CommentReference"/>
        </w:rPr>
        <w:commentReference w:id="35"/>
      </w:r>
      <w:r w:rsidR="00B04118" w:rsidRPr="00496740">
        <w:rPr>
          <w:rFonts w:ascii="Times New Roman" w:hAnsi="Times New Roman" w:cs="Times New Roman"/>
          <w:sz w:val="24"/>
          <w:szCs w:val="24"/>
        </w:rPr>
        <w:t xml:space="preserve">have failed to detect </w:t>
      </w:r>
      <w:r>
        <w:rPr>
          <w:rFonts w:ascii="Times New Roman" w:hAnsi="Times New Roman" w:cs="Times New Roman"/>
          <w:sz w:val="24"/>
          <w:szCs w:val="24"/>
        </w:rPr>
        <w:t>them</w:t>
      </w:r>
      <w:r w:rsidR="00B04118" w:rsidRPr="00496740">
        <w:rPr>
          <w:rFonts w:ascii="Times New Roman" w:hAnsi="Times New Roman" w:cs="Times New Roman"/>
          <w:sz w:val="24"/>
          <w:szCs w:val="24"/>
        </w:rPr>
        <w:t xml:space="preserve"> </w:t>
      </w:r>
      <w:r w:rsidR="00B04118" w:rsidRPr="00496740">
        <w:rPr>
          <w:rFonts w:ascii="Times New Roman" w:hAnsi="Times New Roman" w:cs="Times New Roman"/>
          <w:sz w:val="24"/>
          <w:szCs w:val="24"/>
        </w:rPr>
        <w:fldChar w:fldCharType="begin"/>
      </w:r>
      <w:r w:rsidR="00563C5D">
        <w:rPr>
          <w:rFonts w:ascii="Times New Roman" w:hAnsi="Times New Roman" w:cs="Times New Roman"/>
          <w:sz w:val="24"/>
          <w:szCs w:val="24"/>
        </w:rPr>
        <w:instrText xml:space="preserve"> ADDIN PAPERS2_CITATIONS &lt;citation&gt;&lt;uuid&gt;57A7EDD6-D12C-4F25-A066-2B5C35D6B221&lt;/uuid&gt;&lt;priority&gt;6&lt;/priority&gt;&lt;publications&gt;&lt;publication&gt;&lt;uuid&gt;3DC9DEB7-22F1-430E-AFE2-4D84FCDC812B&lt;/uuid&gt;&lt;volume&gt;6&lt;/volume&gt;&lt;accepted_date&gt;99201110131200000000222000&lt;/accepted_date&gt;&lt;doi&gt;10.1371/journal.pone.0027266&lt;/doi&gt;&lt;startpage&gt;e27266&lt;/startpage&gt;&lt;publication_date&gt;99201100001200000000200000&lt;/publication_date&gt;&lt;url&gt;http://eutils.ncbi.nlm.nih.gov/entrez/eutils/elink.fcgi?dbfrom=pubmed&amp;amp;id=22110622&amp;amp;retmode=ref&amp;amp;cmd=prlinks&lt;/url&gt;&lt;type&gt;400&lt;/type&gt;&lt;title&gt;No apparent costs for facultative antibiotic production by the soil bacterium Pseudomonas fluorescens Pf0-1.&lt;/title&gt;&lt;location&gt;&amp;lt;html&gt;&amp;lt;head&gt;&amp;lt;meta http-equiv="content-type" content="text/html; charset=utf-8"/&gt;&amp;lt;title&gt;Sorry...&amp;lt;/title&gt;&amp;lt;style&gt; body { font-family: verdana, arial, sans-serif; background-color: #fff; color: #000; }&amp;lt;/style&gt;&amp;lt;/head&gt;&amp;lt;body&gt;&amp;lt;div&gt;&amp;lt;table&gt;&amp;lt;tr&gt;&amp;lt;td&gt;&amp;lt;b&gt;&amp;lt;font face=times color=#0039b6 size=10&gt;G&amp;lt;/font&gt;&amp;lt;font face=times color=#c41200 size=10&gt;o&amp;lt;/font&gt;&amp;lt;font face=times color=#f3c518 size=10&gt;o&amp;lt;/font&gt;&amp;lt;font face=times color=#0039b6 size=10&gt;g&amp;lt;/font&gt;&amp;lt;font face=times color=#30a72f size=10&gt;l&amp;lt;/font&gt;&amp;lt;font face=times color=#c41200 size=10&gt;e&amp;lt;/font&gt;&amp;lt;/b&gt;&amp;lt;/td&gt;&amp;lt;td style="text-align: left; vertical-align: bottom; padding-bottom: 15px; width: 50%"&gt;&amp;lt;div style="border-bottom: 1px solid #dfdfdf;"&gt;Sorry...&amp;lt;/div&gt;&amp;lt;/td&gt;&amp;lt;/tr&gt;&amp;lt;/table&gt;&amp;lt;/div&gt;&amp;lt;div style="margin-left: 4em;"&gt;&amp;lt;h1&gt;We're sorry...&amp;lt;/h1&gt;&amp;lt;p&gt;... but your computer or network may be sending automated queries. To protect our users, we can't process your request right now.&amp;lt;/p&gt;&amp;lt;/div&gt;&amp;lt;div style="margin-left: 4em;"&gt;See &amp;lt;a href="https://support.google.com/websearch/answer/86640"&gt;Google Help&amp;lt;/a&gt; for more information.&amp;lt;br/&gt;&amp;lt;br/&gt;&amp;lt;/div&gt;&amp;lt;div style="text-align: center; border-top: 1px solid #dfdfdf;"&gt;&amp;lt;a href="https://www.google.com"&gt;Google Home&amp;lt;/a&gt;&amp;lt;/div&gt;&amp;lt;/body&gt;&amp;lt;/html&gt;&lt;/location&gt;&lt;submission_date&gt;99201106081200000000222000&lt;/submission_date&gt;&lt;number&gt;11&lt;/number&gt;&lt;institution&gt;Department of Microbial Ecology, Netherlands Institute of Ecology (NIOO-KNAW), Wageningen, The Netherlands. p.garbeva@nioo.knaw.nl&lt;/institution&gt;&lt;subtype&gt;400&lt;/subtype&gt;&lt;bundle&gt;&lt;publication&gt;&lt;publisher&gt;Public Library of Science&lt;/publisher&gt;&lt;url&gt;http://www.google.com&lt;/url&gt;&lt;title&gt;PloS one&lt;/title&gt;&lt;type&gt;-100&lt;/type&gt;&lt;subtype&gt;-100&lt;/subtype&gt;&lt;uuid&gt;DA92A691-C2DA-45CD-A77F-D78244C21B5B&lt;/uuid&gt;&lt;/publication&gt;&lt;/bundle&gt;&lt;authors&gt;&lt;author&gt;&lt;firstName&gt;Paolina&lt;/firstName&gt;&lt;lastName&gt;Garbeva&lt;/lastName&gt;&lt;/author&gt;&lt;author&gt;&lt;firstName&gt;Olaf&lt;/firstName&gt;&lt;lastName&gt;Tyc&lt;/lastName&gt;&lt;/author&gt;&lt;author&gt;&lt;firstName&gt;Mitja N P&lt;/firstName&gt;&lt;lastName&gt;Remus-Emsermann&lt;/lastName&gt;&lt;/author&gt;&lt;author&gt;&lt;nonDroppingParticle&gt;van der&lt;/nonDroppingParticle&gt;&lt;firstName&gt;Annemieke&lt;/firstName&gt;&lt;lastName&gt;Wal&lt;/lastName&gt;&lt;/author&gt;&lt;author&gt;&lt;firstName&gt;Michiel&lt;/firstName&gt;&lt;lastName&gt;Vos&lt;/lastName&gt;&lt;/author&gt;&lt;author&gt;&lt;firstName&gt;Mark&lt;/firstName&gt;&lt;lastName&gt;Silby&lt;/lastName&gt;&lt;/author&gt;&lt;author&gt;&lt;nonDroppingParticle&gt;de&lt;/nonDroppingParticle&gt;&lt;firstName&gt;Wietse&lt;/firstName&gt;&lt;lastName&gt;Boer&lt;/lastName&gt;&lt;/author&gt;&lt;/authors&gt;&lt;/publication&gt;&lt;/publications&gt;&lt;cites&gt;&lt;/cites&gt;&lt;/citation&gt;</w:instrText>
      </w:r>
      <w:r w:rsidR="00B04118" w:rsidRPr="00496740">
        <w:rPr>
          <w:rFonts w:ascii="Times New Roman" w:hAnsi="Times New Roman" w:cs="Times New Roman"/>
          <w:sz w:val="24"/>
          <w:szCs w:val="24"/>
        </w:rPr>
        <w:fldChar w:fldCharType="separate"/>
      </w:r>
      <w:r w:rsidR="004B118A">
        <w:rPr>
          <w:rFonts w:ascii="Times New Roman" w:hAnsi="Times New Roman" w:cs="Times New Roman"/>
          <w:sz w:val="24"/>
          <w:szCs w:val="24"/>
        </w:rPr>
        <w:t>(Garbeva et al. 2011)</w:t>
      </w:r>
      <w:r w:rsidR="00B04118" w:rsidRPr="00496740">
        <w:rPr>
          <w:rFonts w:ascii="Times New Roman" w:hAnsi="Times New Roman" w:cs="Times New Roman"/>
          <w:sz w:val="24"/>
          <w:szCs w:val="24"/>
        </w:rPr>
        <w:fldChar w:fldCharType="end"/>
      </w:r>
      <w:r w:rsidR="008E3201" w:rsidRPr="00496740">
        <w:rPr>
          <w:rFonts w:ascii="Times New Roman" w:hAnsi="Times New Roman" w:cs="Times New Roman"/>
          <w:sz w:val="24"/>
          <w:szCs w:val="24"/>
        </w:rPr>
        <w:t xml:space="preserve">. </w:t>
      </w:r>
      <w:r w:rsidR="00C96606" w:rsidRPr="00496740">
        <w:rPr>
          <w:rFonts w:ascii="Times New Roman" w:hAnsi="Times New Roman" w:cs="Times New Roman"/>
          <w:sz w:val="24"/>
          <w:szCs w:val="24"/>
        </w:rPr>
        <w:t>Furthermore, a trade-off</w:t>
      </w:r>
      <w:r w:rsidR="00291523" w:rsidRPr="00496740">
        <w:rPr>
          <w:rFonts w:ascii="Times New Roman" w:hAnsi="Times New Roman" w:cs="Times New Roman"/>
          <w:sz w:val="24"/>
          <w:szCs w:val="24"/>
        </w:rPr>
        <w:t xml:space="preserve"> between maximum growth rate and </w:t>
      </w:r>
      <w:r w:rsidR="00A73B74" w:rsidRPr="00496740">
        <w:rPr>
          <w:rFonts w:ascii="Times New Roman" w:hAnsi="Times New Roman" w:cs="Times New Roman"/>
          <w:sz w:val="24"/>
          <w:szCs w:val="24"/>
        </w:rPr>
        <w:t>growth efficiency</w:t>
      </w:r>
      <w:r w:rsidR="00C96606" w:rsidRPr="00496740">
        <w:rPr>
          <w:rFonts w:ascii="Times New Roman" w:hAnsi="Times New Roman" w:cs="Times New Roman"/>
          <w:sz w:val="24"/>
          <w:szCs w:val="24"/>
        </w:rPr>
        <w:t xml:space="preserve"> </w:t>
      </w:r>
      <w:del w:id="36" w:author="Noah Whiteman" w:date="2015-11-05T17:18:00Z">
        <w:r w:rsidR="00C96606" w:rsidRPr="00496740" w:rsidDel="002259D6">
          <w:rPr>
            <w:rFonts w:ascii="Times New Roman" w:hAnsi="Times New Roman" w:cs="Times New Roman"/>
            <w:sz w:val="24"/>
            <w:szCs w:val="24"/>
          </w:rPr>
          <w:delText xml:space="preserve">(i.e. </w:delText>
        </w:r>
        <w:r w:rsidR="00A73B74" w:rsidRPr="00496740" w:rsidDel="002259D6">
          <w:rPr>
            <w:rFonts w:ascii="Times New Roman" w:hAnsi="Times New Roman" w:cs="Times New Roman"/>
            <w:sz w:val="24"/>
            <w:szCs w:val="24"/>
          </w:rPr>
          <w:delText>yield</w:delText>
        </w:r>
        <w:r w:rsidR="00C96606" w:rsidRPr="00496740" w:rsidDel="002259D6">
          <w:rPr>
            <w:rFonts w:ascii="Times New Roman" w:hAnsi="Times New Roman" w:cs="Times New Roman"/>
            <w:sz w:val="24"/>
            <w:szCs w:val="24"/>
          </w:rPr>
          <w:delText>)</w:delText>
        </w:r>
        <w:r w:rsidR="00291523" w:rsidRPr="00496740" w:rsidDel="002259D6">
          <w:rPr>
            <w:rFonts w:ascii="Times New Roman" w:hAnsi="Times New Roman" w:cs="Times New Roman"/>
            <w:sz w:val="24"/>
            <w:szCs w:val="24"/>
          </w:rPr>
          <w:delText xml:space="preserve"> </w:delText>
        </w:r>
      </w:del>
      <w:r w:rsidR="00F12D81" w:rsidRPr="00496740">
        <w:rPr>
          <w:rFonts w:ascii="Times New Roman" w:hAnsi="Times New Roman" w:cs="Times New Roman"/>
          <w:sz w:val="24"/>
          <w:szCs w:val="24"/>
        </w:rPr>
        <w:t>is</w:t>
      </w:r>
      <w:r w:rsidR="00291523" w:rsidRPr="00496740">
        <w:rPr>
          <w:rFonts w:ascii="Times New Roman" w:hAnsi="Times New Roman" w:cs="Times New Roman"/>
          <w:sz w:val="24"/>
          <w:szCs w:val="24"/>
        </w:rPr>
        <w:t xml:space="preserve"> predicted on </w:t>
      </w:r>
      <w:commentRangeStart w:id="37"/>
      <w:r w:rsidR="00291523" w:rsidRPr="00496740">
        <w:rPr>
          <w:rFonts w:ascii="Times New Roman" w:hAnsi="Times New Roman" w:cs="Times New Roman"/>
          <w:sz w:val="24"/>
          <w:szCs w:val="24"/>
        </w:rPr>
        <w:t xml:space="preserve">metabolic </w:t>
      </w:r>
      <w:r w:rsidR="00291523" w:rsidRPr="00496740">
        <w:rPr>
          <w:rFonts w:ascii="Times New Roman" w:hAnsi="Times New Roman" w:cs="Times New Roman"/>
          <w:sz w:val="24"/>
          <w:szCs w:val="24"/>
        </w:rPr>
        <w:fldChar w:fldCharType="begin"/>
      </w:r>
      <w:r w:rsidR="00563C5D">
        <w:rPr>
          <w:rFonts w:ascii="Times New Roman" w:hAnsi="Times New Roman" w:cs="Times New Roman"/>
          <w:sz w:val="24"/>
          <w:szCs w:val="24"/>
        </w:rPr>
        <w:instrText xml:space="preserve"> ADDIN PAPERS2_CITATIONS &lt;citation&gt;&lt;uuid&gt;D887FA07-F380-4660-81AF-DC13FBB96448&lt;/uuid&gt;&lt;priority&gt;7&lt;/priority&gt;&lt;publications&gt;&lt;publication&gt;&lt;uuid&gt;1806938C-26AA-4AD1-B382-B7A065358CD8&lt;/uuid&gt;&lt;volume&gt;292&lt;/volume&gt;&lt;doi&gt;10.1126/science.1058079&lt;/doi&gt;&lt;startpage&gt;504&lt;/startpage&gt;&lt;publication_date&gt;99200100001200000000200000&lt;/publication_date&gt;&lt;url&gt;http://eutils.ncbi.nlm.nih.gov/entrez/eutils/elink.fcgi?dbfrom=pubmed&amp;amp;id=11283355&amp;amp;retmode=ref&amp;amp;cmd=prlinks&lt;/url&gt;&lt;type&gt;400&lt;/type&gt;&lt;title&gt;Cooperation and competition in the evolution of ATP-producing pathways&lt;/title&gt;&lt;location&gt;&amp;lt;html&gt;&amp;lt;head&gt;&amp;lt;meta http-equiv="content-type" content="text/html; charset=utf-8"/&gt;&amp;lt;title&gt;Sorry...&amp;lt;/title&gt;&amp;lt;style&gt; body { font-family: verdana, arial, sans-serif; background-color: #fff; color: #000; }&amp;lt;/style&gt;&amp;lt;/head&gt;&amp;lt;body&gt;&amp;lt;div&gt;&amp;lt;table&gt;&amp;lt;tr&gt;&amp;lt;td&gt;&amp;lt;b&gt;&amp;lt;font face=times color=#0039b6 size=10&gt;G&amp;lt;/font&gt;&amp;lt;font face=times color=#c41200 size=10&gt;o&amp;lt;/font&gt;&amp;lt;font face=times color=#f3c518 size=10&gt;o&amp;lt;/font&gt;&amp;lt;font face=times color=#0039b6 size=10&gt;g&amp;lt;/font&gt;&amp;lt;font face=times color=#30a72f size=10&gt;l&amp;lt;/font&gt;&amp;lt;font face=times color=#c41200 size=10&gt;e&amp;lt;/font&gt;&amp;lt;/b&gt;&amp;lt;/td&gt;&amp;lt;td style="text-align: left; vertical-align: bottom; padding-bottom: 15px; width: 50%"&gt;&amp;lt;div style="border-bottom: 1px solid #dfdfdf;"&gt;Sorry...&amp;lt;/div&gt;&amp;lt;/td&gt;&amp;lt;/tr&gt;&amp;lt;/table&gt;&amp;lt;/div&gt;&amp;lt;div style="margin-left: 4em;"&gt;&amp;lt;h1&gt;We're sorry...&amp;lt;/h1&gt;&amp;lt;p&gt;... but your computer or network may be sending automated queries. To protect our users, we can't process your request right now.&amp;lt;/p&gt;&amp;lt;/div&gt;&amp;lt;div style="margin-left: 4em;"&gt;See &amp;lt;a href="https://support.google.com/websearch/answer/86640"&gt;Google Help&amp;lt;/a&gt; for more information.&amp;lt;br/&gt;&amp;lt;br/&gt;&amp;lt;/div&gt;&amp;lt;div style="text-align: center; border-top: 1px solid #dfdfdf;"&gt;&amp;lt;a href="https://www.google.com"&gt;Google Home&amp;lt;/a&gt;&amp;lt;/div&gt;&amp;lt;/body&gt;&amp;lt;/html&gt;&lt;/location&gt;&lt;institution&gt;Friedrich Miescher Institute, Post Office Box 2543, CH-4002 Basel, Switzerland., Max Delbrück Center for Molecular Medicine, D-13092 Berlin, Germany.&lt;/institution&gt;&lt;number&gt;5516&lt;/number&gt;&lt;subtype&gt;400&lt;/subtype&gt;&lt;endpage&gt;507&lt;/endpage&gt;&lt;bundle&gt;&lt;publication&gt;&lt;title&gt;Science (New York, NY)&lt;/title&gt;&lt;type&gt;-100&lt;/type&gt;&lt;subtype&gt;-100&lt;/subtype&gt;&lt;uuid&gt;BD61255B-B8DA-4039-A43C-750DAAE0658D&lt;/uuid&gt;&lt;/publication&gt;&lt;/bundle&gt;&lt;authors&gt;&lt;author&gt;&lt;firstName&gt;T&lt;/firstName&gt;&lt;lastName&gt;Pfeiffer&lt;/lastName&gt;&lt;/author&gt;&lt;author&gt;&lt;firstName&gt;S&lt;/firstName&gt;&lt;lastName&gt;Schuster&lt;/lastName&gt;&lt;/author&gt;&lt;author&gt;&lt;firstName&gt;S&lt;/firstName&gt;&lt;lastName&gt;Bonhoeffer&lt;/lastName&gt;&lt;/author&gt;&lt;/authors&gt;&lt;/publication&gt;&lt;/publications&gt;&lt;cites&gt;&lt;/cites&gt;&lt;/citation&gt;</w:instrText>
      </w:r>
      <w:r w:rsidR="00291523" w:rsidRPr="00496740">
        <w:rPr>
          <w:rFonts w:ascii="Times New Roman" w:hAnsi="Times New Roman" w:cs="Times New Roman"/>
          <w:sz w:val="24"/>
          <w:szCs w:val="24"/>
        </w:rPr>
        <w:fldChar w:fldCharType="separate"/>
      </w:r>
      <w:r w:rsidR="004B118A">
        <w:rPr>
          <w:rFonts w:ascii="Times New Roman" w:hAnsi="Times New Roman" w:cs="Times New Roman"/>
          <w:sz w:val="24"/>
          <w:szCs w:val="24"/>
        </w:rPr>
        <w:t>(Pfeiffer et al. 2001)</w:t>
      </w:r>
      <w:r w:rsidR="00291523" w:rsidRPr="00496740">
        <w:rPr>
          <w:rFonts w:ascii="Times New Roman" w:hAnsi="Times New Roman" w:cs="Times New Roman"/>
          <w:sz w:val="24"/>
          <w:szCs w:val="24"/>
        </w:rPr>
        <w:fldChar w:fldCharType="end"/>
      </w:r>
      <w:r w:rsidR="00291523" w:rsidRPr="00496740">
        <w:rPr>
          <w:rFonts w:ascii="Times New Roman" w:hAnsi="Times New Roman" w:cs="Times New Roman"/>
          <w:sz w:val="24"/>
          <w:szCs w:val="24"/>
        </w:rPr>
        <w:t xml:space="preserve"> and theoretical grounds </w:t>
      </w:r>
      <w:r w:rsidR="00291523" w:rsidRPr="00496740">
        <w:rPr>
          <w:rFonts w:ascii="Times New Roman" w:hAnsi="Times New Roman" w:cs="Times New Roman"/>
          <w:sz w:val="24"/>
          <w:szCs w:val="24"/>
        </w:rPr>
        <w:fldChar w:fldCharType="begin"/>
      </w:r>
      <w:r w:rsidR="00563C5D">
        <w:rPr>
          <w:rFonts w:ascii="Times New Roman" w:hAnsi="Times New Roman" w:cs="Times New Roman"/>
          <w:sz w:val="24"/>
          <w:szCs w:val="24"/>
        </w:rPr>
        <w:instrText xml:space="preserve"> ADDIN PAPERS2_CITATIONS &lt;citation&gt;&lt;uuid&gt;BBE45922-79F1-4229-8601-DD02BF19ED5E&lt;/uuid&gt;&lt;priority&gt;8&lt;/priority&gt;&lt;publications&gt;&lt;publication&gt;&lt;volume&gt;23&lt;/volume&gt;&lt;publication_date&gt;99201003001200000000220000&lt;/publication_date&gt;&lt;number&gt;3&lt;/number&gt;&lt;doi&gt;10.1111/j.1420-9101.2010.01930.x&lt;/doi&gt;&lt;startpage&gt;609&lt;/startpage&gt;&lt;title&gt;The trade-off between rate and yield in the design of microbial metabolism&lt;/title&gt;&lt;uuid&gt;2C76B660-A9D2-4A7E-871C-88F0B87B60F8&lt;/uuid&gt;&lt;subtype&gt;400&lt;/subtype&gt;&lt;endpage&gt;613&lt;/endpage&gt;&lt;type&gt;400&lt;/type&gt;&lt;url&gt;http://doi.wiley.com/10.1111/j.1420-9101.2010.01930.x&lt;/url&gt;&lt;bundle&gt;&lt;publication&gt;&lt;title&gt;Journal of evolutionary biology&lt;/title&gt;&lt;type&gt;-100&lt;/type&gt;&lt;subtype&gt;-100&lt;/subtype&gt;&lt;uuid&gt;5E77048D-165A-4728-A101-F544AE9BB237&lt;/uuid&gt;&lt;/publication&gt;&lt;/bundle&gt;&lt;authors&gt;&lt;author&gt;&lt;firstName&gt;S&lt;/firstName&gt;&lt;middleNames&gt;A&lt;/middleNames&gt;&lt;lastName&gt;Frank&lt;/lastName&gt;&lt;/author&gt;&lt;/authors&gt;&lt;/publication&gt;&lt;/publications&gt;&lt;cites&gt;&lt;/cites&gt;&lt;/citation&gt;</w:instrText>
      </w:r>
      <w:r w:rsidR="00291523" w:rsidRPr="00496740">
        <w:rPr>
          <w:rFonts w:ascii="Times New Roman" w:hAnsi="Times New Roman" w:cs="Times New Roman"/>
          <w:sz w:val="24"/>
          <w:szCs w:val="24"/>
        </w:rPr>
        <w:fldChar w:fldCharType="separate"/>
      </w:r>
      <w:r w:rsidR="004B118A">
        <w:rPr>
          <w:rFonts w:ascii="Times New Roman" w:hAnsi="Times New Roman" w:cs="Times New Roman"/>
          <w:sz w:val="24"/>
          <w:szCs w:val="24"/>
        </w:rPr>
        <w:t>(Frank 2010)</w:t>
      </w:r>
      <w:r w:rsidR="00291523" w:rsidRPr="00496740">
        <w:rPr>
          <w:rFonts w:ascii="Times New Roman" w:hAnsi="Times New Roman" w:cs="Times New Roman"/>
          <w:sz w:val="24"/>
          <w:szCs w:val="24"/>
        </w:rPr>
        <w:fldChar w:fldCharType="end"/>
      </w:r>
      <w:r w:rsidR="006C6352" w:rsidRPr="00496740">
        <w:rPr>
          <w:rFonts w:ascii="Times New Roman" w:hAnsi="Times New Roman" w:cs="Times New Roman"/>
          <w:sz w:val="24"/>
          <w:szCs w:val="24"/>
        </w:rPr>
        <w:t xml:space="preserve">. </w:t>
      </w:r>
      <w:commentRangeEnd w:id="37"/>
      <w:r w:rsidR="002259D6">
        <w:rPr>
          <w:rStyle w:val="CommentReference"/>
        </w:rPr>
        <w:commentReference w:id="37"/>
      </w:r>
      <w:r w:rsidR="006C6352" w:rsidRPr="00496740">
        <w:rPr>
          <w:rFonts w:ascii="Times New Roman" w:hAnsi="Times New Roman" w:cs="Times New Roman"/>
          <w:sz w:val="24"/>
          <w:szCs w:val="24"/>
        </w:rPr>
        <w:t xml:space="preserve">Selection to increase exploitative ability </w:t>
      </w:r>
      <w:r w:rsidR="00627A84" w:rsidRPr="00496740">
        <w:rPr>
          <w:rFonts w:ascii="Times New Roman" w:hAnsi="Times New Roman" w:cs="Times New Roman"/>
          <w:sz w:val="24"/>
          <w:szCs w:val="24"/>
        </w:rPr>
        <w:t xml:space="preserve">therefore </w:t>
      </w:r>
      <w:r w:rsidR="006C6352" w:rsidRPr="00496740">
        <w:rPr>
          <w:rFonts w:ascii="Times New Roman" w:hAnsi="Times New Roman" w:cs="Times New Roman"/>
          <w:sz w:val="24"/>
          <w:szCs w:val="24"/>
        </w:rPr>
        <w:t xml:space="preserve">is assumed to involve increasing maximum growth rate at the expense of </w:t>
      </w:r>
      <w:commentRangeStart w:id="38"/>
      <w:r w:rsidR="006C6352" w:rsidRPr="00496740">
        <w:rPr>
          <w:rFonts w:ascii="Times New Roman" w:hAnsi="Times New Roman" w:cs="Times New Roman"/>
          <w:sz w:val="24"/>
          <w:szCs w:val="24"/>
        </w:rPr>
        <w:t>efficiency</w:t>
      </w:r>
      <w:commentRangeEnd w:id="38"/>
      <w:r w:rsidR="002259D6">
        <w:rPr>
          <w:rStyle w:val="CommentReference"/>
        </w:rPr>
        <w:commentReference w:id="38"/>
      </w:r>
      <w:r w:rsidR="00627A84" w:rsidRPr="00496740">
        <w:rPr>
          <w:rFonts w:ascii="Times New Roman" w:hAnsi="Times New Roman" w:cs="Times New Roman"/>
          <w:sz w:val="24"/>
          <w:szCs w:val="24"/>
        </w:rPr>
        <w:t xml:space="preserve"> </w:t>
      </w:r>
      <w:r w:rsidR="00627A84" w:rsidRPr="00496740">
        <w:rPr>
          <w:rFonts w:ascii="Times New Roman" w:hAnsi="Times New Roman" w:cs="Times New Roman"/>
          <w:sz w:val="24"/>
          <w:szCs w:val="24"/>
        </w:rPr>
        <w:fldChar w:fldCharType="begin"/>
      </w:r>
      <w:r w:rsidR="00563C5D">
        <w:rPr>
          <w:rFonts w:ascii="Times New Roman" w:hAnsi="Times New Roman" w:cs="Times New Roman"/>
          <w:sz w:val="24"/>
          <w:szCs w:val="24"/>
        </w:rPr>
        <w:instrText xml:space="preserve"> ADDIN PAPERS2_CITATIONS &lt;citation&gt;&lt;uuid&gt;C9F780B8-70E4-4339-81F6-934E571DE259&lt;/uuid&gt;&lt;priority&gt;9&lt;/priority&gt;&lt;publications&gt;&lt;publication&gt;&lt;volume&gt;47&lt;/volume&gt;&lt;publication_date&gt;99201311231200000000222000&lt;/publication_date&gt;&lt;number&gt;1&lt;/number&gt;&lt;doi&gt;10.1146/annurev-genet-111212-133307&lt;/doi&gt;&lt;startpage&gt;247&lt;/startpage&gt;&lt;title&gt;The Genotypic View of Social Interactions in Microbial Communities&lt;/title&gt;&lt;uuid&gt;393EA349-1AB2-492E-BC29-A2BA423B9E1E&lt;/uuid&gt;&lt;subtype&gt;400&lt;/subtype&gt;&lt;endpage&gt;273&lt;/endpage&gt;&lt;type&gt;400&lt;/type&gt;&lt;url&gt;http://www.annualreviews.org/doi/abs/10.1146/annurev-genet-111212-133307&lt;/url&gt;&lt;bundle&gt;&lt;publication&gt;&lt;title&gt;Annual review of genetics&lt;/title&gt;&lt;type&gt;-100&lt;/type&gt;&lt;subtype&gt;-100&lt;/subtype&gt;&lt;uuid&gt;131606CF-EFC1-4C02-AC31-CA655BE79129&lt;/uuid&gt;&lt;/publication&gt;&lt;/bundle&gt;&lt;authors&gt;&lt;author&gt;&lt;firstName&gt;Sara&lt;/firstName&gt;&lt;lastName&gt;Mitri&lt;/lastName&gt;&lt;/author&gt;&lt;author&gt;&lt;firstName&gt;Kevin&lt;/firstName&gt;&lt;lastName&gt;Richard Foster&lt;/lastName&gt;&lt;/author&gt;&lt;/authors&gt;&lt;/publication&gt;&lt;/publications&gt;&lt;cites&gt;&lt;/cites&gt;&lt;/citation&gt;</w:instrText>
      </w:r>
      <w:r w:rsidR="00627A84" w:rsidRPr="00496740">
        <w:rPr>
          <w:rFonts w:ascii="Times New Roman" w:hAnsi="Times New Roman" w:cs="Times New Roman"/>
          <w:sz w:val="24"/>
          <w:szCs w:val="24"/>
        </w:rPr>
        <w:fldChar w:fldCharType="separate"/>
      </w:r>
      <w:r w:rsidR="004B118A">
        <w:rPr>
          <w:rFonts w:ascii="Times New Roman" w:hAnsi="Times New Roman" w:cs="Times New Roman"/>
          <w:sz w:val="24"/>
          <w:szCs w:val="24"/>
        </w:rPr>
        <w:t>(Mitri and Richard Foster 2013)</w:t>
      </w:r>
      <w:r w:rsidR="00627A84" w:rsidRPr="00496740">
        <w:rPr>
          <w:rFonts w:ascii="Times New Roman" w:hAnsi="Times New Roman" w:cs="Times New Roman"/>
          <w:sz w:val="24"/>
          <w:szCs w:val="24"/>
        </w:rPr>
        <w:fldChar w:fldCharType="end"/>
      </w:r>
      <w:r w:rsidR="00552EBB" w:rsidRPr="00496740">
        <w:rPr>
          <w:rFonts w:ascii="Times New Roman" w:hAnsi="Times New Roman" w:cs="Times New Roman"/>
          <w:sz w:val="24"/>
          <w:szCs w:val="24"/>
        </w:rPr>
        <w:t xml:space="preserve">. </w:t>
      </w:r>
      <w:r w:rsidR="00C96606" w:rsidRPr="00496740">
        <w:rPr>
          <w:rFonts w:ascii="Times New Roman" w:hAnsi="Times New Roman" w:cs="Times New Roman"/>
          <w:sz w:val="24"/>
          <w:szCs w:val="24"/>
        </w:rPr>
        <w:t xml:space="preserve">This prediction </w:t>
      </w:r>
      <w:r w:rsidR="00291523" w:rsidRPr="00496740">
        <w:rPr>
          <w:rFonts w:ascii="Times New Roman" w:hAnsi="Times New Roman" w:cs="Times New Roman"/>
          <w:sz w:val="24"/>
          <w:szCs w:val="24"/>
        </w:rPr>
        <w:t xml:space="preserve">is supported in some cases </w:t>
      </w:r>
      <w:r w:rsidR="008F62F3" w:rsidRPr="00496740">
        <w:rPr>
          <w:rFonts w:ascii="Times New Roman" w:hAnsi="Times New Roman" w:cs="Times New Roman"/>
          <w:sz w:val="24"/>
          <w:szCs w:val="24"/>
        </w:rPr>
        <w:fldChar w:fldCharType="begin"/>
      </w:r>
      <w:r w:rsidR="00563C5D">
        <w:rPr>
          <w:rFonts w:ascii="Times New Roman" w:hAnsi="Times New Roman" w:cs="Times New Roman"/>
          <w:sz w:val="24"/>
          <w:szCs w:val="24"/>
        </w:rPr>
        <w:instrText xml:space="preserve"> ADDIN PAPERS2_CITATIONS &lt;citation&gt;&lt;uuid&gt;A2FC2C37-CABB-43A2-BFC9-FC65D239E54B&lt;/uuid&gt;&lt;priority&gt;10&lt;/priority&gt;&lt;publications&gt;&lt;publication&gt;&lt;volume&gt;202&lt;/volume&gt;&lt;publication_date&gt;99197800001200000000200000&lt;/publication_date&gt;&lt;number&gt;4373&lt;/number&gt;&lt;startpage&gt;1201&lt;/startpage&gt;&lt;title&gt;r and K selection in experimental populations of Escherichia coli&lt;/title&gt;&lt;uuid&gt;C2B48DD6-A97F-4258-B6A1-C44FCCD6F2D8&lt;/uuid&gt;&lt;subtype&gt;400&lt;/subtype&gt;&lt;publisher&gt;American Association for the Advancement of Science&lt;/publisher&gt;&lt;type&gt;400&lt;/type&gt;&lt;endpage&gt;1203&lt;/endpage&gt;&lt;url&gt;http://www.sciencemag.org/content/202/4373/1201.short&lt;/url&gt;&lt;bundle&gt;&lt;publication&gt;&lt;title&gt;Science (New York, NY)&lt;/title&gt;&lt;type&gt;-100&lt;/type&gt;&lt;subtype&gt;-100&lt;/subtype&gt;&lt;uuid&gt;BD61255B-B8DA-4039-A43C-750DAAE0658D&lt;/uuid&gt;&lt;/publication&gt;&lt;/bundle&gt;&lt;authors&gt;&lt;author&gt;&lt;firstName&gt;Leo&lt;/firstName&gt;&lt;middleNames&gt;S&lt;/middleNames&gt;&lt;lastName&gt;Luckinbill&lt;/lastName&gt;&lt;/author&gt;&lt;/authors&gt;&lt;/publication&gt;&lt;publication&gt;&lt;volume&gt;100&lt;/volume&gt;&lt;publication_date&gt;99200710241200000000222000&lt;/publication_date&gt;&lt;number&gt;5&lt;/number&gt;&lt;doi&gt;10.1038/sj.hdy.6801073&lt;/doi&gt;&lt;startpage&gt;471&lt;/startpage&gt;&lt;title&gt;The tragedy of the commons in microbial populations: insights from theoretical, comparative and experimental studies&lt;/title&gt;&lt;uuid&gt;B1F3EC0D-9220-4CB0-9C97-78A75C3FF7E6&lt;/uuid&gt;&lt;subtype&gt;400&lt;/subtype&gt;&lt;endpage&gt;477&lt;/endpage&gt;&lt;type&gt;400&lt;/type&gt;&lt;url&gt;http://www.nature.com/doifinder/10.1038/sj.hdy.6801073&lt;/url&gt;&lt;bundle&gt;&lt;publication&gt;&lt;publisher&gt;Nature Publishing Group&lt;/publisher&gt;&lt;title&gt;Heredity&lt;/title&gt;&lt;type&gt;-100&lt;/type&gt;&lt;subtype&gt;-100&lt;/subtype&gt;&lt;uuid&gt;0F4FA15C-6D50-4DB7-A3E7-93DE1096E464&lt;/uuid&gt;&lt;/publication&gt;&lt;/bundle&gt;&lt;authors&gt;&lt;author&gt;&lt;firstName&gt;R&lt;/firstName&gt;&lt;middleNames&gt;C&lt;/middleNames&gt;&lt;lastName&gt;MacLean&lt;/lastName&gt;&lt;/author&gt;&lt;/authors&gt;&lt;/publication&gt;&lt;publication&gt;&lt;uuid&gt;7C93E27C-FF11-438B-AD70-DB49D19DCFBB&lt;/uuid&gt;&lt;volume&gt;66&lt;/volume&gt;&lt;doi&gt;10.1111/j.1558-5646.2012.01711.x&lt;/doi&gt;&lt;startpage&gt;3789&lt;/startpage&gt;&lt;publication_date&gt;99201212001200000000220000&lt;/publication_date&gt;&lt;url&gt;http://eutils.ncbi.nlm.nih.gov/entrez/eutils/elink.fcgi?dbfrom=pubmed&amp;amp;id=23206137&amp;amp;retmode=ref&amp;amp;cmd=prlinks&lt;/url&gt;&lt;type&gt;400&lt;/type&gt;&lt;title&gt;Life-history evolution and density-dependent growth in experimental populations of yeast.&lt;/title&gt;&lt;location&gt;&amp;lt;html&gt;&amp;lt;head&gt;&amp;lt;meta http-equiv="content-type" content="text/html; charset=utf-8"/&gt;&amp;lt;title&gt;Sorry...&amp;lt;/title&gt;&amp;lt;style&gt; body { font-family: verdana, arial, sans-serif; background-color: #fff; color: #000; }&amp;lt;/style&gt;&amp;lt;/head&gt;&amp;lt;body&gt;&amp;lt;div&gt;&amp;lt;table&gt;&amp;lt;tr&gt;&amp;lt;td&gt;&amp;lt;b&gt;&amp;lt;font face=times color=#0039b6 size=10&gt;G&amp;lt;/font&gt;&amp;lt;font face=times color=#c41200 size=10&gt;o&amp;lt;/font&gt;&amp;lt;font face=times color=#f3c518 size=10&gt;o&amp;lt;/font&gt;&amp;lt;font face=times color=#0039b6 size=10&gt;g&amp;lt;/font&gt;&amp;lt;font face=times color=#30a72f size=10&gt;l&amp;lt;/font&gt;&amp;lt;font face=times color=#c41200 size=10&gt;e&amp;lt;/font&gt;&amp;lt;/b&gt;&amp;lt;/td&gt;&amp;lt;td style="text-align: left; vertical-align: bottom; padding-bottom: 15px; width: 50%"&gt;&amp;lt;div style="border-bottom: 1px solid #dfdfdf;"&gt;Sorry...&amp;lt;/div&gt;&amp;lt;/td&gt;&amp;lt;/tr&gt;&amp;lt;/table&gt;&amp;lt;/div&gt;&amp;lt;div style="margin-left: 4em;"&gt;&amp;lt;h1&gt;We're sorry...&amp;lt;/h1&gt;&amp;lt;p&gt;... but your computer or network may be sending automated queries. To protect our users, we can't process your request right now.&amp;lt;/p&gt;&amp;lt;/div&gt;&amp;lt;div style="margin-left: 4em;"&gt;See &amp;lt;a href="https://support.google.com/websearch/answer/86640"&gt;Google Help&amp;lt;/a&gt; for more information.&amp;lt;br/&gt;&amp;lt;br/&gt;&amp;lt;/div&gt;&amp;lt;div style="text-align: center; border-top: 1px solid #dfdfdf;"&gt;&amp;lt;a href="https://www.google.com"&gt;Google Home&amp;lt;/a&gt;&amp;lt;/div&gt;&amp;lt;/body&gt;&amp;lt;/html&gt;&lt;/location&gt;&lt;institution&gt;Department of Biology, Wake Forest University, Winston-Salem, North Carolina 27106, USA. jnjasmin@gmail.com&lt;/institution&gt;&lt;number&gt;12&lt;/number&gt;&lt;subtype&gt;400&lt;/subtype&gt;&lt;endpage&gt;3802&lt;/endpage&gt;&lt;bundle&gt;&lt;publication&gt;&lt;type&gt;-100&lt;/type&gt;&lt;title&gt;Evolution&lt;/title&gt;&lt;subtitle&gt;International journal of organic evolution&lt;/subtitle&gt;&lt;subtype&gt;-100&lt;/subtype&gt;&lt;uuid&gt;5584D0EF-20F0-4FBA-8DEE-FF964EE3DB38&lt;/uuid&gt;&lt;/publication&gt;&lt;/bundle&gt;&lt;authors&gt;&lt;author&gt;&lt;firstName&gt;Jean-Nicolas&lt;/firstName&gt;&lt;lastName&gt;Jasmin&lt;/lastName&gt;&lt;/author&gt;&lt;author&gt;&lt;firstName&gt;Clifford&lt;/firstName&gt;&lt;lastName&gt;Zeyl&lt;/lastName&gt;&lt;/author&gt;&lt;/authors&gt;&lt;/publication&gt;&lt;/publications&gt;&lt;cites&gt;&lt;/cites&gt;&lt;/citation&gt;</w:instrText>
      </w:r>
      <w:r w:rsidR="008F62F3" w:rsidRPr="00496740">
        <w:rPr>
          <w:rFonts w:ascii="Times New Roman" w:hAnsi="Times New Roman" w:cs="Times New Roman"/>
          <w:sz w:val="24"/>
          <w:szCs w:val="24"/>
        </w:rPr>
        <w:fldChar w:fldCharType="separate"/>
      </w:r>
      <w:r w:rsidR="004B118A">
        <w:rPr>
          <w:rFonts w:ascii="Times New Roman" w:hAnsi="Times New Roman" w:cs="Times New Roman"/>
          <w:sz w:val="24"/>
          <w:szCs w:val="24"/>
        </w:rPr>
        <w:t>(Luckinbill 1978; MacLean 2007; Jasmin and Zeyl 2012)</w:t>
      </w:r>
      <w:r w:rsidR="008F62F3" w:rsidRPr="00496740">
        <w:rPr>
          <w:rFonts w:ascii="Times New Roman" w:hAnsi="Times New Roman" w:cs="Times New Roman"/>
          <w:sz w:val="24"/>
          <w:szCs w:val="24"/>
        </w:rPr>
        <w:fldChar w:fldCharType="end"/>
      </w:r>
      <w:r w:rsidR="008F62F3" w:rsidRPr="00496740">
        <w:rPr>
          <w:rFonts w:ascii="Times New Roman" w:hAnsi="Times New Roman" w:cs="Times New Roman"/>
          <w:sz w:val="24"/>
          <w:szCs w:val="24"/>
        </w:rPr>
        <w:t xml:space="preserve"> </w:t>
      </w:r>
      <w:r w:rsidR="00291523" w:rsidRPr="00496740">
        <w:rPr>
          <w:rFonts w:ascii="Times New Roman" w:hAnsi="Times New Roman" w:cs="Times New Roman"/>
          <w:sz w:val="24"/>
          <w:szCs w:val="24"/>
        </w:rPr>
        <w:t xml:space="preserve">but not in </w:t>
      </w:r>
      <w:r w:rsidR="00946914" w:rsidRPr="00496740">
        <w:rPr>
          <w:rFonts w:ascii="Times New Roman" w:hAnsi="Times New Roman" w:cs="Times New Roman"/>
          <w:sz w:val="24"/>
          <w:szCs w:val="24"/>
        </w:rPr>
        <w:t xml:space="preserve">most </w:t>
      </w:r>
      <w:r w:rsidR="00291523" w:rsidRPr="00496740">
        <w:rPr>
          <w:rFonts w:ascii="Times New Roman" w:hAnsi="Times New Roman" w:cs="Times New Roman"/>
          <w:sz w:val="24"/>
          <w:szCs w:val="24"/>
        </w:rPr>
        <w:t>others</w:t>
      </w:r>
      <w:r w:rsidR="008F62F3" w:rsidRPr="00496740">
        <w:rPr>
          <w:rFonts w:ascii="Times New Roman" w:hAnsi="Times New Roman" w:cs="Times New Roman"/>
          <w:sz w:val="24"/>
          <w:szCs w:val="24"/>
        </w:rPr>
        <w:t xml:space="preserve"> </w:t>
      </w:r>
      <w:r w:rsidR="008F62F3" w:rsidRPr="00496740">
        <w:rPr>
          <w:rFonts w:ascii="Times New Roman" w:hAnsi="Times New Roman" w:cs="Times New Roman"/>
          <w:sz w:val="24"/>
          <w:szCs w:val="24"/>
        </w:rPr>
        <w:fldChar w:fldCharType="begin"/>
      </w:r>
      <w:r w:rsidR="00563C5D">
        <w:rPr>
          <w:rFonts w:ascii="Times New Roman" w:hAnsi="Times New Roman" w:cs="Times New Roman"/>
          <w:sz w:val="24"/>
          <w:szCs w:val="24"/>
        </w:rPr>
        <w:instrText xml:space="preserve"> ADDIN PAPERS2_CITATIONS &lt;citation&gt;&lt;uuid&gt;41FD49DA-A74B-4FE5-A4EF-166DC0223682&lt;/uuid&gt;&lt;priority&gt;11&lt;/priority&gt;&lt;publications&gt;&lt;publication&gt;&lt;publication_date&gt;99197900001200000000200000&lt;/publication_date&gt;&lt;startpage&gt;427&lt;/startpage&gt;&lt;title&gt;Selection and the r/K continuum in experimental populations of protozoa&lt;/title&gt;&lt;uuid&gt;0DC21ED2-9063-45FC-AEC2-05DC9FF4196D&lt;/uuid&gt;&lt;subtype&gt;400&lt;/subtype&gt;&lt;publisher&gt;JSTOR&lt;/publisher&gt;&lt;type&gt;400&lt;/type&gt;&lt;endpage&gt;437&lt;/endpage&gt;&lt;url&gt;http://www.jstor.org/stable/2460107&lt;/url&gt;&lt;bundle&gt;&lt;publication&gt;&lt;title&gt;American Naturalist&lt;/title&gt;&lt;type&gt;-100&lt;/type&gt;&lt;subtype&gt;-100&lt;/subtype&gt;&lt;uuid&gt;36276B8E-D94E-4F44-893D-0EADFE5BB35F&lt;/uuid&gt;&lt;/publication&gt;&lt;/bundle&gt;&lt;authors&gt;&lt;author&gt;&lt;firstName&gt;Leo&lt;/firstName&gt;&lt;middleNames&gt;S&lt;/middleNames&gt;&lt;lastName&gt;Luckinbill&lt;/lastName&gt;&lt;/author&gt;&lt;/authors&gt;&lt;/publication&gt;&lt;publication&gt;&lt;uuid&gt;FB71D2DA-59CF-4F31-9A2E-FEC21C1F3B7C&lt;/uuid&gt;&lt;volume&gt;59&lt;/volume&gt;&lt;startpage&gt;2343&lt;/startpage&gt;&lt;publication_date&gt;99200511001200000000220000&lt;/publication_date&gt;&lt;url&gt;http://eutils.ncbi.nlm.nih.gov/entrez/eutils/elink.fcgi?dbfrom=pubmed&amp;amp;id=16396175&amp;amp;retmode=ref&amp;amp;cmd=prlinks&lt;/url&gt;&lt;type&gt;400&lt;/type&gt;&lt;title&gt;Pleiotropic effects of beneficial mutations in Escherichia coli.&lt;/title&gt;&lt;location&gt;&amp;lt;html&gt;&amp;lt;head&gt;&amp;lt;meta http-equiv="content-type" content="text/html; charset=utf-8"/&gt;&amp;lt;title&gt;Sorry...&amp;lt;/title&gt;&amp;lt;style&gt; body { font-family: verdana, arial, sans-serif; background-color: #fff; color: #000; }&amp;lt;/style&gt;&amp;lt;/head&gt;&amp;lt;body&gt;&amp;lt;div&gt;&amp;lt;table&gt;&amp;lt;tr&gt;&amp;lt;td&gt;&amp;lt;b&gt;&amp;lt;font face=times color=#0039b6 size=10&gt;G&amp;lt;/font&gt;&amp;lt;font face=times color=#c41200 size=10&gt;o&amp;lt;/font&gt;&amp;lt;font face=times color=#f3c518 size=10&gt;o&amp;lt;/font&gt;&amp;lt;font face=times color=#0039b6 size=10&gt;g&amp;lt;/font&gt;&amp;lt;font face=times color=#30a72f size=10&gt;l&amp;lt;/font&gt;&amp;lt;font face=times color=#c41200 size=10&gt;e&amp;lt;/font&gt;&amp;lt;/b&gt;&amp;lt;/td&gt;&amp;lt;td style="text-align: left; vertical-align: bottom; padding-bottom: 15px; width: 50%"&gt;&amp;lt;div style="border-bottom: 1px solid #dfdfdf;"&gt;Sorry...&amp;lt;/div&gt;&amp;lt;/td&gt;&amp;lt;/tr&gt;&amp;lt;/table&gt;&amp;lt;/div&gt;&amp;lt;div style="margin-left: 4em;"&gt;&amp;lt;h1&gt;We're sorry...&amp;lt;/h1&gt;&amp;lt;p&gt;... but your computer or network may be sending automated queries. To protect our users, we can't process your request right now.&amp;lt;/p&gt;&amp;lt;/div&gt;&amp;lt;div style="margin-left: 4em;"&gt;See &amp;lt;a href="https://support.google.com/websearch/answer/86640"&gt;Google Help&amp;lt;/a&gt; for more information.&amp;lt;br/&gt;&amp;lt;br/&gt;&amp;lt;/div&gt;&amp;lt;div style="text-align: center; border-top: 1px solid #dfdfdf;"&gt;&amp;lt;a href="https://www.google.com"&gt;Google Home&amp;lt;/a&gt;&amp;lt;/div&gt;&amp;lt;/body&gt;&amp;lt;/html&gt;&lt;/location&gt;&lt;institution&gt;Ecology, Evolutionary Biology, and Behavior Program, Michigan State University, East Lansing 48824, USA. ostrow24@msu.edu&lt;/institution&gt;&lt;number&gt;11&lt;/number&gt;&lt;subtype&gt;400&lt;/subtype&gt;&lt;endpage&gt;2352&lt;/endpage&gt;&lt;bundle&gt;&lt;publication&gt;&lt;type&gt;-100&lt;/type&gt;&lt;title&gt;Evolution&lt;/title&gt;&lt;subtitle&gt;International journal of organic evolution&lt;/subtitle&gt;&lt;subtype&gt;-100&lt;/subtype&gt;&lt;uuid&gt;5584D0EF-20F0-4FBA-8DEE-FF964EE3DB38&lt;/uuid&gt;&lt;/publication&gt;&lt;/bundle&gt;&lt;authors&gt;&lt;author&gt;&lt;firstName&gt;Elizabeth&lt;/firstName&gt;&lt;middleNames&gt;A&lt;/middleNames&gt;&lt;lastName&gt;Ostrowski&lt;/lastName&gt;&lt;/author&gt;&lt;author&gt;&lt;firstName&gt;Daniel&lt;/firstName&gt;&lt;middleNames&gt;E&lt;/middleNames&gt;&lt;lastName&gt;Rozen&lt;/lastName&gt;&lt;/author&gt;&lt;author&gt;&lt;firstName&gt;Richard&lt;/firstName&gt;&lt;middleNames&gt;E&lt;/middleNames&gt;&lt;lastName&gt;Lenski&lt;/lastName&gt;&lt;/author&gt;&lt;/authors&gt;&lt;/publication&gt;&lt;publication&gt;&lt;uuid&gt;8F9F86F9-4F38-4B91-9E6B-FBAF6C07B39C&lt;/uuid&gt;&lt;volume&gt;168&lt;/volume&gt;&lt;accepted_date&gt;99200605181200000000222000&lt;/accepted_date&gt;&lt;doi&gt;10.1086/506527&lt;/doi&gt;&lt;startpage&gt;242&lt;/startpage&gt;&lt;publication_date&gt;99200608001200000000220000&lt;/publication_date&gt;&lt;url&gt;http://eutils.ncbi.nlm.nih.gov/entrez/eutils/elink.fcgi?dbfrom=pubmed&amp;amp;id=16874633&amp;amp;retmode=ref&amp;amp;cmd=prlinks&lt;/url&gt;&lt;type&gt;400&lt;/type&gt;&lt;title&gt;Experimental tests for an evolutionary trade-off between growth rate and yield in E. coli.&lt;/title&gt;&lt;location&gt;&amp;lt;html&gt;&amp;lt;head&gt;&amp;lt;meta http-equiv="content-type" content="text/html; charset=utf-8"/&gt;&amp;lt;title&gt;Sorry...&amp;lt;/title&gt;&amp;lt;style&gt; body { font-family: verdana, arial, sans-serif; background-color: #fff; color: #000; }&amp;lt;/style&gt;&amp;lt;/head&gt;&amp;lt;body&gt;&amp;lt;div&gt;&amp;lt;table&gt;&amp;lt;tr&gt;&amp;lt;td&gt;&amp;lt;b&gt;&amp;lt;font face=times color=#0039b6 size=10&gt;G&amp;lt;/font&gt;&amp;lt;font face=times color=#c41200 size=10&gt;o&amp;lt;/font&gt;&amp;lt;font face=times color=#f3c518 size=10&gt;o&amp;lt;/font&gt;&amp;lt;font face=times color=#0039b6 size=10&gt;g&amp;lt;/font&gt;&amp;lt;font face=times color=#30a72f size=10&gt;l&amp;lt;/font&gt;&amp;lt;font face=times color=#c41200 size=10&gt;e&amp;lt;/font&gt;&amp;lt;/b&gt;&amp;lt;/td&gt;&amp;lt;td style="text-align: left; vertical-align: bottom; padding-bottom: 15px; width: 50%"&gt;&amp;lt;div style="border-bottom: 1px solid #dfdfdf;"&gt;Sorry...&amp;lt;/div&gt;&amp;lt;/td&gt;&amp;lt;/tr&gt;&amp;lt;/table&gt;&amp;lt;/div&gt;&amp;lt;div style="margin-left: 4em;"&gt;&amp;lt;h1&gt;We're sorry...&amp;lt;/h1&gt;&amp;lt;p&gt;... but your computer or network may be sending automated queries. To protect our users, we can't process your request right now.&amp;lt;/p&gt;&amp;lt;/div&gt;&amp;lt;div style="margin-left: 4em;"&gt;See &amp;lt;a href="https://support.google.com/websearch/answer/86640"&gt;Google Help&amp;lt;/a&gt; for more information.&amp;lt;br/&gt;&amp;lt;br/&gt;&amp;lt;/div&gt;&amp;lt;div style="text-align: center; border-top: 1px solid #dfdfdf;"&gt;&amp;lt;a href="https://www.google.com"&gt;Google Home&amp;lt;/a&gt;&amp;lt;/div&gt;&amp;lt;/body&gt;&amp;lt;/html&gt;&lt;/location&gt;&lt;submission_date&gt;99200601201200000000222000&lt;/submission_date&gt;&lt;number&gt;2&lt;/number&gt;&lt;institution&gt;Institute of Integrative Biology, Eldgenossische Technische Hochschule Zurich, 8092 Zurich, Switzerland. maja.novak@env.ethz.ch&lt;/institution&gt;&lt;subtype&gt;400&lt;/subtype&gt;&lt;endpage&gt;251&lt;/endpage&gt;&lt;bundle&gt;&lt;publication&gt;&lt;publisher&gt; The University of Chicago Press &lt;/publisher&gt;&lt;title&gt;The American naturalist&lt;/title&gt;&lt;type&gt;-100&lt;/type&gt;&lt;subtype&gt;-100&lt;/subtype&gt;&lt;uuid&gt;D303A4C3-F688-4C58-BD49-D5F8F46AE3E6&lt;/uuid&gt;&lt;/publication&gt;&lt;/bundle&gt;&lt;authors&gt;&lt;author&gt;&lt;firstName&gt;Maja&lt;/firstName&gt;&lt;lastName&gt;Novak&lt;/lastName&gt;&lt;/author&gt;&lt;author&gt;&lt;firstName&gt;Thomas&lt;/firstName&gt;&lt;lastName&gt;Pfeiffer&lt;/lastName&gt;&lt;/author&gt;&lt;author&gt;&lt;firstName&gt;Richard&lt;/firstName&gt;&lt;middleNames&gt;E&lt;/middleNames&gt;&lt;lastName&gt;Lenski&lt;/lastName&gt;&lt;/author&gt;&lt;author&gt;&lt;firstName&gt;Uwe&lt;/firstName&gt;&lt;lastName&gt;Sauer&lt;/lastName&gt;&lt;/author&gt;&lt;author&gt;&lt;firstName&gt;Sebastian&lt;/firstName&gt;&lt;lastName&gt;Bonhoeffer&lt;/lastName&gt;&lt;/author&gt;&lt;/authors&gt;&lt;/publication&gt;&lt;/publications&gt;&lt;cites&gt;&lt;/cites&gt;&lt;/citation&gt;</w:instrText>
      </w:r>
      <w:r w:rsidR="008F62F3" w:rsidRPr="00496740">
        <w:rPr>
          <w:rFonts w:ascii="Times New Roman" w:hAnsi="Times New Roman" w:cs="Times New Roman"/>
          <w:sz w:val="24"/>
          <w:szCs w:val="24"/>
        </w:rPr>
        <w:fldChar w:fldCharType="separate"/>
      </w:r>
      <w:r w:rsidR="004B118A">
        <w:rPr>
          <w:rFonts w:ascii="Times New Roman" w:hAnsi="Times New Roman" w:cs="Times New Roman"/>
          <w:sz w:val="24"/>
          <w:szCs w:val="24"/>
        </w:rPr>
        <w:t>(Luckinbill 1979; Ostrowski et al. 2005; Novak et al. 2006)</w:t>
      </w:r>
      <w:r w:rsidR="008F62F3" w:rsidRPr="00496740">
        <w:rPr>
          <w:rFonts w:ascii="Times New Roman" w:hAnsi="Times New Roman" w:cs="Times New Roman"/>
          <w:sz w:val="24"/>
          <w:szCs w:val="24"/>
        </w:rPr>
        <w:fldChar w:fldCharType="end"/>
      </w:r>
      <w:r w:rsidR="00291523" w:rsidRPr="00496740">
        <w:rPr>
          <w:rFonts w:ascii="Times New Roman" w:hAnsi="Times New Roman" w:cs="Times New Roman"/>
          <w:sz w:val="24"/>
          <w:szCs w:val="24"/>
        </w:rPr>
        <w:t xml:space="preserve">, and may arise from </w:t>
      </w:r>
      <w:commentRangeStart w:id="39"/>
      <w:r w:rsidR="00291523" w:rsidRPr="00496740">
        <w:rPr>
          <w:rFonts w:ascii="Times New Roman" w:hAnsi="Times New Roman" w:cs="Times New Roman"/>
          <w:sz w:val="24"/>
          <w:szCs w:val="24"/>
        </w:rPr>
        <w:t xml:space="preserve">environmental rather than genetic correlations </w:t>
      </w:r>
      <w:commentRangeEnd w:id="39"/>
      <w:r w:rsidR="002259D6">
        <w:rPr>
          <w:rStyle w:val="CommentReference"/>
        </w:rPr>
        <w:commentReference w:id="39"/>
      </w:r>
      <w:r w:rsidR="00291523" w:rsidRPr="00496740">
        <w:rPr>
          <w:rFonts w:ascii="Times New Roman" w:hAnsi="Times New Roman" w:cs="Times New Roman"/>
          <w:sz w:val="24"/>
          <w:szCs w:val="24"/>
        </w:rPr>
        <w:fldChar w:fldCharType="begin"/>
      </w:r>
      <w:r w:rsidR="00563C5D">
        <w:rPr>
          <w:rFonts w:ascii="Times New Roman" w:hAnsi="Times New Roman" w:cs="Times New Roman"/>
          <w:sz w:val="24"/>
          <w:szCs w:val="24"/>
        </w:rPr>
        <w:instrText xml:space="preserve"> ADDIN PAPERS2_CITATIONS &lt;citation&gt;&lt;uuid&gt;395D8F56-0696-45DB-8C94-1E8CCA8C18C9&lt;/uuid&gt;&lt;priority&gt;12&lt;/priority&gt;&lt;publications&gt;&lt;publication&gt;&lt;uuid&gt;7C93E27C-FF11-438B-AD70-DB49D19DCFBB&lt;/uuid&gt;&lt;volume&gt;66&lt;/volume&gt;&lt;doi&gt;10.1111/j.1558-5646.2012.01711.x&lt;/doi&gt;&lt;startpage&gt;3789&lt;/startpage&gt;&lt;publication_date&gt;99201212001200000000220000&lt;/publication_date&gt;&lt;url&gt;http://eutils.ncbi.nlm.nih.gov/entrez/eutils/elink.fcgi?dbfrom=pubmed&amp;amp;id=23206137&amp;amp;retmode=ref&amp;amp;cmd=prlinks&lt;/url&gt;&lt;type&gt;400&lt;/type&gt;&lt;title&gt;Life-history evolution and density-dependent growth in experimental populations of yeast.&lt;/title&gt;&lt;location&gt;&amp;lt;html&gt;&amp;lt;head&gt;&amp;lt;meta http-equiv="content-type" content="text/html; charset=utf-8"/&gt;&amp;lt;title&gt;Sorry...&amp;lt;/title&gt;&amp;lt;style&gt; body { font-family: verdana, arial, sans-serif; background-color: #fff; color: #000; }&amp;lt;/style&gt;&amp;lt;/head&gt;&amp;lt;body&gt;&amp;lt;div&gt;&amp;lt;table&gt;&amp;lt;tr&gt;&amp;lt;td&gt;&amp;lt;b&gt;&amp;lt;font face=times color=#0039b6 size=10&gt;G&amp;lt;/font&gt;&amp;lt;font face=times color=#c41200 size=10&gt;o&amp;lt;/font&gt;&amp;lt;font face=times color=#f3c518 size=10&gt;o&amp;lt;/font&gt;&amp;lt;font face=times color=#0039b6 size=10&gt;g&amp;lt;/font&gt;&amp;lt;font face=times color=#30a72f size=10&gt;l&amp;lt;/font&gt;&amp;lt;font face=times color=#c41200 size=10&gt;e&amp;lt;/font&gt;&amp;lt;/b&gt;&amp;lt;/td&gt;&amp;lt;td style="text-align: left; vertical-align: bottom; padding-bottom: 15px; width: 50%"&gt;&amp;lt;div style="border-bottom: 1px solid #dfdfdf;"&gt;Sorry...&amp;lt;/div&gt;&amp;lt;/td&gt;&amp;lt;/tr&gt;&amp;lt;/table&gt;&amp;lt;/div&gt;&amp;lt;div style="margin-left: 4em;"&gt;&amp;lt;h1&gt;We're sorry...&amp;lt;/h1&gt;&amp;lt;p&gt;... but your computer or network may be sending automated queries. To protect our users, we can't process your request right now.&amp;lt;/p&gt;&amp;lt;/div&gt;&amp;lt;div style="margin-left: 4em;"&gt;See &amp;lt;a href="https://support.google.com/websearch/answer/86640"&gt;Google Help&amp;lt;/a&gt; for more information.&amp;lt;br/&gt;&amp;lt;br/&gt;&amp;lt;/div&gt;&amp;lt;div style="text-align: center; border-top: 1px solid #dfdfdf;"&gt;&amp;lt;a href="https://www.google.com"&gt;Google Home&amp;lt;/a&gt;&amp;lt;/div&gt;&amp;lt;/body&gt;&amp;lt;/html&gt;&lt;/location&gt;&lt;institution&gt;Department of Biology, Wake Forest University, Winston-Salem, North Carolina 27106, USA. jnjasmin@gmail.com&lt;/institution&gt;&lt;number&gt;12&lt;/number&gt;&lt;subtype&gt;400&lt;/subtype&gt;&lt;endpage&gt;3802&lt;/endpage&gt;&lt;bundle&gt;&lt;publication&gt;&lt;type&gt;-100&lt;/type&gt;&lt;title&gt;Evolution&lt;/title&gt;&lt;subtitle&gt;International journal of organic evolution&lt;/subtitle&gt;&lt;subtype&gt;-100&lt;/subtype&gt;&lt;uuid&gt;5584D0EF-20F0-4FBA-8DEE-FF964EE3DB38&lt;/uuid&gt;&lt;/publication&gt;&lt;/bundle&gt;&lt;authors&gt;&lt;author&gt;&lt;firstName&gt;Jean-Nicolas&lt;/firstName&gt;&lt;lastName&gt;Jasmin&lt;/lastName&gt;&lt;/author&gt;&lt;author&gt;&lt;firstName&gt;Clifford&lt;/firstName&gt;&lt;lastName&gt;Zeyl&lt;/lastName&gt;&lt;/author&gt;&lt;/authors&gt;&lt;/publication&gt;&lt;/publications&gt;&lt;cites&gt;&lt;/cites&gt;&lt;/citation&gt;</w:instrText>
      </w:r>
      <w:r w:rsidR="00291523" w:rsidRPr="00496740">
        <w:rPr>
          <w:rFonts w:ascii="Times New Roman" w:hAnsi="Times New Roman" w:cs="Times New Roman"/>
          <w:sz w:val="24"/>
          <w:szCs w:val="24"/>
        </w:rPr>
        <w:fldChar w:fldCharType="separate"/>
      </w:r>
      <w:r w:rsidR="004B118A">
        <w:rPr>
          <w:rFonts w:ascii="Times New Roman" w:hAnsi="Times New Roman" w:cs="Times New Roman"/>
          <w:sz w:val="24"/>
          <w:szCs w:val="24"/>
        </w:rPr>
        <w:t>(Jasmin and Zeyl 2012)</w:t>
      </w:r>
      <w:r w:rsidR="00291523" w:rsidRPr="00496740">
        <w:rPr>
          <w:rFonts w:ascii="Times New Roman" w:hAnsi="Times New Roman" w:cs="Times New Roman"/>
          <w:sz w:val="24"/>
          <w:szCs w:val="24"/>
        </w:rPr>
        <w:fldChar w:fldCharType="end"/>
      </w:r>
      <w:r w:rsidR="006C6352" w:rsidRPr="00496740">
        <w:rPr>
          <w:rFonts w:ascii="Times New Roman" w:hAnsi="Times New Roman" w:cs="Times New Roman"/>
          <w:sz w:val="24"/>
          <w:szCs w:val="24"/>
        </w:rPr>
        <w:t>.</w:t>
      </w:r>
      <w:r w:rsidR="005178B2" w:rsidRPr="00496740">
        <w:rPr>
          <w:rFonts w:ascii="Times New Roman" w:hAnsi="Times New Roman" w:cs="Times New Roman"/>
          <w:sz w:val="24"/>
          <w:szCs w:val="24"/>
        </w:rPr>
        <w:t xml:space="preserve"> </w:t>
      </w:r>
      <w:r w:rsidR="008E3201" w:rsidRPr="00496740">
        <w:rPr>
          <w:rFonts w:ascii="Times New Roman" w:hAnsi="Times New Roman" w:cs="Times New Roman"/>
          <w:sz w:val="24"/>
          <w:szCs w:val="24"/>
        </w:rPr>
        <w:t xml:space="preserve">If </w:t>
      </w:r>
      <w:r w:rsidR="004161C1" w:rsidRPr="00496740">
        <w:rPr>
          <w:rFonts w:ascii="Times New Roman" w:hAnsi="Times New Roman" w:cs="Times New Roman"/>
          <w:sz w:val="24"/>
          <w:szCs w:val="24"/>
        </w:rPr>
        <w:t xml:space="preserve">such trade-offs </w:t>
      </w:r>
      <w:commentRangeStart w:id="40"/>
      <w:r w:rsidR="004161C1" w:rsidRPr="00496740">
        <w:rPr>
          <w:rFonts w:ascii="Times New Roman" w:hAnsi="Times New Roman" w:cs="Times New Roman"/>
          <w:sz w:val="24"/>
          <w:szCs w:val="24"/>
        </w:rPr>
        <w:t xml:space="preserve">exist </w:t>
      </w:r>
      <w:commentRangeEnd w:id="40"/>
      <w:r w:rsidR="002259D6">
        <w:rPr>
          <w:rStyle w:val="CommentReference"/>
        </w:rPr>
        <w:commentReference w:id="40"/>
      </w:r>
      <w:r w:rsidR="004161C1" w:rsidRPr="00496740">
        <w:rPr>
          <w:rFonts w:ascii="Times New Roman" w:hAnsi="Times New Roman" w:cs="Times New Roman"/>
          <w:sz w:val="24"/>
          <w:szCs w:val="24"/>
        </w:rPr>
        <w:t xml:space="preserve">and </w:t>
      </w:r>
      <w:commentRangeStart w:id="41"/>
      <w:r w:rsidR="004161C1" w:rsidRPr="00496740">
        <w:rPr>
          <w:rFonts w:ascii="Times New Roman" w:hAnsi="Times New Roman" w:cs="Times New Roman"/>
          <w:sz w:val="24"/>
          <w:szCs w:val="24"/>
        </w:rPr>
        <w:t>impose</w:t>
      </w:r>
      <w:r w:rsidR="008E3201" w:rsidRPr="00496740">
        <w:rPr>
          <w:rFonts w:ascii="Times New Roman" w:hAnsi="Times New Roman" w:cs="Times New Roman"/>
          <w:sz w:val="24"/>
          <w:szCs w:val="24"/>
        </w:rPr>
        <w:t xml:space="preserve"> constraint</w:t>
      </w:r>
      <w:r w:rsidR="00FB4895" w:rsidRPr="00496740">
        <w:rPr>
          <w:rFonts w:ascii="Times New Roman" w:hAnsi="Times New Roman" w:cs="Times New Roman"/>
          <w:sz w:val="24"/>
          <w:szCs w:val="24"/>
        </w:rPr>
        <w:t>s</w:t>
      </w:r>
      <w:r w:rsidR="008E3201" w:rsidRPr="00496740">
        <w:rPr>
          <w:rFonts w:ascii="Times New Roman" w:hAnsi="Times New Roman" w:cs="Times New Roman"/>
          <w:sz w:val="24"/>
          <w:szCs w:val="24"/>
        </w:rPr>
        <w:t xml:space="preserve"> on the evol</w:t>
      </w:r>
      <w:r w:rsidR="00FB4895" w:rsidRPr="00496740">
        <w:rPr>
          <w:rFonts w:ascii="Times New Roman" w:hAnsi="Times New Roman" w:cs="Times New Roman"/>
          <w:sz w:val="24"/>
          <w:szCs w:val="24"/>
        </w:rPr>
        <w:t>ution of competitiveness</w:t>
      </w:r>
      <w:commentRangeEnd w:id="41"/>
      <w:r w:rsidR="002259D6">
        <w:rPr>
          <w:rStyle w:val="CommentReference"/>
        </w:rPr>
        <w:commentReference w:id="41"/>
      </w:r>
      <w:r w:rsidR="00FB4895" w:rsidRPr="00496740">
        <w:rPr>
          <w:rFonts w:ascii="Times New Roman" w:hAnsi="Times New Roman" w:cs="Times New Roman"/>
          <w:sz w:val="24"/>
          <w:szCs w:val="24"/>
        </w:rPr>
        <w:t xml:space="preserve">, a </w:t>
      </w:r>
      <w:r w:rsidR="00CE413F" w:rsidRPr="00496740">
        <w:rPr>
          <w:rFonts w:ascii="Times New Roman" w:hAnsi="Times New Roman" w:cs="Times New Roman"/>
          <w:sz w:val="24"/>
          <w:szCs w:val="24"/>
        </w:rPr>
        <w:t>pattern</w:t>
      </w:r>
      <w:r w:rsidR="00FB4895" w:rsidRPr="00496740">
        <w:rPr>
          <w:rFonts w:ascii="Times New Roman" w:hAnsi="Times New Roman" w:cs="Times New Roman"/>
          <w:sz w:val="24"/>
          <w:szCs w:val="24"/>
        </w:rPr>
        <w:t xml:space="preserve"> indicating as much </w:t>
      </w:r>
      <w:r w:rsidR="008E3201" w:rsidRPr="00496740">
        <w:rPr>
          <w:rFonts w:ascii="Times New Roman" w:hAnsi="Times New Roman" w:cs="Times New Roman"/>
          <w:sz w:val="24"/>
          <w:szCs w:val="24"/>
        </w:rPr>
        <w:t xml:space="preserve">should be evident </w:t>
      </w:r>
      <w:r w:rsidR="003A504D" w:rsidRPr="00496740">
        <w:rPr>
          <w:rFonts w:ascii="Times New Roman" w:hAnsi="Times New Roman" w:cs="Times New Roman"/>
          <w:sz w:val="24"/>
          <w:szCs w:val="24"/>
        </w:rPr>
        <w:t>in the</w:t>
      </w:r>
      <w:r w:rsidR="008E3201" w:rsidRPr="00496740">
        <w:rPr>
          <w:rFonts w:ascii="Times New Roman" w:hAnsi="Times New Roman" w:cs="Times New Roman"/>
          <w:sz w:val="24"/>
          <w:szCs w:val="24"/>
        </w:rPr>
        <w:t xml:space="preserve"> </w:t>
      </w:r>
      <w:commentRangeStart w:id="42"/>
      <w:r w:rsidR="00CE413F" w:rsidRPr="00496740">
        <w:rPr>
          <w:rFonts w:ascii="Times New Roman" w:hAnsi="Times New Roman" w:cs="Times New Roman"/>
          <w:sz w:val="24"/>
          <w:szCs w:val="24"/>
        </w:rPr>
        <w:t xml:space="preserve">extant </w:t>
      </w:r>
      <w:r w:rsidR="008E3201" w:rsidRPr="00496740">
        <w:rPr>
          <w:rFonts w:ascii="Times New Roman" w:hAnsi="Times New Roman" w:cs="Times New Roman"/>
          <w:sz w:val="24"/>
          <w:szCs w:val="24"/>
        </w:rPr>
        <w:t>varia</w:t>
      </w:r>
      <w:r w:rsidR="0072276A" w:rsidRPr="00496740">
        <w:rPr>
          <w:rFonts w:ascii="Times New Roman" w:hAnsi="Times New Roman" w:cs="Times New Roman"/>
          <w:sz w:val="24"/>
          <w:szCs w:val="24"/>
        </w:rPr>
        <w:t>t</w:t>
      </w:r>
      <w:r w:rsidR="00F530DB" w:rsidRPr="00496740">
        <w:rPr>
          <w:rFonts w:ascii="Times New Roman" w:hAnsi="Times New Roman" w:cs="Times New Roman"/>
          <w:sz w:val="24"/>
          <w:szCs w:val="24"/>
        </w:rPr>
        <w:t xml:space="preserve">ion </w:t>
      </w:r>
      <w:commentRangeEnd w:id="42"/>
      <w:r w:rsidR="002259D6">
        <w:rPr>
          <w:rStyle w:val="CommentReference"/>
        </w:rPr>
        <w:commentReference w:id="42"/>
      </w:r>
      <w:r w:rsidR="00F530DB" w:rsidRPr="00496740">
        <w:rPr>
          <w:rFonts w:ascii="Times New Roman" w:hAnsi="Times New Roman" w:cs="Times New Roman"/>
          <w:sz w:val="24"/>
          <w:szCs w:val="24"/>
        </w:rPr>
        <w:t xml:space="preserve">present within a community. The ways in which the life history traits underlying exploitative and interference competition are themselves correlated may </w:t>
      </w:r>
      <w:r w:rsidR="002E2A91" w:rsidRPr="00496740">
        <w:rPr>
          <w:rFonts w:ascii="Times New Roman" w:hAnsi="Times New Roman" w:cs="Times New Roman"/>
          <w:sz w:val="24"/>
          <w:szCs w:val="24"/>
        </w:rPr>
        <w:t>help determine</w:t>
      </w:r>
      <w:r w:rsidR="00F530DB" w:rsidRPr="00496740">
        <w:rPr>
          <w:rFonts w:ascii="Times New Roman" w:hAnsi="Times New Roman" w:cs="Times New Roman"/>
          <w:sz w:val="24"/>
          <w:szCs w:val="24"/>
        </w:rPr>
        <w:t xml:space="preserve"> the balance between </w:t>
      </w:r>
      <w:r w:rsidR="005B02D3" w:rsidRPr="00496740">
        <w:rPr>
          <w:rFonts w:ascii="Times New Roman" w:hAnsi="Times New Roman" w:cs="Times New Roman"/>
          <w:sz w:val="24"/>
          <w:szCs w:val="24"/>
        </w:rPr>
        <w:t>the levels of</w:t>
      </w:r>
      <w:r w:rsidR="00552EBB" w:rsidRPr="00496740">
        <w:rPr>
          <w:rFonts w:ascii="Times New Roman" w:hAnsi="Times New Roman" w:cs="Times New Roman"/>
          <w:sz w:val="24"/>
          <w:szCs w:val="24"/>
        </w:rPr>
        <w:t xml:space="preserve"> competitiveness</w:t>
      </w:r>
      <w:r w:rsidR="005B02D3" w:rsidRPr="00496740">
        <w:rPr>
          <w:rFonts w:ascii="Times New Roman" w:hAnsi="Times New Roman" w:cs="Times New Roman"/>
          <w:sz w:val="24"/>
          <w:szCs w:val="24"/>
        </w:rPr>
        <w:t xml:space="preserve"> achieved by genotypes</w:t>
      </w:r>
      <w:r w:rsidR="00EB3CE8" w:rsidRPr="00496740">
        <w:rPr>
          <w:rFonts w:ascii="Times New Roman" w:hAnsi="Times New Roman" w:cs="Times New Roman"/>
          <w:sz w:val="24"/>
          <w:szCs w:val="24"/>
        </w:rPr>
        <w:t xml:space="preserve"> as well as how diverse microbial communities </w:t>
      </w:r>
      <w:commentRangeStart w:id="43"/>
      <w:r w:rsidR="00EB3CE8" w:rsidRPr="00496740">
        <w:rPr>
          <w:rFonts w:ascii="Times New Roman" w:hAnsi="Times New Roman" w:cs="Times New Roman"/>
          <w:sz w:val="24"/>
          <w:szCs w:val="24"/>
        </w:rPr>
        <w:t>assemble</w:t>
      </w:r>
      <w:commentRangeEnd w:id="43"/>
      <w:r w:rsidR="002259D6">
        <w:rPr>
          <w:rStyle w:val="CommentReference"/>
        </w:rPr>
        <w:commentReference w:id="43"/>
      </w:r>
      <w:r w:rsidR="00EB3CE8" w:rsidRPr="00496740">
        <w:rPr>
          <w:rFonts w:ascii="Times New Roman" w:hAnsi="Times New Roman" w:cs="Times New Roman"/>
          <w:sz w:val="24"/>
          <w:szCs w:val="24"/>
        </w:rPr>
        <w:t>.</w:t>
      </w:r>
    </w:p>
    <w:p w14:paraId="4BB630D6" w14:textId="743F6508" w:rsidR="009D3970" w:rsidRPr="00496740" w:rsidRDefault="00EB3CE8" w:rsidP="00301BA0">
      <w:pPr>
        <w:spacing w:line="276" w:lineRule="auto"/>
        <w:rPr>
          <w:rFonts w:ascii="Times New Roman" w:hAnsi="Times New Roman" w:cs="Times New Roman"/>
          <w:sz w:val="24"/>
          <w:szCs w:val="24"/>
        </w:rPr>
      </w:pPr>
      <w:r w:rsidRPr="00496740">
        <w:rPr>
          <w:rFonts w:ascii="Times New Roman" w:hAnsi="Times New Roman" w:cs="Times New Roman"/>
          <w:sz w:val="24"/>
          <w:szCs w:val="24"/>
        </w:rPr>
        <w:t xml:space="preserve"> </w:t>
      </w:r>
      <w:r w:rsidR="001F1A32">
        <w:rPr>
          <w:rFonts w:ascii="Times New Roman" w:hAnsi="Times New Roman" w:cs="Times New Roman"/>
          <w:sz w:val="24"/>
          <w:szCs w:val="24"/>
        </w:rPr>
        <w:tab/>
      </w:r>
      <w:commentRangeStart w:id="44"/>
      <w:r w:rsidR="00A40BDF" w:rsidRPr="00496740">
        <w:rPr>
          <w:rFonts w:ascii="Times New Roman" w:hAnsi="Times New Roman" w:cs="Times New Roman"/>
          <w:sz w:val="24"/>
          <w:szCs w:val="24"/>
        </w:rPr>
        <w:t xml:space="preserve">A separate but related </w:t>
      </w:r>
      <w:r w:rsidRPr="00496740">
        <w:rPr>
          <w:rFonts w:ascii="Times New Roman" w:hAnsi="Times New Roman" w:cs="Times New Roman"/>
          <w:sz w:val="24"/>
          <w:szCs w:val="24"/>
        </w:rPr>
        <w:t>issue</w:t>
      </w:r>
      <w:r w:rsidR="00A40BDF" w:rsidRPr="00496740">
        <w:rPr>
          <w:rFonts w:ascii="Times New Roman" w:hAnsi="Times New Roman" w:cs="Times New Roman"/>
          <w:sz w:val="24"/>
          <w:szCs w:val="24"/>
        </w:rPr>
        <w:t xml:space="preserve"> </w:t>
      </w:r>
      <w:commentRangeEnd w:id="44"/>
      <w:r w:rsidR="00DD320F">
        <w:rPr>
          <w:rStyle w:val="CommentReference"/>
        </w:rPr>
        <w:commentReference w:id="44"/>
      </w:r>
      <w:r w:rsidR="00A40BDF" w:rsidRPr="00496740">
        <w:rPr>
          <w:rFonts w:ascii="Times New Roman" w:hAnsi="Times New Roman" w:cs="Times New Roman"/>
          <w:sz w:val="24"/>
          <w:szCs w:val="24"/>
        </w:rPr>
        <w:t xml:space="preserve">is to understand </w:t>
      </w:r>
      <w:r w:rsidR="006D156F" w:rsidRPr="00496740">
        <w:rPr>
          <w:rFonts w:ascii="Times New Roman" w:hAnsi="Times New Roman" w:cs="Times New Roman"/>
          <w:sz w:val="24"/>
          <w:szCs w:val="24"/>
        </w:rPr>
        <w:t xml:space="preserve">how </w:t>
      </w:r>
      <w:r w:rsidR="00A80D6F" w:rsidRPr="00496740">
        <w:rPr>
          <w:rFonts w:ascii="Times New Roman" w:hAnsi="Times New Roman" w:cs="Times New Roman"/>
          <w:sz w:val="24"/>
          <w:szCs w:val="24"/>
        </w:rPr>
        <w:t>diversity within communities</w:t>
      </w:r>
      <w:r w:rsidR="008700B9" w:rsidRPr="00496740">
        <w:rPr>
          <w:rFonts w:ascii="Times New Roman" w:hAnsi="Times New Roman" w:cs="Times New Roman"/>
          <w:sz w:val="24"/>
          <w:szCs w:val="24"/>
        </w:rPr>
        <w:t xml:space="preserve"> </w:t>
      </w:r>
      <w:r w:rsidR="006D156F" w:rsidRPr="00496740">
        <w:rPr>
          <w:rFonts w:ascii="Times New Roman" w:hAnsi="Times New Roman" w:cs="Times New Roman"/>
          <w:sz w:val="24"/>
          <w:szCs w:val="24"/>
        </w:rPr>
        <w:t>influences the outcome of competitive interactions</w:t>
      </w:r>
      <w:r w:rsidR="004D71F0" w:rsidRPr="00496740">
        <w:rPr>
          <w:rFonts w:ascii="Times New Roman" w:hAnsi="Times New Roman" w:cs="Times New Roman"/>
          <w:sz w:val="24"/>
          <w:szCs w:val="24"/>
        </w:rPr>
        <w:t xml:space="preserve"> between genotypes</w:t>
      </w:r>
      <w:r w:rsidR="00F50B33" w:rsidRPr="00496740">
        <w:rPr>
          <w:rFonts w:ascii="Times New Roman" w:hAnsi="Times New Roman" w:cs="Times New Roman"/>
          <w:sz w:val="24"/>
          <w:szCs w:val="24"/>
        </w:rPr>
        <w:t xml:space="preserve"> and</w:t>
      </w:r>
      <w:r w:rsidR="00F95A3A" w:rsidRPr="00496740">
        <w:rPr>
          <w:rFonts w:ascii="Times New Roman" w:hAnsi="Times New Roman" w:cs="Times New Roman"/>
          <w:sz w:val="24"/>
          <w:szCs w:val="24"/>
        </w:rPr>
        <w:t xml:space="preserve"> affect</w:t>
      </w:r>
      <w:r w:rsidR="00B21F54" w:rsidRPr="00496740">
        <w:rPr>
          <w:rFonts w:ascii="Times New Roman" w:hAnsi="Times New Roman" w:cs="Times New Roman"/>
          <w:sz w:val="24"/>
          <w:szCs w:val="24"/>
        </w:rPr>
        <w:t>s</w:t>
      </w:r>
      <w:r w:rsidR="00F50B33" w:rsidRPr="00496740">
        <w:rPr>
          <w:rFonts w:ascii="Times New Roman" w:hAnsi="Times New Roman" w:cs="Times New Roman"/>
          <w:sz w:val="24"/>
          <w:szCs w:val="24"/>
        </w:rPr>
        <w:t xml:space="preserve"> the strength or </w:t>
      </w:r>
      <w:r w:rsidR="003168E7" w:rsidRPr="00496740">
        <w:rPr>
          <w:rFonts w:ascii="Times New Roman" w:hAnsi="Times New Roman" w:cs="Times New Roman"/>
          <w:sz w:val="24"/>
          <w:szCs w:val="24"/>
        </w:rPr>
        <w:t>direction</w:t>
      </w:r>
      <w:r w:rsidR="00691B75" w:rsidRPr="00496740">
        <w:rPr>
          <w:rFonts w:ascii="Times New Roman" w:hAnsi="Times New Roman" w:cs="Times New Roman"/>
          <w:sz w:val="24"/>
          <w:szCs w:val="24"/>
        </w:rPr>
        <w:t xml:space="preserve"> of selection on</w:t>
      </w:r>
      <w:r w:rsidR="00F50B33" w:rsidRPr="00496740">
        <w:rPr>
          <w:rFonts w:ascii="Times New Roman" w:hAnsi="Times New Roman" w:cs="Times New Roman"/>
          <w:sz w:val="24"/>
          <w:szCs w:val="24"/>
        </w:rPr>
        <w:t xml:space="preserve"> </w:t>
      </w:r>
      <w:r w:rsidR="008700B9" w:rsidRPr="00496740">
        <w:rPr>
          <w:rFonts w:ascii="Times New Roman" w:hAnsi="Times New Roman" w:cs="Times New Roman"/>
          <w:sz w:val="24"/>
          <w:szCs w:val="24"/>
        </w:rPr>
        <w:t xml:space="preserve">phenotypic </w:t>
      </w:r>
      <w:r w:rsidR="000B2A94" w:rsidRPr="00496740">
        <w:rPr>
          <w:rFonts w:ascii="Times New Roman" w:hAnsi="Times New Roman" w:cs="Times New Roman"/>
          <w:sz w:val="24"/>
          <w:szCs w:val="24"/>
        </w:rPr>
        <w:t>trait</w:t>
      </w:r>
      <w:r w:rsidR="00691B75" w:rsidRPr="00496740">
        <w:rPr>
          <w:rFonts w:ascii="Times New Roman" w:hAnsi="Times New Roman" w:cs="Times New Roman"/>
          <w:sz w:val="24"/>
          <w:szCs w:val="24"/>
        </w:rPr>
        <w:t>s</w:t>
      </w:r>
      <w:r w:rsidR="00F50B33" w:rsidRPr="00496740">
        <w:rPr>
          <w:rFonts w:ascii="Times New Roman" w:hAnsi="Times New Roman" w:cs="Times New Roman"/>
          <w:sz w:val="24"/>
          <w:szCs w:val="24"/>
        </w:rPr>
        <w:t xml:space="preserve"> </w:t>
      </w:r>
      <w:r w:rsidR="00F50B33" w:rsidRPr="00496740">
        <w:rPr>
          <w:rFonts w:ascii="Times New Roman" w:hAnsi="Times New Roman" w:cs="Times New Roman"/>
          <w:sz w:val="24"/>
          <w:szCs w:val="24"/>
        </w:rPr>
        <w:fldChar w:fldCharType="begin"/>
      </w:r>
      <w:r w:rsidR="00563C5D">
        <w:rPr>
          <w:rFonts w:ascii="Times New Roman" w:hAnsi="Times New Roman" w:cs="Times New Roman"/>
          <w:sz w:val="24"/>
          <w:szCs w:val="24"/>
        </w:rPr>
        <w:instrText xml:space="preserve"> ADDIN PAPERS2_CITATIONS &lt;citation&gt;&lt;uuid&gt;AA2F4701-1AAE-4312-AC79-79CD7B8D2B33&lt;/uuid&gt;&lt;priority&gt;13&lt;/priority&gt;&lt;publications&gt;&lt;publication&gt;&lt;publication_date&gt;99201212061200000000222000&lt;/publication_date&gt;&lt;startpage&gt;545&lt;/startpage&gt;&lt;subtitle&gt;Ecological and Evolutionary Perspectives&lt;/subtitle&gt;&lt;title&gt;Trait-Mediated Indirect Interactions&lt;/title&gt;&lt;uuid&gt;26A5B420-97DB-4466-B8B0-4C14F5D9B905&lt;/uuid&gt;&lt;subtype&gt;0&lt;/subtype&gt;&lt;publisher&gt;Cambridge University Press&lt;/publisher&gt;&lt;type&gt;0&lt;/type&gt;&lt;url&gt;http://books.google.com/books?id=eKyb-m_Wym8C&amp;amp;pg=PA544&amp;amp;dq=trait+mediate+indirect+interactions&amp;amp;hl=&amp;amp;cd=1&amp;amp;source=gbs_api&lt;/url&gt;&lt;authors&gt;&lt;author&gt;&lt;firstName&gt;Takayuki&lt;/firstName&gt;&lt;lastName&gt;Ohgushi&lt;/lastName&gt;&lt;/author&gt;&lt;author&gt;&lt;firstName&gt;Oswald&lt;/firstName&gt;&lt;lastName&gt;Schmitz&lt;/lastName&gt;&lt;/author&gt;&lt;author&gt;&lt;firstName&gt;Robert&lt;/firstName&gt;&lt;middleNames&gt;D&lt;/middleNames&gt;&lt;lastName&gt;Holt&lt;/lastName&gt;&lt;/author&gt;&lt;/authors&gt;&lt;/publication&gt;&lt;/publications&gt;&lt;cites&gt;&lt;/cites&gt;&lt;/citation&gt;</w:instrText>
      </w:r>
      <w:r w:rsidR="00F50B33" w:rsidRPr="00496740">
        <w:rPr>
          <w:rFonts w:ascii="Times New Roman" w:hAnsi="Times New Roman" w:cs="Times New Roman"/>
          <w:sz w:val="24"/>
          <w:szCs w:val="24"/>
        </w:rPr>
        <w:fldChar w:fldCharType="separate"/>
      </w:r>
      <w:r w:rsidR="004B118A">
        <w:rPr>
          <w:rFonts w:ascii="Times New Roman" w:hAnsi="Times New Roman" w:cs="Times New Roman"/>
          <w:sz w:val="24"/>
          <w:szCs w:val="24"/>
        </w:rPr>
        <w:t>(Ohgushi et al. 2012)</w:t>
      </w:r>
      <w:r w:rsidR="00F50B33" w:rsidRPr="00496740">
        <w:rPr>
          <w:rFonts w:ascii="Times New Roman" w:hAnsi="Times New Roman" w:cs="Times New Roman"/>
          <w:sz w:val="24"/>
          <w:szCs w:val="24"/>
        </w:rPr>
        <w:fldChar w:fldCharType="end"/>
      </w:r>
      <w:r w:rsidR="006D156F" w:rsidRPr="00496740">
        <w:rPr>
          <w:rFonts w:ascii="Times New Roman" w:hAnsi="Times New Roman" w:cs="Times New Roman"/>
          <w:sz w:val="24"/>
          <w:szCs w:val="24"/>
        </w:rPr>
        <w:t xml:space="preserve">. </w:t>
      </w:r>
      <w:r w:rsidR="00A40BDF" w:rsidRPr="00496740">
        <w:rPr>
          <w:rFonts w:ascii="Times New Roman" w:hAnsi="Times New Roman" w:cs="Times New Roman"/>
          <w:sz w:val="24"/>
          <w:szCs w:val="24"/>
        </w:rPr>
        <w:t xml:space="preserve">Because </w:t>
      </w:r>
      <w:commentRangeStart w:id="45"/>
      <w:r w:rsidR="003A3C92" w:rsidRPr="00496740">
        <w:rPr>
          <w:rFonts w:ascii="Times New Roman" w:hAnsi="Times New Roman" w:cs="Times New Roman"/>
          <w:sz w:val="24"/>
          <w:szCs w:val="24"/>
        </w:rPr>
        <w:t>bacterial</w:t>
      </w:r>
      <w:r w:rsidR="00A40BDF" w:rsidRPr="00496740">
        <w:rPr>
          <w:rFonts w:ascii="Times New Roman" w:hAnsi="Times New Roman" w:cs="Times New Roman"/>
          <w:sz w:val="24"/>
          <w:szCs w:val="24"/>
        </w:rPr>
        <w:t xml:space="preserve"> communities in nature exhibit high species diversity, </w:t>
      </w:r>
      <w:commentRangeEnd w:id="45"/>
      <w:r w:rsidR="00DD320F">
        <w:rPr>
          <w:rStyle w:val="CommentReference"/>
        </w:rPr>
        <w:commentReference w:id="45"/>
      </w:r>
      <w:r w:rsidR="00A40BDF" w:rsidRPr="00496740">
        <w:rPr>
          <w:rFonts w:ascii="Times New Roman" w:hAnsi="Times New Roman" w:cs="Times New Roman"/>
          <w:sz w:val="24"/>
          <w:szCs w:val="24"/>
        </w:rPr>
        <w:t xml:space="preserve">the </w:t>
      </w:r>
      <w:commentRangeStart w:id="46"/>
      <w:r w:rsidR="00A40BDF" w:rsidRPr="00496740">
        <w:rPr>
          <w:rFonts w:ascii="Times New Roman" w:hAnsi="Times New Roman" w:cs="Times New Roman"/>
          <w:sz w:val="24"/>
          <w:szCs w:val="24"/>
        </w:rPr>
        <w:t>outcome</w:t>
      </w:r>
      <w:commentRangeEnd w:id="46"/>
      <w:r w:rsidR="00DD320F">
        <w:rPr>
          <w:rStyle w:val="CommentReference"/>
        </w:rPr>
        <w:commentReference w:id="46"/>
      </w:r>
      <w:r w:rsidR="00A40BDF" w:rsidRPr="00496740">
        <w:rPr>
          <w:rFonts w:ascii="Times New Roman" w:hAnsi="Times New Roman" w:cs="Times New Roman"/>
          <w:sz w:val="24"/>
          <w:szCs w:val="24"/>
        </w:rPr>
        <w:t xml:space="preserve"> of any focal interaction may be </w:t>
      </w:r>
      <w:r w:rsidR="00845746" w:rsidRPr="00496740">
        <w:rPr>
          <w:rFonts w:ascii="Times New Roman" w:hAnsi="Times New Roman" w:cs="Times New Roman"/>
          <w:sz w:val="24"/>
          <w:szCs w:val="24"/>
        </w:rPr>
        <w:t>reversed</w:t>
      </w:r>
      <w:r w:rsidR="00A40BDF" w:rsidRPr="00496740">
        <w:rPr>
          <w:rFonts w:ascii="Times New Roman" w:hAnsi="Times New Roman" w:cs="Times New Roman"/>
          <w:sz w:val="24"/>
          <w:szCs w:val="24"/>
        </w:rPr>
        <w:t xml:space="preserve"> by nearby species </w:t>
      </w:r>
      <w:r w:rsidR="00A40BDF" w:rsidRPr="00496740">
        <w:rPr>
          <w:rFonts w:ascii="Times New Roman" w:hAnsi="Times New Roman" w:cs="Times New Roman"/>
          <w:sz w:val="24"/>
          <w:szCs w:val="24"/>
        </w:rPr>
        <w:fldChar w:fldCharType="begin"/>
      </w:r>
      <w:r w:rsidR="00563C5D">
        <w:rPr>
          <w:rFonts w:ascii="Times New Roman" w:hAnsi="Times New Roman" w:cs="Times New Roman"/>
          <w:sz w:val="24"/>
          <w:szCs w:val="24"/>
        </w:rPr>
        <w:instrText xml:space="preserve"> ADDIN PAPERS2_CITATIONS &lt;citation&gt;&lt;uuid&gt;9E69C552-4A75-475C-8044-8186CDA81454&lt;/uuid&gt;&lt;priority&gt;14&lt;/priority&gt;&lt;publications&gt;&lt;publication&gt;&lt;uuid&gt;7B85F43E-E5B7-4A9A-B873-E6C40EC1CCFB&lt;/uuid&gt;&lt;volume&gt;92&lt;/volume&gt;&lt;startpage&gt;1174&lt;/startpage&gt;&lt;publication_date&gt;99201105001200000000220000&lt;/publication_date&gt;&lt;url&gt;http://eutils.ncbi.nlm.nih.gov/entrez/eutils/elink.fcgi?dbfrom=pubmed&amp;amp;id=21661578&amp;amp;retmode=ref&amp;amp;cmd=prlinks&lt;/url&gt;&lt;type&gt;400&lt;/type&gt;&lt;title&gt;Interaction rules affect species coexistence in intransitive networks.&lt;/title&gt;&lt;location&gt;&amp;lt;html&gt;&amp;lt;head&gt;&amp;lt;meta http-equiv="content-type" content="text/html; charset=utf-8"/&gt;&amp;lt;title&gt;Sorry...&amp;lt;/title&gt;&amp;lt;style&gt; body { font-family: verdana, arial, sans-serif; background-color: #fff; color: #000; }&amp;lt;/style&gt;&amp;lt;/head&gt;&amp;lt;body&gt;&amp;lt;div&gt;&amp;lt;table&gt;&amp;lt;tr&gt;&amp;lt;td&gt;&amp;lt;b&gt;&amp;lt;font face=times color=#0039b6 size=10&gt;G&amp;lt;/font&gt;&amp;lt;font face=times color=#c41200 size=10&gt;o&amp;lt;/font&gt;&amp;lt;font face=times color=#f3c518 size=10&gt;o&amp;lt;/font&gt;&amp;lt;font face=times color=#0039b6 size=10&gt;g&amp;lt;/font&gt;&amp;lt;font face=times color=#30a72f size=10&gt;l&amp;lt;/font&gt;&amp;lt;font face=times color=#c41200 size=10&gt;e&amp;lt;/font&gt;&amp;lt;/b&gt;&amp;lt;/td&gt;&amp;lt;td style="text-align: left; vertical-align: bottom; padding-bottom: 15px; width: 50%"&gt;&amp;lt;div style="border-bottom: 1px solid #dfdfdf;"&gt;Sorry...&amp;lt;/div&gt;&amp;lt;/td&gt;&amp;lt;/tr&gt;&amp;lt;/table&gt;&amp;lt;/div&gt;&amp;lt;div style="margin-left: 4em;"&gt;&amp;lt;h1&gt;We're sorry...&amp;lt;/h1&gt;&amp;lt;p&gt;... but your computer or network may be sending automated queries. To protect our users, we can't process your request right now.&amp;lt;/p&gt;&amp;lt;/div&gt;&amp;lt;div style="margin-left: 4em;"&gt;See &amp;lt;a href="https://support.google.com/websearch/answer/86640"&gt;Google Help&amp;lt;/a&gt; for more information.&amp;lt;br/&gt;&amp;lt;br/&gt;&amp;lt;/div&gt;&amp;lt;div style="text-align: center; border-top: 1px solid #dfdfdf;"&gt;&amp;lt;a href="https://www.google.com"&gt;Google Home&amp;lt;/a&gt;&amp;lt;/div&gt;&amp;lt;/body&gt;&amp;lt;/html&gt;&lt;/location&gt;&lt;institution&gt;Department of Ecology and Evolution, University of Chicago, Chicago, Illinois 60637, USA.&lt;/institution&gt;&lt;number&gt;5&lt;/number&gt;&lt;subtype&gt;400&lt;/subtype&gt;&lt;endpage&gt;1180&lt;/endpage&gt;&lt;bundle&gt;&lt;publication&gt;&lt;publisher&gt;ECOLOGICAL SOC AMER&lt;/publisher&gt;&lt;title&gt;Ecology&lt;/title&gt;&lt;type&gt;-100&lt;/type&gt;&lt;subtype&gt;-100&lt;/subtype&gt;&lt;uuid&gt;1CC17180-222B-44A3-8A6D-C9278CA552C3&lt;/uuid&gt;&lt;/publication&gt;&lt;/bundle&gt;&lt;authors&gt;&lt;author&gt;&lt;firstName&gt;José&lt;/firstName&gt;&lt;lastName&gt;Rojas-Echenique&lt;/lastName&gt;&lt;/author&gt;&lt;author&gt;&lt;firstName&gt;Stefano&lt;/firstName&gt;&lt;lastName&gt;Allesina&lt;/lastName&gt;&lt;/author&gt;&lt;/authors&gt;&lt;/publication&gt;&lt;/publications&gt;&lt;cites&gt;&lt;/cites&gt;&lt;/citation&gt;</w:instrText>
      </w:r>
      <w:r w:rsidR="00A40BDF" w:rsidRPr="00496740">
        <w:rPr>
          <w:rFonts w:ascii="Times New Roman" w:hAnsi="Times New Roman" w:cs="Times New Roman"/>
          <w:sz w:val="24"/>
          <w:szCs w:val="24"/>
        </w:rPr>
        <w:fldChar w:fldCharType="separate"/>
      </w:r>
      <w:r w:rsidR="004B118A">
        <w:rPr>
          <w:rFonts w:ascii="Times New Roman" w:hAnsi="Times New Roman" w:cs="Times New Roman"/>
          <w:sz w:val="24"/>
          <w:szCs w:val="24"/>
        </w:rPr>
        <w:t>(Rojas-Echenique and Allesina 2011)</w:t>
      </w:r>
      <w:r w:rsidR="00A40BDF" w:rsidRPr="00496740">
        <w:rPr>
          <w:rFonts w:ascii="Times New Roman" w:hAnsi="Times New Roman" w:cs="Times New Roman"/>
          <w:sz w:val="24"/>
          <w:szCs w:val="24"/>
        </w:rPr>
        <w:fldChar w:fldCharType="end"/>
      </w:r>
      <w:r w:rsidR="00C3529B" w:rsidRPr="00496740">
        <w:rPr>
          <w:rFonts w:ascii="Times New Roman" w:hAnsi="Times New Roman" w:cs="Times New Roman"/>
          <w:sz w:val="24"/>
          <w:szCs w:val="24"/>
        </w:rPr>
        <w:t>.</w:t>
      </w:r>
      <w:r w:rsidR="00845746" w:rsidRPr="00496740">
        <w:rPr>
          <w:rFonts w:ascii="Times New Roman" w:hAnsi="Times New Roman" w:cs="Times New Roman"/>
          <w:sz w:val="24"/>
          <w:szCs w:val="24"/>
        </w:rPr>
        <w:t xml:space="preserve"> This effect is captured by the concept of i</w:t>
      </w:r>
      <w:r w:rsidR="005C4BEC" w:rsidRPr="00496740">
        <w:rPr>
          <w:rFonts w:ascii="Times New Roman" w:hAnsi="Times New Roman" w:cs="Times New Roman"/>
          <w:sz w:val="24"/>
          <w:szCs w:val="24"/>
        </w:rPr>
        <w:t>ntransitivity</w:t>
      </w:r>
      <w:r w:rsidR="00845746" w:rsidRPr="00496740">
        <w:rPr>
          <w:rFonts w:ascii="Times New Roman" w:hAnsi="Times New Roman" w:cs="Times New Roman"/>
          <w:sz w:val="24"/>
          <w:szCs w:val="24"/>
        </w:rPr>
        <w:t xml:space="preserve">, </w:t>
      </w:r>
      <w:commentRangeStart w:id="47"/>
      <w:r w:rsidR="00845746" w:rsidRPr="00496740">
        <w:rPr>
          <w:rFonts w:ascii="Times New Roman" w:hAnsi="Times New Roman" w:cs="Times New Roman"/>
          <w:sz w:val="24"/>
          <w:szCs w:val="24"/>
        </w:rPr>
        <w:t>which</w:t>
      </w:r>
      <w:r w:rsidR="005C4BEC" w:rsidRPr="00496740">
        <w:rPr>
          <w:rFonts w:ascii="Times New Roman" w:hAnsi="Times New Roman" w:cs="Times New Roman"/>
          <w:sz w:val="24"/>
          <w:szCs w:val="24"/>
        </w:rPr>
        <w:t xml:space="preserve"> is</w:t>
      </w:r>
      <w:r w:rsidR="00A40BDF" w:rsidRPr="00496740">
        <w:rPr>
          <w:rFonts w:ascii="Times New Roman" w:hAnsi="Times New Roman" w:cs="Times New Roman"/>
          <w:sz w:val="24"/>
          <w:szCs w:val="24"/>
        </w:rPr>
        <w:t xml:space="preserve"> the non-hierarchical arrangement of competitive abilities</w:t>
      </w:r>
      <w:r w:rsidR="00B15680" w:rsidRPr="00496740">
        <w:rPr>
          <w:rFonts w:ascii="Times New Roman" w:hAnsi="Times New Roman" w:cs="Times New Roman"/>
          <w:sz w:val="24"/>
          <w:szCs w:val="24"/>
        </w:rPr>
        <w:t xml:space="preserve"> among </w:t>
      </w:r>
      <w:r w:rsidR="00845746" w:rsidRPr="00496740">
        <w:rPr>
          <w:rFonts w:ascii="Times New Roman" w:hAnsi="Times New Roman" w:cs="Times New Roman"/>
          <w:sz w:val="24"/>
          <w:szCs w:val="24"/>
        </w:rPr>
        <w:t xml:space="preserve">diverse </w:t>
      </w:r>
      <w:r w:rsidR="00845746" w:rsidRPr="00496740">
        <w:rPr>
          <w:rFonts w:ascii="Times New Roman" w:hAnsi="Times New Roman" w:cs="Times New Roman"/>
          <w:sz w:val="24"/>
          <w:szCs w:val="24"/>
        </w:rPr>
        <w:lastRenderedPageBreak/>
        <w:t>genotypes</w:t>
      </w:r>
      <w:r w:rsidR="00877237" w:rsidRPr="00496740">
        <w:rPr>
          <w:rFonts w:ascii="Times New Roman" w:hAnsi="Times New Roman" w:cs="Times New Roman"/>
          <w:sz w:val="24"/>
          <w:szCs w:val="24"/>
        </w:rPr>
        <w:t xml:space="preserve"> or </w:t>
      </w:r>
      <w:r w:rsidR="00D95396" w:rsidRPr="00496740">
        <w:rPr>
          <w:rFonts w:ascii="Times New Roman" w:hAnsi="Times New Roman" w:cs="Times New Roman"/>
          <w:sz w:val="24"/>
          <w:szCs w:val="24"/>
        </w:rPr>
        <w:t>species</w:t>
      </w:r>
      <w:commentRangeEnd w:id="47"/>
      <w:r w:rsidR="00DD320F">
        <w:rPr>
          <w:rStyle w:val="CommentReference"/>
        </w:rPr>
        <w:commentReference w:id="47"/>
      </w:r>
      <w:r w:rsidR="00845746" w:rsidRPr="00496740">
        <w:rPr>
          <w:rFonts w:ascii="Times New Roman" w:hAnsi="Times New Roman" w:cs="Times New Roman"/>
          <w:sz w:val="24"/>
          <w:szCs w:val="24"/>
        </w:rPr>
        <w:t xml:space="preserve">. The </w:t>
      </w:r>
      <w:r w:rsidR="005C4BEC" w:rsidRPr="00496740">
        <w:rPr>
          <w:rFonts w:ascii="Times New Roman" w:hAnsi="Times New Roman" w:cs="Times New Roman"/>
          <w:sz w:val="24"/>
          <w:szCs w:val="24"/>
        </w:rPr>
        <w:t xml:space="preserve">net effect of </w:t>
      </w:r>
      <w:r w:rsidR="00845746" w:rsidRPr="00496740">
        <w:rPr>
          <w:rFonts w:ascii="Times New Roman" w:hAnsi="Times New Roman" w:cs="Times New Roman"/>
          <w:sz w:val="24"/>
          <w:szCs w:val="24"/>
        </w:rPr>
        <w:t>intransitivity</w:t>
      </w:r>
      <w:r w:rsidR="005C4BEC" w:rsidRPr="00496740">
        <w:rPr>
          <w:rFonts w:ascii="Times New Roman" w:hAnsi="Times New Roman" w:cs="Times New Roman"/>
          <w:sz w:val="24"/>
          <w:szCs w:val="24"/>
        </w:rPr>
        <w:t xml:space="preserve"> is that competitiveness is highly context-dependent: one genotype’s ability to dominate another depends on the frequency of any number of other genotypes</w:t>
      </w:r>
      <w:r w:rsidR="001255A5" w:rsidRPr="00496740">
        <w:rPr>
          <w:rFonts w:ascii="Times New Roman" w:hAnsi="Times New Roman" w:cs="Times New Roman"/>
          <w:sz w:val="24"/>
          <w:szCs w:val="24"/>
        </w:rPr>
        <w:t>.</w:t>
      </w:r>
      <w:r w:rsidR="00C031F9" w:rsidRPr="00496740">
        <w:rPr>
          <w:rFonts w:ascii="Times New Roman" w:hAnsi="Times New Roman" w:cs="Times New Roman"/>
          <w:sz w:val="24"/>
          <w:szCs w:val="24"/>
        </w:rPr>
        <w:t xml:space="preserve"> Empirical </w:t>
      </w:r>
      <w:r w:rsidR="006C011E" w:rsidRPr="00496740">
        <w:rPr>
          <w:rFonts w:ascii="Times New Roman" w:hAnsi="Times New Roman" w:cs="Times New Roman"/>
          <w:sz w:val="24"/>
          <w:szCs w:val="24"/>
        </w:rPr>
        <w:t>intransitive</w:t>
      </w:r>
      <w:r w:rsidR="00C031F9" w:rsidRPr="00496740">
        <w:rPr>
          <w:rFonts w:ascii="Times New Roman" w:hAnsi="Times New Roman" w:cs="Times New Roman"/>
          <w:sz w:val="24"/>
          <w:szCs w:val="24"/>
        </w:rPr>
        <w:t xml:space="preserve"> interaction networks ha</w:t>
      </w:r>
      <w:r w:rsidR="002414C3" w:rsidRPr="00496740">
        <w:rPr>
          <w:rFonts w:ascii="Times New Roman" w:hAnsi="Times New Roman" w:cs="Times New Roman"/>
          <w:sz w:val="24"/>
          <w:szCs w:val="24"/>
        </w:rPr>
        <w:t xml:space="preserve">ve been discovered both within </w:t>
      </w:r>
      <w:r w:rsidR="00642F52" w:rsidRPr="00496740">
        <w:rPr>
          <w:rFonts w:ascii="Times New Roman" w:hAnsi="Times New Roman" w:cs="Times New Roman"/>
          <w:sz w:val="24"/>
          <w:szCs w:val="24"/>
        </w:rPr>
        <w:fldChar w:fldCharType="begin"/>
      </w:r>
      <w:r w:rsidR="00563C5D">
        <w:rPr>
          <w:rFonts w:ascii="Times New Roman" w:hAnsi="Times New Roman" w:cs="Times New Roman"/>
          <w:sz w:val="24"/>
          <w:szCs w:val="24"/>
        </w:rPr>
        <w:instrText xml:space="preserve"> ADDIN PAPERS2_CITATIONS &lt;citation&gt;&lt;uuid&gt;8BDD00A2-8B16-49B2-B21C-BFC24FD00EEE&lt;/uuid&gt;&lt;priority&gt;15&lt;/priority&gt;&lt;publications&gt;&lt;publication&gt;&lt;volume&gt;380&lt;/volume&gt;&lt;publication_date&gt;99199600001200000000200000&lt;/publication_date&gt;&lt;number&gt;6571&lt;/number&gt;&lt;doi&gt;10.1086/522092&lt;/doi&gt;&lt;startpage&gt;240&lt;/startpage&gt;&lt;title&gt;The rock-paper-scissors game and the evolution of alternative male strategies&lt;/title&gt;&lt;uuid&gt;10395009-3F65-4A83-A0A4-76777650B412&lt;/uuid&gt;&lt;subtype&gt;400&lt;/subtype&gt;&lt;endpage&gt;243&lt;/endpage&gt;&lt;type&gt;400&lt;/type&gt;&lt;url&gt;http://www.indiana.edu/~curtweb/L567/readings/Sinervo%26Lively1996.pdf&lt;/url&gt;&lt;bundle&gt;&lt;publication&gt;&lt;publisher&gt;Nature Publishing Group&lt;/publisher&gt;&lt;title&gt;Nature&lt;/title&gt;&lt;type&gt;-100&lt;/type&gt;&lt;subtype&gt;-100&lt;/subtype&gt;&lt;uuid&gt;2E7CF9AF-B1E9-4E21-8DC5-79B57171334B&lt;/uuid&gt;&lt;/publication&gt;&lt;/bundle&gt;&lt;authors&gt;&lt;author&gt;&lt;firstName&gt;Barry&lt;/firstName&gt;&lt;lastName&gt;Sinervo&lt;/lastName&gt;&lt;/author&gt;&lt;author&gt;&lt;firstName&gt;Curt&lt;/firstName&gt;&lt;middleNames&gt;M&lt;/middleNames&gt;&lt;lastName&gt;Lively&lt;/lastName&gt;&lt;/author&gt;&lt;/authors&gt;&lt;/publication&gt;&lt;/publications&gt;&lt;cites&gt;&lt;/cites&gt;&lt;/citation&gt;</w:instrText>
      </w:r>
      <w:r w:rsidR="00642F52" w:rsidRPr="00496740">
        <w:rPr>
          <w:rFonts w:ascii="Times New Roman" w:hAnsi="Times New Roman" w:cs="Times New Roman"/>
          <w:sz w:val="24"/>
          <w:szCs w:val="24"/>
        </w:rPr>
        <w:fldChar w:fldCharType="separate"/>
      </w:r>
      <w:r w:rsidR="004B118A">
        <w:rPr>
          <w:rFonts w:ascii="Times New Roman" w:hAnsi="Times New Roman" w:cs="Times New Roman"/>
          <w:sz w:val="24"/>
          <w:szCs w:val="24"/>
        </w:rPr>
        <w:t>(Sinervo and Lively 1996)</w:t>
      </w:r>
      <w:r w:rsidR="00642F52" w:rsidRPr="00496740">
        <w:rPr>
          <w:rFonts w:ascii="Times New Roman" w:hAnsi="Times New Roman" w:cs="Times New Roman"/>
          <w:sz w:val="24"/>
          <w:szCs w:val="24"/>
        </w:rPr>
        <w:fldChar w:fldCharType="end"/>
      </w:r>
      <w:r w:rsidR="002414C3" w:rsidRPr="00496740">
        <w:rPr>
          <w:rFonts w:ascii="Times New Roman" w:hAnsi="Times New Roman" w:cs="Times New Roman"/>
          <w:sz w:val="24"/>
          <w:szCs w:val="24"/>
        </w:rPr>
        <w:t xml:space="preserve"> </w:t>
      </w:r>
      <w:r w:rsidR="00C031F9" w:rsidRPr="00496740">
        <w:rPr>
          <w:rFonts w:ascii="Times New Roman" w:hAnsi="Times New Roman" w:cs="Times New Roman"/>
          <w:sz w:val="24"/>
          <w:szCs w:val="24"/>
        </w:rPr>
        <w:t>and bet</w:t>
      </w:r>
      <w:r w:rsidR="002414C3" w:rsidRPr="00496740">
        <w:rPr>
          <w:rFonts w:ascii="Times New Roman" w:hAnsi="Times New Roman" w:cs="Times New Roman"/>
          <w:sz w:val="24"/>
          <w:szCs w:val="24"/>
        </w:rPr>
        <w:t xml:space="preserve">ween species </w:t>
      </w:r>
      <w:r w:rsidR="00C031F9" w:rsidRPr="00496740">
        <w:rPr>
          <w:rFonts w:ascii="Times New Roman" w:hAnsi="Times New Roman" w:cs="Times New Roman"/>
          <w:sz w:val="24"/>
          <w:szCs w:val="24"/>
        </w:rPr>
        <w:fldChar w:fldCharType="begin"/>
      </w:r>
      <w:r w:rsidR="00563C5D">
        <w:rPr>
          <w:rFonts w:ascii="Times New Roman" w:hAnsi="Times New Roman" w:cs="Times New Roman"/>
          <w:sz w:val="24"/>
          <w:szCs w:val="24"/>
        </w:rPr>
        <w:instrText xml:space="preserve"> ADDIN PAPERS2_CITATIONS &lt;citation&gt;&lt;uuid&gt;8767B01A-0218-43F6-895B-3C0478210A37&lt;/uuid&gt;&lt;priority&gt;16&lt;/priority&gt;&lt;publications&gt;&lt;publication&gt;&lt;uuid&gt;5FCE2925-3A99-4DDD-9BF3-BC27AEBFBEC5&lt;/uuid&gt;&lt;volume&gt;317&lt;/volume&gt;&lt;doi&gt;10.1126/science.1147455&lt;/doi&gt;&lt;startpage&gt;1561&lt;/startpage&gt;&lt;publication_date&gt;99200709141200000000222000&lt;/publication_date&gt;&lt;url&gt;http://eutils.ncbi.nlm.nih.gov/entrez/eutils/elink.fcgi?dbfrom=pubmed&amp;amp;id=17872447&amp;amp;retmode=ref&amp;amp;cmd=prlinks&lt;/url&gt;&lt;type&gt;400&lt;/type&gt;&lt;title&gt;Mutual feedbacks maintain both genetic and species diversity in a plant community.&lt;/title&gt;&lt;location&gt;&amp;lt;html&gt;&amp;lt;head&gt;&amp;lt;meta http-equiv="content-type" content="text/html; charset=utf-8"/&gt;&amp;lt;title&gt;Sorry...&amp;lt;/title&gt;&amp;lt;style&gt; body { font-family: verdana, arial, sans-serif; background-color: #fff; color: #000; }&amp;lt;/style&gt;&amp;lt;/head&gt;&amp;lt;body&gt;&amp;lt;div&gt;&amp;lt;table&gt;&amp;lt;tr&gt;&amp;lt;td&gt;&amp;lt;b&gt;&amp;lt;font face=times color=#0039b6 size=10&gt;G&amp;lt;/font&gt;&amp;lt;font face=times color=#c41200 size=10&gt;o&amp;lt;/font&gt;&amp;lt;font face=times color=#f3c518 size=10&gt;o&amp;lt;/font&gt;&amp;lt;font face=times color=#0039b6 size=10&gt;g&amp;lt;/font&gt;&amp;lt;font face=times color=#30a72f size=10&gt;l&amp;lt;/font&gt;&amp;lt;font face=times color=#c41200 size=10&gt;e&amp;lt;/font&gt;&amp;lt;/b&gt;&amp;lt;/td&gt;&amp;lt;td style="text-align: left; vertical-align: bottom; padding-bottom: 15px; width: 50%"&gt;&amp;lt;div style="border-bottom: 1px solid #dfdfdf;"&gt;Sorry...&amp;lt;/div&gt;&amp;lt;/td&gt;&amp;lt;/tr&gt;&amp;lt;/table&gt;&amp;lt;/div&gt;&amp;lt;div style="margin-left: 4em;"&gt;&amp;lt;h1&gt;We're sorry...&amp;lt;/h1&gt;&amp;lt;p&gt;... but your computer or network may be sending automated queries. To protect our users, we can't process your request right now.&amp;lt;/p&gt;&amp;lt;/div&gt;&amp;lt;div style="margin-left: 4em;"&gt;See &amp;lt;a href="https://support.google.com/websearch/answer/86640"&gt;Google Help&amp;lt;/a&gt; for more information.&amp;lt;br/&gt;&amp;lt;br/&gt;&amp;lt;/div&gt;&amp;lt;div style="text-align: center; border-top: 1px solid #dfdfdf;"&gt;&amp;lt;a href="https://www.google.com"&gt;Google Home&amp;lt;/a&gt;&amp;lt;/div&gt;&amp;lt;/body&gt;&amp;lt;/html&gt;&lt;/location&gt;&lt;institution&gt;Section of Evolution and Ecology, University of California- Davis, One Shields Avenue, Davis, CA 95616, USA. ralankau@gmail.com&lt;/institution&gt;&lt;number&gt;5844&lt;/number&gt;&lt;subtype&gt;400&lt;/subtype&gt;&lt;endpage&gt;1563&lt;/endpage&gt;&lt;bundle&gt;&lt;publication&gt;&lt;title&gt;Science (New York, NY)&lt;/title&gt;&lt;type&gt;-100&lt;/type&gt;&lt;subtype&gt;-100&lt;/subtype&gt;&lt;uuid&gt;BD61255B-B8DA-4039-A43C-750DAAE0658D&lt;/uuid&gt;&lt;/publication&gt;&lt;/bundle&gt;&lt;authors&gt;&lt;author&gt;&lt;firstName&gt;Richard&lt;/firstName&gt;&lt;middleNames&gt;A&lt;/middleNames&gt;&lt;lastName&gt;Lankau&lt;/lastName&gt;&lt;/author&gt;&lt;author&gt;&lt;firstName&gt;Sharon&lt;/firstName&gt;&lt;middleNames&gt;Y&lt;/middleNames&gt;&lt;lastName&gt;Strauss&lt;/lastName&gt;&lt;/author&gt;&lt;/authors&gt;&lt;/publication&gt;&lt;/publications&gt;&lt;cites&gt;&lt;/cites&gt;&lt;/citation&gt;</w:instrText>
      </w:r>
      <w:r w:rsidR="00C031F9" w:rsidRPr="00496740">
        <w:rPr>
          <w:rFonts w:ascii="Times New Roman" w:hAnsi="Times New Roman" w:cs="Times New Roman"/>
          <w:sz w:val="24"/>
          <w:szCs w:val="24"/>
        </w:rPr>
        <w:fldChar w:fldCharType="separate"/>
      </w:r>
      <w:r w:rsidR="004B118A">
        <w:rPr>
          <w:rFonts w:ascii="Times New Roman" w:hAnsi="Times New Roman" w:cs="Times New Roman"/>
          <w:sz w:val="24"/>
          <w:szCs w:val="24"/>
        </w:rPr>
        <w:t>(Lankau and Strauss 2007)</w:t>
      </w:r>
      <w:r w:rsidR="00C031F9" w:rsidRPr="00496740">
        <w:rPr>
          <w:rFonts w:ascii="Times New Roman" w:hAnsi="Times New Roman" w:cs="Times New Roman"/>
          <w:sz w:val="24"/>
          <w:szCs w:val="24"/>
        </w:rPr>
        <w:fldChar w:fldCharType="end"/>
      </w:r>
      <w:r w:rsidR="009A70E4" w:rsidRPr="00496740">
        <w:rPr>
          <w:rFonts w:ascii="Times New Roman" w:hAnsi="Times New Roman" w:cs="Times New Roman"/>
          <w:sz w:val="24"/>
          <w:szCs w:val="24"/>
        </w:rPr>
        <w:t>, and t</w:t>
      </w:r>
      <w:r w:rsidR="005C4BEC" w:rsidRPr="00496740">
        <w:rPr>
          <w:rFonts w:ascii="Times New Roman" w:hAnsi="Times New Roman" w:cs="Times New Roman"/>
          <w:sz w:val="24"/>
          <w:szCs w:val="24"/>
        </w:rPr>
        <w:t xml:space="preserve">heoretical studies have shown that introducing even modest intransitivity into competitive interaction networks can provide a buffer against species (or genotype) extinction </w:t>
      </w:r>
      <w:r w:rsidR="005C4BEC" w:rsidRPr="00496740">
        <w:rPr>
          <w:rFonts w:ascii="Times New Roman" w:hAnsi="Times New Roman" w:cs="Times New Roman"/>
          <w:sz w:val="24"/>
          <w:szCs w:val="24"/>
        </w:rPr>
        <w:fldChar w:fldCharType="begin"/>
      </w:r>
      <w:r w:rsidR="00563C5D">
        <w:rPr>
          <w:rFonts w:ascii="Times New Roman" w:hAnsi="Times New Roman" w:cs="Times New Roman"/>
          <w:sz w:val="24"/>
          <w:szCs w:val="24"/>
        </w:rPr>
        <w:instrText xml:space="preserve"> ADDIN PAPERS2_CITATIONS &lt;citation&gt;&lt;uuid&gt;B54A67A1-1213-4D1A-844E-AF318ACC07C4&lt;/uuid&gt;&lt;priority&gt;17&lt;/priority&gt;&lt;publications&gt;&lt;publication&gt;&lt;uuid&gt;93EEF198-BDEA-498C-A9D5-1F72A679A199&lt;/uuid&gt;&lt;volume&gt;168&lt;/volume&gt;&lt;accepted_date&gt;99200605091200000000222000&lt;/accepted_date&gt;&lt;doi&gt;10.1086/506259&lt;/doi&gt;&lt;startpage&gt;182&lt;/startpage&gt;&lt;publication_date&gt;99200608001200000000220000&lt;/publication_date&gt;&lt;url&gt;http://eutils.ncbi.nlm.nih.gov/entrez/eutils/elink.fcgi?dbfrom=pubmed&amp;amp;id=16874628&amp;amp;retmode=ref&amp;amp;cmd=prlinks&lt;/url&gt;&lt;type&gt;400&lt;/type&gt;&lt;title&gt;Competitive intransitivity promotes species coexistence&lt;/title&gt;&lt;location&gt;&amp;lt;html&gt;&amp;lt;head&gt;&amp;lt;meta http-equiv="content-type" content="text/html; charset=utf-8"/&gt;&amp;lt;title&gt;Sorry...&amp;lt;/title&gt;&amp;lt;style&gt; body { font-family: verdana, arial, sans-serif; background-color: #fff; color: #000; }&amp;lt;/style&gt;&amp;lt;/head&gt;&amp;lt;body&gt;&amp;lt;div&gt;&amp;lt;table&gt;&amp;lt;tr&gt;&amp;lt;td&gt;&amp;lt;b&gt;&amp;lt;font face=times color=#0039b6 size=10&gt;G&amp;lt;/font&gt;&amp;lt;font face=times color=#c41200 size=10&gt;o&amp;lt;/font&gt;&amp;lt;font face=times color=#f3c518 size=10&gt;o&amp;lt;/font&gt;&amp;lt;font face=times color=#0039b6 size=10&gt;g&amp;lt;/font&gt;&amp;lt;font face=times color=#30a72f size=10&gt;l&amp;lt;/font&gt;&amp;lt;font face=times color=#c41200 size=10&gt;e&amp;lt;/font&gt;&amp;lt;/b&gt;&amp;lt;/td&gt;&amp;lt;td style="text-align: left; vertical-align: bottom; padding-bottom: 15px; width: 50%"&gt;&amp;lt;div style="border-bottom: 1px solid #dfdfdf;"&gt;Sorry...&amp;lt;/div&gt;&amp;lt;/td&gt;&amp;lt;/tr&gt;&amp;lt;/table&gt;&amp;lt;/div&gt;&amp;lt;div style="margin-left: 4em;"&gt;&amp;lt;h1&gt;We're sorry...&amp;lt;/h1&gt;&amp;lt;p&gt;... but your computer or network may be sending automated queries. To protect our users, we can't process your request right now.&amp;lt;/p&gt;&amp;lt;/div&gt;&amp;lt;div style="margin-left: 4em;"&gt;See &amp;lt;a href="https://support.google.com/websearch/answer/86640"&gt;Google Help&amp;lt;/a&gt; for more information.&amp;lt;br/&gt;&amp;lt;br/&gt;&amp;lt;/div&gt;&amp;lt;div style="text-align: center; border-top: 1px solid #dfdfdf;"&gt;&amp;lt;a href="https://www.google.com"&gt;Google Home&amp;lt;/a&gt;&amp;lt;/div&gt;&amp;lt;/body&gt;&amp;lt;/html&gt;&lt;/location&gt;&lt;submission_date&gt;99200603011200000000222000&lt;/submission_date&gt;&lt;number&gt;2&lt;/number&gt;&lt;institution&gt;Department of Biological Sciences, University of Calgary, Calgary, Alberta T2N 1N4, Canada. rlaird@ucalgary.edu&lt;/institution&gt;&lt;subtype&gt;400&lt;/subtype&gt;&lt;endpage&gt;193&lt;/endpage&gt;&lt;bundle&gt;&lt;publication&gt;&lt;title&gt;American Naturalist&lt;/title&gt;&lt;type&gt;-100&lt;/type&gt;&lt;subtype&gt;-100&lt;/subtype&gt;&lt;uuid&gt;36276B8E-D94E-4F44-893D-0EADFE5BB35F&lt;/uuid&gt;&lt;/publication&gt;&lt;/bundle&gt;&lt;authors&gt;&lt;author&gt;&lt;firstName&gt;Robert&lt;/firstName&gt;&lt;middleNames&gt;A&lt;/middleNames&gt;&lt;lastName&gt;Laird&lt;/lastName&gt;&lt;/author&gt;&lt;author&gt;&lt;firstName&gt;Brandon&lt;/firstName&gt;&lt;middleNames&gt;S&lt;/middleNames&gt;&lt;lastName&gt;Schamp&lt;/lastName&gt;&lt;/author&gt;&lt;/authors&gt;&lt;/publication&gt;&lt;publication&gt;&lt;volume&gt;123&lt;/volume&gt;&lt;publication_date&gt;99201401161200000000222000&lt;/publication_date&gt;&lt;number&gt;4&lt;/number&gt;&lt;doi&gt;10.1111/j.1600-0706.2013.00879.x&lt;/doi&gt;&lt;startpage&gt;472&lt;/startpage&gt;&lt;title&gt;Population interaction structure and the coexistence of bacterial strains playing ‘rock-paper-scissors’&lt;/title&gt;&lt;uuid&gt;38B69E77-F667-47B3-B659-7A0C5621A713&lt;/uuid&gt;&lt;subtype&gt;400&lt;/subtype&gt;&lt;endpage&gt;480&lt;/endpage&gt;&lt;type&gt;400&lt;/type&gt;&lt;url&gt;http://doi.wiley.com/10.1111/j.1600-0706.2013.00879.x&lt;/url&gt;&lt;bundle&gt;&lt;publication&gt;&lt;title&gt;Oikos&lt;/title&gt;&lt;type&gt;-100&lt;/type&gt;&lt;subtype&gt;-100&lt;/subtype&gt;&lt;uuid&gt;FA41A96A-11CF-4CD6-BEAB-69F3F37623FF&lt;/uuid&gt;&lt;/publication&gt;&lt;/bundle&gt;&lt;authors&gt;&lt;author&gt;&lt;firstName&gt;Robert&lt;/firstName&gt;&lt;middleNames&gt;A&lt;/middleNames&gt;&lt;lastName&gt;Laird&lt;/lastName&gt;&lt;/author&gt;&lt;/authors&gt;&lt;/publication&gt;&lt;publication&gt;&lt;uuid&gt;CFC388AA-8ED4-406B-A6FF-27398BF3E0B1&lt;/uuid&gt;&lt;volume&gt;89&lt;/volume&gt;&lt;startpage&gt;237&lt;/startpage&gt;&lt;publication_date&gt;99200801001200000000220000&lt;/publication_date&gt;&lt;url&gt;http://eutils.ncbi.nlm.nih.gov/entrez/eutils/elink.fcgi?dbfrom=pubmed&amp;amp;id=18376565&amp;amp;retmode=ref&amp;amp;cmd=prlinks&lt;/url&gt;&lt;type&gt;400&lt;/type&gt;&lt;title&gt;Does local competition increase the coexistence of species in intransitive networks?&lt;/title&gt;&lt;location&gt;&amp;lt;html&gt;&amp;lt;head&gt;&amp;lt;meta http-equiv="content-type" content="text/html; charset=utf-8"/&gt;&amp;lt;title&gt;Sorry...&amp;lt;/title&gt;&amp;lt;style&gt; body { font-family: verdana, arial, sans-serif; background-color: #fff; color: #000; }&amp;lt;/style&gt;&amp;lt;/head&gt;&amp;lt;body&gt;&amp;lt;div&gt;&amp;lt;table&gt;&amp;lt;tr&gt;&amp;lt;td&gt;&amp;lt;b&gt;&amp;lt;font face=times color=#0039b6 size=10&gt;G&amp;lt;/font&gt;&amp;lt;font face=times color=#c41200 size=10&gt;o&amp;lt;/font&gt;&amp;lt;font face=times color=#f3c518 size=10&gt;o&amp;lt;/font&gt;&amp;lt;font face=times color=#0039b6 size=10&gt;g&amp;lt;/font&gt;&amp;lt;font face=times color=#30a72f size=10&gt;l&amp;lt;/font&gt;&amp;lt;font face=times color=#c41200 size=10&gt;e&amp;lt;/font&gt;&amp;lt;/b&gt;&amp;lt;/td&gt;&amp;lt;td style="text-align: left; vertical-align: bottom; padding-bottom: 15px; width: 50%"&gt;&amp;lt;div style="border-bottom: 1px solid #dfdfdf;"&gt;Sorry...&amp;lt;/div&gt;&amp;lt;/td&gt;&amp;lt;/tr&gt;&amp;lt;/table&gt;&amp;lt;/div&gt;&amp;lt;div style="margin-left: 4em;"&gt;&amp;lt;h1&gt;We're sorry...&amp;lt;/h1&gt;&amp;lt;p&gt;... but your computer or network may be sending automated queries. To protect our users, we can't process your request right now.&amp;lt;/p&gt;&amp;lt;/div&gt;&amp;lt;div style="margin-left: 4em;"&gt;See &amp;lt;a href="https://support.google.com/websearch/answer/86640"&gt;Google Help&amp;lt;/a&gt; for more information.&amp;lt;br/&gt;&amp;lt;br/&gt;&amp;lt;/div&gt;&amp;lt;div style="text-align: center; border-top: 1px solid #dfdfdf;"&gt;&amp;lt;a href="https://www.google.com"&gt;Google Home&amp;lt;/a&gt;&amp;lt;/div&gt;&amp;lt;/body&gt;&amp;lt;/html&gt;&lt;/location&gt;&lt;institution&gt;Department of Biological Sciences, University of Calgary, Calgary, Alberta T2N 1N4, Canada. rlaird@connect.carleton.ca&lt;/institution&gt;&lt;number&gt;1&lt;/number&gt;&lt;subtype&gt;400&lt;/subtype&gt;&lt;endpage&gt;247&lt;/endpage&gt;&lt;bundle&gt;&lt;publication&gt;&lt;publisher&gt;ECOLOGICAL SOC AMER&lt;/publisher&gt;&lt;title&gt;Ecology&lt;/title&gt;&lt;type&gt;-100&lt;/type&gt;&lt;subtype&gt;-100&lt;/subtype&gt;&lt;uuid&gt;1CC17180-222B-44A3-8A6D-C9278CA552C3&lt;/uuid&gt;&lt;/publication&gt;&lt;/bundle&gt;&lt;authors&gt;&lt;author&gt;&lt;firstName&gt;Robert&lt;/firstName&gt;&lt;middleNames&gt;A&lt;/middleNames&gt;&lt;lastName&gt;Laird&lt;/lastName&gt;&lt;/author&gt;&lt;author&gt;&lt;firstName&gt;Brandon&lt;/firstName&gt;&lt;middleNames&gt;S&lt;/middleNames&gt;&lt;lastName&gt;Schamp&lt;/lastName&gt;&lt;/author&gt;&lt;/authors&gt;&lt;/publication&gt;&lt;publication&gt;&lt;uuid&gt;7B85F43E-E5B7-4A9A-B873-E6C40EC1CCFB&lt;/uuid&gt;&lt;volume&gt;92&lt;/volume&gt;&lt;startpage&gt;1174&lt;/startpage&gt;&lt;publication_date&gt;99201105001200000000220000&lt;/publication_date&gt;&lt;url&gt;http://eutils.ncbi.nlm.nih.gov/entrez/eutils/elink.fcgi?dbfrom=pubmed&amp;amp;id=21661578&amp;amp;retmode=ref&amp;amp;cmd=prlinks&lt;/url&gt;&lt;type&gt;400&lt;/type&gt;&lt;title&gt;Interaction rules affect species coexistence in intransitive networks.&lt;/title&gt;&lt;location&gt;&amp;lt;html&gt;&amp;lt;head&gt;&amp;lt;meta http-equiv="content-type" content="text/html; charset=utf-8"/&gt;&amp;lt;title&gt;Sorry...&amp;lt;/title&gt;&amp;lt;style&gt; body { font-family: verdana, arial, sans-serif; background-color: #fff; color: #000; }&amp;lt;/style&gt;&amp;lt;/head&gt;&amp;lt;body&gt;&amp;lt;div&gt;&amp;lt;table&gt;&amp;lt;tr&gt;&amp;lt;td&gt;&amp;lt;b&gt;&amp;lt;font face=times color=#0039b6 size=10&gt;G&amp;lt;/font&gt;&amp;lt;font face=times color=#c41200 size=10&gt;o&amp;lt;/font&gt;&amp;lt;font face=times color=#f3c518 size=10&gt;o&amp;lt;/font&gt;&amp;lt;font face=times color=#0039b6 size=10&gt;g&amp;lt;/font&gt;&amp;lt;font face=times color=#30a72f size=10&gt;l&amp;lt;/font&gt;&amp;lt;font face=times color=#c41200 size=10&gt;e&amp;lt;/font&gt;&amp;lt;/b&gt;&amp;lt;/td&gt;&amp;lt;td style="text-align: left; vertical-align: bottom; padding-bottom: 15px; width: 50%"&gt;&amp;lt;div style="border-bottom: 1px solid #dfdfdf;"&gt;Sorry...&amp;lt;/div&gt;&amp;lt;/td&gt;&amp;lt;/tr&gt;&amp;lt;/table&gt;&amp;lt;/div&gt;&amp;lt;div style="margin-left: 4em;"&gt;&amp;lt;h1&gt;We're sorry...&amp;lt;/h1&gt;&amp;lt;p&gt;... but your computer or network may be sending automated queries. To protect our users, we can't process your request right now.&amp;lt;/p&gt;&amp;lt;/div&gt;&amp;lt;div style="margin-left: 4em;"&gt;See &amp;lt;a href="https://support.google.com/websearch/answer/86640"&gt;Google Help&amp;lt;/a&gt; for more information.&amp;lt;br/&gt;&amp;lt;br/&gt;&amp;lt;/div&gt;&amp;lt;div style="text-align: center; border-top: 1px solid #dfdfdf;"&gt;&amp;lt;a href="https://www.google.com"&gt;Google Home&amp;lt;/a&gt;&amp;lt;/div&gt;&amp;lt;/body&gt;&amp;lt;/html&gt;&lt;/location&gt;&lt;institution&gt;Department of Ecology and Evolution, University of Chicago, Chicago, Illinois 60637, USA.&lt;/institution&gt;&lt;number&gt;5&lt;/number&gt;&lt;subtype&gt;400&lt;/subtype&gt;&lt;endpage&gt;1180&lt;/endpage&gt;&lt;bundle&gt;&lt;publication&gt;&lt;publisher&gt;ECOLOGICAL SOC AMER&lt;/publisher&gt;&lt;title&gt;Ecology&lt;/title&gt;&lt;type&gt;-100&lt;/type&gt;&lt;subtype&gt;-100&lt;/subtype&gt;&lt;uuid&gt;1CC17180-222B-44A3-8A6D-C9278CA552C3&lt;/uuid&gt;&lt;/publication&gt;&lt;/bundle&gt;&lt;authors&gt;&lt;author&gt;&lt;firstName&gt;José&lt;/firstName&gt;&lt;lastName&gt;Rojas-Echenique&lt;/lastName&gt;&lt;/author&gt;&lt;author&gt;&lt;firstName&gt;Stefano&lt;/firstName&gt;&lt;lastName&gt;Allesina&lt;/lastName&gt;&lt;/author&gt;&lt;/authors&gt;&lt;/publication&gt;&lt;/publications&gt;&lt;cites&gt;&lt;/cites&gt;&lt;/citation&gt;</w:instrText>
      </w:r>
      <w:r w:rsidR="005C4BEC" w:rsidRPr="00496740">
        <w:rPr>
          <w:rFonts w:ascii="Times New Roman" w:hAnsi="Times New Roman" w:cs="Times New Roman"/>
          <w:sz w:val="24"/>
          <w:szCs w:val="24"/>
        </w:rPr>
        <w:fldChar w:fldCharType="separate"/>
      </w:r>
      <w:r w:rsidR="004B118A">
        <w:rPr>
          <w:rFonts w:ascii="Times New Roman" w:hAnsi="Times New Roman" w:cs="Times New Roman"/>
          <w:sz w:val="24"/>
          <w:szCs w:val="24"/>
        </w:rPr>
        <w:t>(Laird and Schamp 2006; Laird and Schamp 2008; Rojas-Echenique and Allesina 2011; Laird 2014)</w:t>
      </w:r>
      <w:r w:rsidR="005C4BEC" w:rsidRPr="00496740">
        <w:rPr>
          <w:rFonts w:ascii="Times New Roman" w:hAnsi="Times New Roman" w:cs="Times New Roman"/>
          <w:sz w:val="24"/>
          <w:szCs w:val="24"/>
        </w:rPr>
        <w:fldChar w:fldCharType="end"/>
      </w:r>
      <w:r w:rsidR="005C4BEC" w:rsidRPr="00496740">
        <w:rPr>
          <w:rFonts w:ascii="Times New Roman" w:hAnsi="Times New Roman" w:cs="Times New Roman"/>
          <w:sz w:val="24"/>
          <w:szCs w:val="24"/>
        </w:rPr>
        <w:t>.</w:t>
      </w:r>
      <w:r w:rsidR="00DB0419" w:rsidRPr="00496740">
        <w:rPr>
          <w:rFonts w:ascii="Times New Roman" w:hAnsi="Times New Roman" w:cs="Times New Roman"/>
          <w:sz w:val="24"/>
          <w:szCs w:val="24"/>
        </w:rPr>
        <w:t xml:space="preserve"> P</w:t>
      </w:r>
      <w:r w:rsidR="00C031F9" w:rsidRPr="00496740">
        <w:rPr>
          <w:rFonts w:ascii="Times New Roman" w:hAnsi="Times New Roman" w:cs="Times New Roman"/>
          <w:sz w:val="24"/>
          <w:szCs w:val="24"/>
        </w:rPr>
        <w:t xml:space="preserve">erhaps the most famous </w:t>
      </w:r>
      <w:r w:rsidR="00E15369" w:rsidRPr="00496740">
        <w:rPr>
          <w:rFonts w:ascii="Times New Roman" w:hAnsi="Times New Roman" w:cs="Times New Roman"/>
          <w:sz w:val="24"/>
          <w:szCs w:val="24"/>
        </w:rPr>
        <w:t>type</w:t>
      </w:r>
      <w:r w:rsidR="00C031F9" w:rsidRPr="00496740">
        <w:rPr>
          <w:rFonts w:ascii="Times New Roman" w:hAnsi="Times New Roman" w:cs="Times New Roman"/>
          <w:sz w:val="24"/>
          <w:szCs w:val="24"/>
        </w:rPr>
        <w:t xml:space="preserve"> of intransitivity takes the form of the rock–paper–scissors </w:t>
      </w:r>
      <w:r w:rsidR="00DB0419" w:rsidRPr="00496740">
        <w:rPr>
          <w:rFonts w:ascii="Times New Roman" w:hAnsi="Times New Roman" w:cs="Times New Roman"/>
          <w:sz w:val="24"/>
          <w:szCs w:val="24"/>
        </w:rPr>
        <w:t>(R–P–S)</w:t>
      </w:r>
      <w:r w:rsidR="00ED0540" w:rsidRPr="00496740">
        <w:rPr>
          <w:rFonts w:ascii="Times New Roman" w:hAnsi="Times New Roman" w:cs="Times New Roman"/>
          <w:sz w:val="24"/>
          <w:szCs w:val="24"/>
        </w:rPr>
        <w:t xml:space="preserve"> game</w:t>
      </w:r>
      <w:r w:rsidR="00C031F9" w:rsidRPr="00496740">
        <w:rPr>
          <w:rFonts w:ascii="Times New Roman" w:hAnsi="Times New Roman" w:cs="Times New Roman"/>
          <w:sz w:val="24"/>
          <w:szCs w:val="24"/>
        </w:rPr>
        <w:t>, where A invades B, B invades C, while C invades A. However, other forms of intransitivity such as facilitation may be common in nature</w:t>
      </w:r>
      <w:r w:rsidR="009A70E4" w:rsidRPr="00496740">
        <w:rPr>
          <w:rFonts w:ascii="Times New Roman" w:hAnsi="Times New Roman" w:cs="Times New Roman"/>
          <w:sz w:val="24"/>
          <w:szCs w:val="24"/>
        </w:rPr>
        <w:t xml:space="preserve"> </w:t>
      </w:r>
      <w:r w:rsidR="009A70E4" w:rsidRPr="00496740">
        <w:rPr>
          <w:rFonts w:ascii="Times New Roman" w:hAnsi="Times New Roman" w:cs="Times New Roman"/>
          <w:sz w:val="24"/>
          <w:szCs w:val="24"/>
        </w:rPr>
        <w:fldChar w:fldCharType="begin"/>
      </w:r>
      <w:r w:rsidR="00563C5D">
        <w:rPr>
          <w:rFonts w:ascii="Times New Roman" w:hAnsi="Times New Roman" w:cs="Times New Roman"/>
          <w:sz w:val="24"/>
          <w:szCs w:val="24"/>
        </w:rPr>
        <w:instrText xml:space="preserve"> ADDIN PAPERS2_CITATIONS &lt;citation&gt;&lt;uuid&gt;57942E26-4EFF-47B7-A790-0BF8C8986556&lt;/uuid&gt;&lt;priority&gt;18&lt;/priority&gt;&lt;publications&gt;&lt;publication&gt;&lt;volume&gt;201&lt;/volume&gt;&lt;publication_date&gt;99201309171200000000222000&lt;/publication_date&gt;&lt;number&gt;2&lt;/number&gt;&lt;doi&gt;10.1111/nph.12478&lt;/doi&gt;&lt;startpage&gt;403&lt;/startpage&gt;&lt;title&gt;Facilitation as a ubiquitous driver of biodiversity&lt;/title&gt;&lt;uuid&gt;EB016279-46AC-4AFD-9177-7E0BDC67038A&lt;/uuid&gt;&lt;subtype&gt;400&lt;/subtype&gt;&lt;endpage&gt;416&lt;/endpage&gt;&lt;type&gt;400&lt;/type&gt;&lt;url&gt;http://doi.wiley.com/10.1111/nph.12478&lt;/url&gt;&lt;bundle&gt;&lt;publication&gt;&lt;title&gt;The New phytologist&lt;/title&gt;&lt;type&gt;-100&lt;/type&gt;&lt;subtype&gt;-100&lt;/subtype&gt;&lt;uuid&gt;7DAC8261-133B-489C-B0D4-F8BD1DCE211B&lt;/uuid&gt;&lt;/publication&gt;&lt;/bundle&gt;&lt;authors&gt;&lt;author&gt;&lt;firstName&gt;Eliot&lt;/firstName&gt;&lt;middleNames&gt;J B&lt;/middleNames&gt;&lt;lastName&gt;McIntire&lt;/lastName&gt;&lt;/author&gt;&lt;author&gt;&lt;firstName&gt;Alex&lt;/firstName&gt;&lt;lastName&gt;Fajardo&lt;/lastName&gt;&lt;/author&gt;&lt;/authors&gt;&lt;/publication&gt;&lt;publication&gt;&lt;volume&gt;96&lt;/volume&gt;&lt;publication_date&gt;99200801001200000000220000&lt;/publication_date&gt;&lt;number&gt;1&lt;/number&gt;&lt;doi&gt;10.1111/j.1365-2745.2007.01295.x&lt;/doi&gt;&lt;startpage&gt;18&lt;/startpage&gt;&lt;title&gt;Facilitation in plant communities: the past, the present, and the future&lt;/title&gt;&lt;uuid&gt;F227AF2E-E086-4BAE-BD8D-46B228751D6B&lt;/uuid&gt;&lt;subtype&gt;400&lt;/subtype&gt;&lt;endpage&gt;34&lt;/endpage&gt;&lt;type&gt;400&lt;/type&gt;&lt;url&gt;http://gateway.webofknowledge.com/gateway/Gateway.cgi?GWVersion=2&amp;amp;SrcAuth=mekentosj&amp;amp;SrcApp=Papers&amp;amp;DestLinkType=FullRecord&amp;amp;DestApp=WOS&amp;amp;KeyUT=000252846500004&lt;/url&gt;&lt;bundle&gt;&lt;publication&gt;&lt;publisher&gt;BLACKWELL SCIENCE LTD&lt;/publisher&gt;&lt;title&gt;Journal of Ecology&lt;/title&gt;&lt;type&gt;-100&lt;/type&gt;&lt;subtype&gt;-100&lt;/subtype&gt;&lt;uuid&gt;86E0E0AD-B5D4-4D38-A37E-7F85D0FD57C7&lt;/uuid&gt;&lt;/publication&gt;&lt;/bundle&gt;&lt;authors&gt;&lt;author&gt;&lt;firstName&gt;Rob&lt;/firstName&gt;&lt;middleNames&gt;W&lt;/middleNames&gt;&lt;lastName&gt;Brooker&lt;/lastName&gt;&lt;/author&gt;&lt;author&gt;&lt;firstName&gt;Fernando&lt;/firstName&gt;&lt;middleNames&gt;T&lt;/middleNames&gt;&lt;lastName&gt;Maestre&lt;/lastName&gt;&lt;/author&gt;&lt;author&gt;&lt;firstName&gt;Ragan&lt;/firstName&gt;&lt;middleNames&gt;M&lt;/middleNames&gt;&lt;lastName&gt;Callaway&lt;/lastName&gt;&lt;/author&gt;&lt;author&gt;&lt;firstName&gt;CHRISTOPHER&lt;/firstName&gt;&lt;middleNames&gt;L&lt;/middleNames&gt;&lt;lastName&gt;LORTIE&lt;/lastName&gt;&lt;/author&gt;&lt;author&gt;&lt;firstName&gt;LOHENGRIN&lt;/firstName&gt;&lt;middleNames&gt;A&lt;/middleNames&gt;&lt;lastName&gt;CAVIERES&lt;/lastName&gt;&lt;/author&gt;&lt;author&gt;&lt;firstName&gt;GEORGES&lt;/firstName&gt;&lt;lastName&gt;KUNSTLER&lt;/lastName&gt;&lt;/author&gt;&lt;author&gt;&lt;firstName&gt;PIERRE&lt;/firstName&gt;&lt;lastName&gt;LIANCOURT&lt;/lastName&gt;&lt;/author&gt;&lt;author&gt;&lt;firstName&gt;Katja&lt;/firstName&gt;&lt;lastName&gt;Tielboerger&lt;/lastName&gt;&lt;/author&gt;&lt;author&gt;&lt;firstName&gt;JUSTIN&lt;/firstName&gt;&lt;middleNames&gt;M J&lt;/middleNames&gt;&lt;lastName&gt;TRAVIS&lt;/lastName&gt;&lt;/author&gt;&lt;author&gt;&lt;firstName&gt;FABIEN&lt;/firstName&gt;&lt;lastName&gt;ANTHELME&lt;/lastName&gt;&lt;/author&gt;&lt;author&gt;&lt;firstName&gt;CRISTINA&lt;/firstName&gt;&lt;lastName&gt;ARMAS&lt;/lastName&gt;&lt;/author&gt;&lt;author&gt;&lt;firstName&gt;LLUIS&lt;/firstName&gt;&lt;lastName&gt;COLL&lt;/lastName&gt;&lt;/author&gt;&lt;author&gt;&lt;firstName&gt;EMMANUEL&lt;/firstName&gt;&lt;lastName&gt;CORCKET&lt;/lastName&gt;&lt;/author&gt;&lt;author&gt;&lt;firstName&gt;SYLVAIN&lt;/firstName&gt;&lt;lastName&gt;DELZON&lt;/lastName&gt;&lt;/author&gt;&lt;author&gt;&lt;firstName&gt;ESTELLE&lt;/firstName&gt;&lt;lastName&gt;FOREY&lt;/lastName&gt;&lt;/author&gt;&lt;author&gt;&lt;firstName&gt;ZAAL&lt;/firstName&gt;&lt;lastName&gt;KIKVIDZE&lt;/lastName&gt;&lt;/author&gt;&lt;author&gt;&lt;firstName&gt;JOHAN&lt;/firstName&gt;&lt;lastName&gt;OLOFSSON&lt;/lastName&gt;&lt;/author&gt;&lt;author&gt;&lt;firstName&gt;Francisco&lt;/firstName&gt;&lt;middleNames&gt;I&lt;/middleNames&gt;&lt;lastName&gt;Pugnaire&lt;/lastName&gt;&lt;/author&gt;&lt;author&gt;&lt;firstName&gt;CONSTANZA&lt;/firstName&gt;&lt;middleNames&gt;L&lt;/middleNames&gt;&lt;lastName&gt;QUIROZ&lt;/lastName&gt;&lt;/author&gt;&lt;author&gt;&lt;firstName&gt;PATRICK&lt;/firstName&gt;&lt;lastName&gt;SACCONE&lt;/lastName&gt;&lt;/author&gt;&lt;author&gt;&lt;firstName&gt;Katja&lt;/firstName&gt;&lt;lastName&gt;Schiffers&lt;/lastName&gt;&lt;/author&gt;&lt;author&gt;&lt;firstName&gt;Merav&lt;/firstName&gt;&lt;lastName&gt;Seifan&lt;/lastName&gt;&lt;/author&gt;&lt;author&gt;&lt;firstName&gt;Blaise&lt;/firstName&gt;&lt;lastName&gt;Touzard&lt;/lastName&gt;&lt;/author&gt;&lt;author&gt;&lt;firstName&gt;RICHARD&lt;/firstName&gt;&lt;lastName&gt;MICHALET&lt;/lastName&gt;&lt;/author&gt;&lt;/authors&gt;&lt;/publication&gt;&lt;publication&gt;&lt;volume&gt;97&lt;/volume&gt;&lt;publication_date&gt;99200911001200000000220000&lt;/publication_date&gt;&lt;number&gt;6&lt;/number&gt;&lt;doi&gt;10.1111/j.1365-2745.2009.01566.x&lt;/doi&gt;&lt;startpage&gt;1160&lt;/startpage&gt;&lt;title&gt;The evolution of facilitation and mutualism&lt;/title&gt;&lt;uuid&gt;5155951A-50C6-47AA-9477-7CD099D2F13B&lt;/uuid&gt;&lt;subtype&gt;400&lt;/subtype&gt;&lt;endpage&gt;1170&lt;/endpage&gt;&lt;type&gt;400&lt;/type&gt;&lt;url&gt;http://doi.wiley.com/10.1111/j.1365-2745.2009.01566.x&lt;/url&gt;&lt;bundle&gt;&lt;publication&gt;&lt;publisher&gt;BLACKWELL SCIENCE LTD&lt;/publisher&gt;&lt;title&gt;Journal of Ecology&lt;/title&gt;&lt;type&gt;-100&lt;/type&gt;&lt;subtype&gt;-100&lt;/subtype&gt;&lt;uuid&gt;86E0E0AD-B5D4-4D38-A37E-7F85D0FD57C7&lt;/uuid&gt;&lt;/publication&gt;&lt;/bundle&gt;&lt;authors&gt;&lt;author&gt;&lt;firstName&gt;Judith&lt;/firstName&gt;&lt;middleNames&gt;L&lt;/middleNames&gt;&lt;lastName&gt;Bronstein&lt;/lastName&gt;&lt;/author&gt;&lt;/authors&gt;&lt;/publication&gt;&lt;/publications&gt;&lt;cites&gt;&lt;/cites&gt;&lt;/citation&gt;</w:instrText>
      </w:r>
      <w:r w:rsidR="009A70E4" w:rsidRPr="00496740">
        <w:rPr>
          <w:rFonts w:ascii="Times New Roman" w:hAnsi="Times New Roman" w:cs="Times New Roman"/>
          <w:sz w:val="24"/>
          <w:szCs w:val="24"/>
        </w:rPr>
        <w:fldChar w:fldCharType="separate"/>
      </w:r>
      <w:r w:rsidR="004B118A">
        <w:rPr>
          <w:rFonts w:ascii="Times New Roman" w:hAnsi="Times New Roman" w:cs="Times New Roman"/>
          <w:sz w:val="24"/>
          <w:szCs w:val="24"/>
        </w:rPr>
        <w:t>(Brooker et al. 2008; Bronstein 2009; McIntire and Fajardo 2013)</w:t>
      </w:r>
      <w:r w:rsidR="009A70E4" w:rsidRPr="00496740">
        <w:rPr>
          <w:rFonts w:ascii="Times New Roman" w:hAnsi="Times New Roman" w:cs="Times New Roman"/>
          <w:sz w:val="24"/>
          <w:szCs w:val="24"/>
        </w:rPr>
        <w:fldChar w:fldCharType="end"/>
      </w:r>
      <w:r w:rsidR="003513F1" w:rsidRPr="00496740">
        <w:rPr>
          <w:rFonts w:ascii="Times New Roman" w:hAnsi="Times New Roman" w:cs="Times New Roman"/>
          <w:sz w:val="24"/>
          <w:szCs w:val="24"/>
        </w:rPr>
        <w:t>.</w:t>
      </w:r>
      <w:r w:rsidR="00DB0419" w:rsidRPr="00496740">
        <w:rPr>
          <w:rFonts w:ascii="Times New Roman" w:hAnsi="Times New Roman" w:cs="Times New Roman"/>
          <w:sz w:val="24"/>
          <w:szCs w:val="24"/>
        </w:rPr>
        <w:t xml:space="preserve"> One potentially avenue of facilitation in bacterial communities is through differential sensitivities of the two focal competing species to interferenc</w:t>
      </w:r>
      <w:r w:rsidR="00573779" w:rsidRPr="00496740">
        <w:rPr>
          <w:rFonts w:ascii="Times New Roman" w:hAnsi="Times New Roman" w:cs="Times New Roman"/>
          <w:sz w:val="24"/>
          <w:szCs w:val="24"/>
        </w:rPr>
        <w:t>e competition (e.g. a secreted toxin) from</w:t>
      </w:r>
      <w:r w:rsidR="00FF3F98" w:rsidRPr="00496740">
        <w:rPr>
          <w:rFonts w:ascii="Times New Roman" w:hAnsi="Times New Roman" w:cs="Times New Roman"/>
          <w:sz w:val="24"/>
          <w:szCs w:val="24"/>
        </w:rPr>
        <w:t xml:space="preserve"> a third player. This scenario lies at the intersection of exploitati</w:t>
      </w:r>
      <w:r w:rsidR="00314B20" w:rsidRPr="00496740">
        <w:rPr>
          <w:rFonts w:ascii="Times New Roman" w:hAnsi="Times New Roman" w:cs="Times New Roman"/>
          <w:sz w:val="24"/>
          <w:szCs w:val="24"/>
        </w:rPr>
        <w:t>ve and interference competition, and its occurrence</w:t>
      </w:r>
      <w:r w:rsidR="00A54D7D">
        <w:rPr>
          <w:rFonts w:ascii="Times New Roman" w:hAnsi="Times New Roman" w:cs="Times New Roman"/>
          <w:sz w:val="24"/>
          <w:szCs w:val="24"/>
        </w:rPr>
        <w:t xml:space="preserve"> </w:t>
      </w:r>
      <w:proofErr w:type="gramStart"/>
      <w:r w:rsidR="00A54D7D">
        <w:rPr>
          <w:rFonts w:ascii="Times New Roman" w:hAnsi="Times New Roman" w:cs="Times New Roman"/>
          <w:sz w:val="24"/>
          <w:szCs w:val="24"/>
        </w:rPr>
        <w:t>is</w:t>
      </w:r>
      <w:proofErr w:type="gramEnd"/>
      <w:r w:rsidR="007D63EC" w:rsidRPr="00496740">
        <w:rPr>
          <w:rFonts w:ascii="Times New Roman" w:hAnsi="Times New Roman" w:cs="Times New Roman"/>
          <w:sz w:val="24"/>
          <w:szCs w:val="24"/>
        </w:rPr>
        <w:t xml:space="preserve"> </w:t>
      </w:r>
      <w:r w:rsidR="00FF3F98" w:rsidRPr="00496740">
        <w:rPr>
          <w:rFonts w:ascii="Times New Roman" w:hAnsi="Times New Roman" w:cs="Times New Roman"/>
          <w:sz w:val="24"/>
          <w:szCs w:val="24"/>
        </w:rPr>
        <w:t xml:space="preserve">likely maximized by intermediate frequencies of </w:t>
      </w:r>
      <w:r w:rsidR="00732570">
        <w:rPr>
          <w:rFonts w:ascii="Times New Roman" w:hAnsi="Times New Roman" w:cs="Times New Roman"/>
          <w:sz w:val="24"/>
          <w:szCs w:val="24"/>
        </w:rPr>
        <w:t>both the</w:t>
      </w:r>
      <w:r w:rsidR="00FF3F98" w:rsidRPr="00496740">
        <w:rPr>
          <w:rFonts w:ascii="Times New Roman" w:hAnsi="Times New Roman" w:cs="Times New Roman"/>
          <w:sz w:val="24"/>
          <w:szCs w:val="24"/>
        </w:rPr>
        <w:t xml:space="preserve"> production </w:t>
      </w:r>
      <w:r w:rsidR="00732570">
        <w:rPr>
          <w:rFonts w:ascii="Times New Roman" w:hAnsi="Times New Roman" w:cs="Times New Roman"/>
          <w:sz w:val="24"/>
          <w:szCs w:val="24"/>
        </w:rPr>
        <w:t>of</w:t>
      </w:r>
      <w:r w:rsidR="00BF72A8">
        <w:rPr>
          <w:rFonts w:ascii="Times New Roman" w:hAnsi="Times New Roman" w:cs="Times New Roman"/>
          <w:sz w:val="24"/>
          <w:szCs w:val="24"/>
        </w:rPr>
        <w:t>,</w:t>
      </w:r>
      <w:r w:rsidR="00732570">
        <w:rPr>
          <w:rFonts w:ascii="Times New Roman" w:hAnsi="Times New Roman" w:cs="Times New Roman"/>
          <w:sz w:val="24"/>
          <w:szCs w:val="24"/>
        </w:rPr>
        <w:t xml:space="preserve"> </w:t>
      </w:r>
      <w:r w:rsidR="00FF3F98" w:rsidRPr="00496740">
        <w:rPr>
          <w:rFonts w:ascii="Times New Roman" w:hAnsi="Times New Roman" w:cs="Times New Roman"/>
          <w:sz w:val="24"/>
          <w:szCs w:val="24"/>
        </w:rPr>
        <w:t>and resistance</w:t>
      </w:r>
      <w:r w:rsidR="00BF72A8">
        <w:rPr>
          <w:rFonts w:ascii="Times New Roman" w:hAnsi="Times New Roman" w:cs="Times New Roman"/>
          <w:sz w:val="24"/>
          <w:szCs w:val="24"/>
        </w:rPr>
        <w:t>,</w:t>
      </w:r>
      <w:r w:rsidR="00732570">
        <w:rPr>
          <w:rFonts w:ascii="Times New Roman" w:hAnsi="Times New Roman" w:cs="Times New Roman"/>
          <w:sz w:val="24"/>
          <w:szCs w:val="24"/>
        </w:rPr>
        <w:t xml:space="preserve"> to secreted inhibitors</w:t>
      </w:r>
      <w:r w:rsidR="00FF3F98" w:rsidRPr="00496740">
        <w:rPr>
          <w:rFonts w:ascii="Times New Roman" w:hAnsi="Times New Roman" w:cs="Times New Roman"/>
          <w:sz w:val="24"/>
          <w:szCs w:val="24"/>
        </w:rPr>
        <w:t xml:space="preserve">. </w:t>
      </w:r>
      <w:commentRangeStart w:id="48"/>
      <w:r w:rsidR="00FF3F98" w:rsidRPr="00496740">
        <w:rPr>
          <w:rFonts w:ascii="Times New Roman" w:hAnsi="Times New Roman" w:cs="Times New Roman"/>
          <w:sz w:val="24"/>
          <w:szCs w:val="24"/>
        </w:rPr>
        <w:t>T</w:t>
      </w:r>
      <w:r w:rsidR="00400202" w:rsidRPr="00496740">
        <w:rPr>
          <w:rFonts w:ascii="Times New Roman" w:hAnsi="Times New Roman" w:cs="Times New Roman"/>
          <w:sz w:val="24"/>
          <w:szCs w:val="24"/>
        </w:rPr>
        <w:t xml:space="preserve">easing apart how </w:t>
      </w:r>
      <w:r w:rsidR="007D63EC" w:rsidRPr="00496740">
        <w:rPr>
          <w:rFonts w:ascii="Times New Roman" w:hAnsi="Times New Roman" w:cs="Times New Roman"/>
          <w:sz w:val="24"/>
          <w:szCs w:val="24"/>
        </w:rPr>
        <w:t>exploitative and interference</w:t>
      </w:r>
      <w:r w:rsidR="00400202" w:rsidRPr="00496740">
        <w:rPr>
          <w:rFonts w:ascii="Times New Roman" w:hAnsi="Times New Roman" w:cs="Times New Roman"/>
          <w:sz w:val="24"/>
          <w:szCs w:val="24"/>
        </w:rPr>
        <w:t xml:space="preserve"> competition interact in a community </w:t>
      </w:r>
      <w:r w:rsidR="00015C2C" w:rsidRPr="00496740">
        <w:rPr>
          <w:rFonts w:ascii="Times New Roman" w:hAnsi="Times New Roman" w:cs="Times New Roman"/>
          <w:sz w:val="24"/>
          <w:szCs w:val="24"/>
        </w:rPr>
        <w:t xml:space="preserve">context </w:t>
      </w:r>
      <w:r w:rsidR="00400202" w:rsidRPr="00496740">
        <w:rPr>
          <w:rFonts w:ascii="Times New Roman" w:hAnsi="Times New Roman" w:cs="Times New Roman"/>
          <w:sz w:val="24"/>
          <w:szCs w:val="24"/>
        </w:rPr>
        <w:t xml:space="preserve">remains a long-standing challenge </w:t>
      </w:r>
      <w:r w:rsidR="00400202" w:rsidRPr="00496740">
        <w:rPr>
          <w:rFonts w:ascii="Times New Roman" w:hAnsi="Times New Roman" w:cs="Times New Roman"/>
          <w:sz w:val="24"/>
          <w:szCs w:val="24"/>
        </w:rPr>
        <w:fldChar w:fldCharType="begin"/>
      </w:r>
      <w:r w:rsidR="00563C5D">
        <w:rPr>
          <w:rFonts w:ascii="Times New Roman" w:hAnsi="Times New Roman" w:cs="Times New Roman"/>
          <w:sz w:val="24"/>
          <w:szCs w:val="24"/>
        </w:rPr>
        <w:instrText xml:space="preserve"> ADDIN PAPERS2_CITATIONS &lt;citation&gt;&lt;uuid&gt;79F5949E-FDEA-462F-80C4-E438AB0E70CE&lt;/uuid&gt;&lt;priority&gt;19&lt;/priority&gt;&lt;publications&gt;&lt;publication&gt;&lt;uuid&gt;AB93C707-7E96-4616-97D5-9BAD3B51507E&lt;/uuid&gt;&lt;volume&gt;122&lt;/volume&gt;&lt;doi&gt;10.1111/j.1600-0706.2013.00418.x&lt;/doi&gt;&lt;startpage&gt;1393&lt;/startpage&gt;&lt;publication_date&gt;99201300001200000000200000&lt;/publication_date&gt;&lt;url&gt;http://onlinelibrary.wiley.com/doi/10.1111/j.1600-0706.2013.00418.x/full&lt;/url&gt;&lt;type&gt;400&lt;/type&gt;&lt;title&gt;Linked exploitation and interference competition drives the variable behavior of a classic predator–prey system&lt;/title&gt;&lt;publisher&gt;Wiley Online Library&lt;/publisher&gt;&lt;number&gt;10&lt;/number&gt;&lt;subtype&gt;400&lt;/subtype&gt;&lt;endpage&gt;1400&lt;/endpage&gt;&lt;bundle&gt;&lt;publication&gt;&lt;title&gt;Oikos&lt;/title&gt;&lt;type&gt;-100&lt;/type&gt;&lt;subtype&gt;-100&lt;/subtype&gt;&lt;uuid&gt;FA41A96A-11CF-4CD6-BEAB-69F3F37623FF&lt;/uuid&gt;&lt;/publication&gt;&lt;/bundle&gt;&lt;authors&gt;&lt;author&gt;&lt;firstName&gt;John&lt;/firstName&gt;&lt;middleNames&gt;P&lt;/middleNames&gt;&lt;lastName&gt;DeLong&lt;/lastName&gt;&lt;/author&gt;&lt;author&gt;&lt;firstName&gt;David&lt;/firstName&gt;&lt;middleNames&gt;A&lt;/middleNames&gt;&lt;lastName&gt;Vasseur&lt;/lastName&gt;&lt;/author&gt;&lt;/authors&gt;&lt;/publication&gt;&lt;/publications&gt;&lt;cites&gt;&lt;/cites&gt;&lt;/citation&gt;</w:instrText>
      </w:r>
      <w:r w:rsidR="00400202" w:rsidRPr="00496740">
        <w:rPr>
          <w:rFonts w:ascii="Times New Roman" w:hAnsi="Times New Roman" w:cs="Times New Roman"/>
          <w:sz w:val="24"/>
          <w:szCs w:val="24"/>
        </w:rPr>
        <w:fldChar w:fldCharType="separate"/>
      </w:r>
      <w:r w:rsidR="004B118A">
        <w:rPr>
          <w:rFonts w:ascii="Times New Roman" w:hAnsi="Times New Roman" w:cs="Times New Roman"/>
          <w:sz w:val="24"/>
          <w:szCs w:val="24"/>
        </w:rPr>
        <w:t>(DeLong and Vasseur 2013)</w:t>
      </w:r>
      <w:r w:rsidR="00400202" w:rsidRPr="00496740">
        <w:rPr>
          <w:rFonts w:ascii="Times New Roman" w:hAnsi="Times New Roman" w:cs="Times New Roman"/>
          <w:sz w:val="24"/>
          <w:szCs w:val="24"/>
        </w:rPr>
        <w:fldChar w:fldCharType="end"/>
      </w:r>
      <w:r w:rsidR="00FF3F98" w:rsidRPr="00496740">
        <w:rPr>
          <w:rFonts w:ascii="Times New Roman" w:hAnsi="Times New Roman" w:cs="Times New Roman"/>
          <w:sz w:val="24"/>
          <w:szCs w:val="24"/>
        </w:rPr>
        <w:t xml:space="preserve">. </w:t>
      </w:r>
      <w:commentRangeEnd w:id="48"/>
      <w:r w:rsidR="00DD320F">
        <w:rPr>
          <w:rStyle w:val="CommentReference"/>
        </w:rPr>
        <w:commentReference w:id="48"/>
      </w:r>
      <w:r w:rsidR="00FF3F98" w:rsidRPr="00496740">
        <w:rPr>
          <w:rFonts w:ascii="Times New Roman" w:hAnsi="Times New Roman" w:cs="Times New Roman"/>
          <w:sz w:val="24"/>
          <w:szCs w:val="24"/>
        </w:rPr>
        <w:t>V</w:t>
      </w:r>
      <w:r w:rsidR="00400202" w:rsidRPr="00496740">
        <w:rPr>
          <w:rFonts w:ascii="Times New Roman" w:hAnsi="Times New Roman" w:cs="Times New Roman"/>
          <w:sz w:val="24"/>
          <w:szCs w:val="24"/>
        </w:rPr>
        <w:t xml:space="preserve">ery little empirical work has attempted as much for microbial communities, and has instead focused on toxin-mediated interference competition in pair-wise and three-way comparisons </w:t>
      </w:r>
      <w:r w:rsidR="00400202" w:rsidRPr="00496740">
        <w:rPr>
          <w:rFonts w:ascii="Times New Roman" w:hAnsi="Times New Roman" w:cs="Times New Roman"/>
          <w:sz w:val="24"/>
          <w:szCs w:val="24"/>
        </w:rPr>
        <w:fldChar w:fldCharType="begin"/>
      </w:r>
      <w:r w:rsidR="00563C5D">
        <w:rPr>
          <w:rFonts w:ascii="Times New Roman" w:hAnsi="Times New Roman" w:cs="Times New Roman"/>
          <w:sz w:val="24"/>
          <w:szCs w:val="24"/>
        </w:rPr>
        <w:instrText xml:space="preserve"> ADDIN PAPERS2_CITATIONS &lt;citation&gt;&lt;uuid&gt;E6C948A6-0275-404D-B579-CB7471BB6DA8&lt;/uuid&gt;&lt;priority&gt;20&lt;/priority&gt;&lt;publications&gt;&lt;publication&gt;&lt;uuid&gt;78A9C6B3-EC51-4114-BE83-1846F205A5E3&lt;/uuid&gt;&lt;volume&gt;428&lt;/volume&gt;&lt;accepted_date&gt;99200402171200000000222000&lt;/accepted_date&gt;&lt;doi&gt;10.1038/nature02429&lt;/doi&gt;&lt;startpage&gt;412&lt;/startpage&gt;&lt;publication_date&gt;99200403251200000000222000&lt;/publication_date&gt;&lt;url&gt;http://eutils.ncbi.nlm.nih.gov/entrez/eutils/elink.fcgi?dbfrom=pubmed&amp;amp;id=15042087&amp;amp;retmode=ref&amp;amp;cmd=prlinks&lt;/url&gt;&lt;type&gt;400&lt;/type&gt;&lt;title&gt;Antibiotic-mediated antagonism leads to a bacterial game of rock-paper-scissors in vivo.&lt;/title&gt;&lt;location&gt;&amp;lt;html&gt;&amp;lt;head&gt;&amp;lt;meta http-equiv="content-type" content="text/html; charset=utf-8"/&gt;&amp;lt;title&gt;Sorry...&amp;lt;/title&gt;&amp;lt;style&gt; body { font-family: verdana, arial, sans-serif; background-color: #fff; color: #000; }&amp;lt;/style&gt;&amp;lt;/head&gt;&amp;lt;body&gt;&amp;lt;div&gt;&amp;lt;table&gt;&amp;lt;tr&gt;&amp;lt;td&gt;&amp;lt;b&gt;&amp;lt;font face=times color=#0039b6 size=10&gt;G&amp;lt;/font&gt;&amp;lt;font face=times color=#c41200 size=10&gt;o&amp;lt;/font&gt;&amp;lt;font face=times color=#f3c518 size=10&gt;o&amp;lt;/font&gt;&amp;lt;font face=times color=#0039b6 size=10&gt;g&amp;lt;/font&gt;&amp;lt;font face=times color=#30a72f size=10&gt;l&amp;lt;/font&gt;&amp;lt;font face=times color=#c41200 size=10&gt;e&amp;lt;/font&gt;&amp;lt;/b&gt;&amp;lt;/td&gt;&amp;lt;td style="text-align: left; vertical-align: bottom; padding-bottom: 15px; width: 50%"&gt;&amp;lt;div style="border-bottom: 1px solid #dfdfdf;"&gt;Sorry...&amp;lt;/div&gt;&amp;lt;/td&gt;&amp;lt;/tr&gt;&amp;lt;/table&gt;&amp;lt;/div&gt;&amp;lt;div style="margin-left: 4em;"&gt;&amp;lt;h1&gt;We're sorry...&amp;lt;/h1&gt;&amp;lt;p&gt;... but your computer or network may be sending automated queries. To protect our users, we can't process your request right now.&amp;lt;/p&gt;&amp;lt;/div&gt;&amp;lt;div style="margin-left: 4em;"&gt;See &amp;lt;a href="https://support.google.com/websearch/answer/86640"&gt;Google Help&amp;lt;/a&gt; for more information.&amp;lt;br/&gt;&amp;lt;br/&gt;&amp;lt;/div&gt;&amp;lt;div style="text-align: center; border-top: 1px solid #dfdfdf;"&gt;&amp;lt;a href="https://www.google.com"&gt;Google Home&amp;lt;/a&gt;&amp;lt;/div&gt;&amp;lt;/body&gt;&amp;lt;/html&gt;&lt;/location&gt;&lt;submission_date&gt;99200312051200000000222000&lt;/submission_date&gt;&lt;number&gt;6981&lt;/number&gt;&lt;institution&gt;Department of Ecology and Evolutionary Biology, Yale University, New Haven, Connecticut 06511, USA. bckirkup@post.harvard.edu&lt;/institution&gt;&lt;subtype&gt;400&lt;/subtype&gt;&lt;endpage&gt;414&lt;/endpage&gt;&lt;bundle&gt;&lt;publication&gt;&lt;publisher&gt;Nature Publishing Group&lt;/publisher&gt;&lt;title&gt;Nature&lt;/title&gt;&lt;type&gt;-100&lt;/type&gt;&lt;subtype&gt;-100&lt;/subtype&gt;&lt;uuid&gt;2E7CF9AF-B1E9-4E21-8DC5-79B57171334B&lt;/uuid&gt;&lt;/publication&gt;&lt;/bundle&gt;&lt;authors&gt;&lt;author&gt;&lt;firstName&gt;Benjamin&lt;/firstName&gt;&lt;middleNames&gt;C&lt;/middleNames&gt;&lt;lastName&gt;Kirkup&lt;/lastName&gt;&lt;/author&gt;&lt;author&gt;&lt;firstName&gt;Margaret&lt;/firstName&gt;&lt;middleNames&gt;A&lt;/middleNames&gt;&lt;lastName&gt;Riley&lt;/lastName&gt;&lt;/author&gt;&lt;/authors&gt;&lt;/publication&gt;&lt;publication&gt;&lt;uuid&gt;2690BFB1-6F8B-46BC-8AF3-670CF236D41F&lt;/uuid&gt;&lt;volume&gt;99&lt;/volume&gt;&lt;doi&gt;10.1073/pnas.022641999&lt;/doi&gt;&lt;startpage&gt;556&lt;/startpage&gt;&lt;publication_date&gt;99200201221200000000222000&lt;/publication_date&gt;&lt;type&gt;400&lt;/type&gt;&lt;title&gt;Chemical warfare from an ecological perspective&lt;/title&gt;&lt;location&gt;200,5,42.7335510,-84.4656333&lt;/location&gt;&lt;institution&gt;Center for Microbial Ecology, Michigan State University, East Lansing, MI 48824, USA. lenski@msu.edu&lt;/institution&gt;&lt;number&gt;2&lt;/number&gt;&lt;subtype&gt;400&lt;/subtype&gt;&lt;endpage&gt;558&lt;/endpage&gt;&lt;bundle&gt;&lt;publication&gt;&lt;url&gt;http://www.pnas.org/&lt;/url&gt;&lt;title&gt;Proceedings of the National Academy of Sciences of the United States of America&lt;/title&gt;&lt;type&gt;-100&lt;/type&gt;&lt;subtype&gt;-100&lt;/subtype&gt;&lt;uuid&gt;284B8465-3F60-4B1B-9F03-3D00AAF25AFD&lt;/uuid&gt;&lt;/publication&gt;&lt;/bundle&gt;&lt;authors&gt;&lt;author&gt;&lt;firstName&gt;Richard&lt;/firstName&gt;&lt;middleNames&gt;E&lt;/middleNames&gt;&lt;lastName&gt;Lenski&lt;/lastName&gt;&lt;/author&gt;&lt;author&gt;&lt;firstName&gt;Margaret&lt;/firstName&gt;&lt;middleNames&gt;A&lt;/middleNames&gt;&lt;lastName&gt;Riley&lt;/lastName&gt;&lt;/author&gt;&lt;/authors&gt;&lt;/publication&gt;&lt;publication&gt;&lt;uuid&gt;7B200542-E846-471B-AA90-D6598860A438&lt;/uuid&gt;&lt;volume&gt;418&lt;/volume&gt;&lt;doi&gt;10.1038/nature00823&lt;/doi&gt;&lt;startpage&gt;171&lt;/startpage&gt;&lt;publication_date&gt;99200207111200000000222000&lt;/publication_date&gt;&lt;url&gt;http://eutils.ncbi.nlm.nih.gov/entrez/eutils/elink.fcgi?dbfrom=pubmed&amp;amp;id=12110887&amp;amp;retmode=ref&amp;amp;cmd=prlinks&lt;/url&gt;&lt;type&gt;400&lt;/type&gt;&lt;title&gt;Local dispersal promotes biodiversity in a real-life game of rock-paper-scissors.&lt;/title&gt;&lt;location&gt;&amp;lt;html&gt;&amp;lt;head&gt;&amp;lt;meta http-equiv="content-type" content="text/html; charset=utf-8"/&gt;&amp;lt;title&gt;Sorry...&amp;lt;/title&gt;&amp;lt;style&gt; body { font-family: verdana, arial, sans-serif; background-color: #fff; color: #000; }&amp;lt;/style&gt;&amp;lt;/head&gt;&amp;lt;body&gt;&amp;lt;div&gt;&amp;lt;table&gt;&amp;lt;tr&gt;&amp;lt;td&gt;&amp;lt;b&gt;&amp;lt;font face=times color=#0039b6 size=10&gt;G&amp;lt;/font&gt;&amp;lt;font face=times color=#c41200 size=10&gt;o&amp;lt;/font&gt;&amp;lt;font face=times color=#f3c518 size=10&gt;o&amp;lt;/font&gt;&amp;lt;font face=times color=#0039b6 size=10&gt;g&amp;lt;/font&gt;&amp;lt;font face=times color=#30a72f size=10&gt;l&amp;lt;/font&gt;&amp;lt;font face=times color=#c41200 size=10&gt;e&amp;lt;/font&gt;&amp;lt;/b&gt;&amp;lt;/td&gt;&amp;lt;td style="text-align: left; vertical-align: bottom; padding-bottom: 15px; width: 50%"&gt;&amp;lt;div style="border-bottom: 1px solid #dfdfdf;"&gt;Sorry...&amp;lt;/div&gt;&amp;lt;/td&gt;&amp;lt;/tr&gt;&amp;lt;/table&gt;&amp;lt;/div&gt;&amp;lt;div style="margin-left: 4em;"&gt;&amp;lt;h1&gt;We're sorry...&amp;lt;/h1&gt;&amp;lt;p&gt;... but your computer or network may be sending automated queries. To protect our users, we can't process your request right now.&amp;lt;/p&gt;&amp;lt;/div&gt;&amp;lt;div style="margin-left: 4em;"&gt;See &amp;lt;a href="https://support.google.com/websearch/answer/86640"&gt;Google Help&amp;lt;/a&gt; for more information.&amp;lt;br/&gt;&amp;lt;br/&gt;&amp;lt;/div&gt;&amp;lt;div style="text-align: center; border-top: 1px solid #dfdfdf;"&gt;&amp;lt;a href="https://www.google.com"&gt;Google Home&amp;lt;/a&gt;&amp;lt;/div&gt;&amp;lt;/body&gt;&amp;lt;/html&gt;&lt;/location&gt;&lt;institution&gt;Department of Biological Sciences, Stanford University, Stanford, California 94305, USA. bkerr@stanford.edu&lt;/institution&gt;&lt;number&gt;6894&lt;/number&gt;&lt;subtype&gt;400&lt;/subtype&gt;&lt;endpage&gt;174&lt;/endpage&gt;&lt;bundle&gt;&lt;publication&gt;&lt;publisher&gt;Nature Publishing Group&lt;/publisher&gt;&lt;title&gt;Nature&lt;/title&gt;&lt;type&gt;-100&lt;/type&gt;&lt;subtype&gt;-100&lt;/subtype&gt;&lt;uuid&gt;2E7CF9AF-B1E9-4E21-8DC5-79B57171334B&lt;/uuid&gt;&lt;/publication&gt;&lt;/bundle&gt;&lt;authors&gt;&lt;author&gt;&lt;firstName&gt;Benjamin&lt;/firstName&gt;&lt;lastName&gt;Kerr&lt;/lastName&gt;&lt;/author&gt;&lt;author&gt;&lt;firstName&gt;Margaret&lt;/firstName&gt;&lt;middleNames&gt;A&lt;/middleNames&gt;&lt;lastName&gt;Riley&lt;/lastName&gt;&lt;/author&gt;&lt;author&gt;&lt;firstName&gt;Marcus&lt;/firstName&gt;&lt;middleNames&gt;W&lt;/middleNames&gt;&lt;lastName&gt;Feldman&lt;/lastName&gt;&lt;/author&gt;&lt;author&gt;&lt;firstName&gt;Brendan&lt;/firstName&gt;&lt;middleNames&gt;J M&lt;/middleNames&gt;&lt;lastName&gt;Bohannan&lt;/lastName&gt;&lt;/author&gt;&lt;/authors&gt;&lt;/publication&gt;&lt;/publications&gt;&lt;cites&gt;&lt;/cites&gt;&lt;/citation&gt;</w:instrText>
      </w:r>
      <w:r w:rsidR="00400202" w:rsidRPr="00496740">
        <w:rPr>
          <w:rFonts w:ascii="Times New Roman" w:hAnsi="Times New Roman" w:cs="Times New Roman"/>
          <w:sz w:val="24"/>
          <w:szCs w:val="24"/>
        </w:rPr>
        <w:fldChar w:fldCharType="separate"/>
      </w:r>
      <w:r w:rsidR="004B118A">
        <w:rPr>
          <w:rFonts w:ascii="Times New Roman" w:hAnsi="Times New Roman" w:cs="Times New Roman"/>
          <w:sz w:val="24"/>
          <w:szCs w:val="24"/>
        </w:rPr>
        <w:t>(Kerr et al. 2002; Lenski and Riley 2002; Kirkup and Riley 2004)</w:t>
      </w:r>
      <w:r w:rsidR="00400202" w:rsidRPr="00496740">
        <w:rPr>
          <w:rFonts w:ascii="Times New Roman" w:hAnsi="Times New Roman" w:cs="Times New Roman"/>
          <w:sz w:val="24"/>
          <w:szCs w:val="24"/>
        </w:rPr>
        <w:fldChar w:fldCharType="end"/>
      </w:r>
      <w:r w:rsidR="00400202" w:rsidRPr="00496740">
        <w:rPr>
          <w:rFonts w:ascii="Times New Roman" w:hAnsi="Times New Roman" w:cs="Times New Roman"/>
          <w:sz w:val="24"/>
          <w:szCs w:val="24"/>
        </w:rPr>
        <w:t>.</w:t>
      </w:r>
      <w:r w:rsidR="00B02218" w:rsidRPr="00496740">
        <w:rPr>
          <w:rFonts w:ascii="Times New Roman" w:hAnsi="Times New Roman" w:cs="Times New Roman"/>
          <w:sz w:val="24"/>
          <w:szCs w:val="24"/>
        </w:rPr>
        <w:t xml:space="preserve"> </w:t>
      </w:r>
      <w:r w:rsidR="00A40BDF" w:rsidRPr="00496740">
        <w:rPr>
          <w:rFonts w:ascii="Times New Roman" w:hAnsi="Times New Roman" w:cs="Times New Roman"/>
          <w:sz w:val="24"/>
          <w:szCs w:val="24"/>
        </w:rPr>
        <w:t xml:space="preserve">Thus, studies </w:t>
      </w:r>
      <w:r w:rsidR="00B02218" w:rsidRPr="00496740">
        <w:rPr>
          <w:rFonts w:ascii="Times New Roman" w:hAnsi="Times New Roman" w:cs="Times New Roman"/>
          <w:sz w:val="24"/>
          <w:szCs w:val="24"/>
        </w:rPr>
        <w:t xml:space="preserve">are needed </w:t>
      </w:r>
      <w:r w:rsidR="00DD0DF9" w:rsidRPr="00496740">
        <w:rPr>
          <w:rFonts w:ascii="Times New Roman" w:hAnsi="Times New Roman" w:cs="Times New Roman"/>
          <w:sz w:val="24"/>
          <w:szCs w:val="24"/>
        </w:rPr>
        <w:t>that directly measure</w:t>
      </w:r>
      <w:r w:rsidR="00A40BDF" w:rsidRPr="00496740">
        <w:rPr>
          <w:rFonts w:ascii="Times New Roman" w:hAnsi="Times New Roman" w:cs="Times New Roman"/>
          <w:sz w:val="24"/>
          <w:szCs w:val="24"/>
        </w:rPr>
        <w:t xml:space="preserve"> </w:t>
      </w:r>
      <w:r w:rsidR="005B540D" w:rsidRPr="00496740">
        <w:rPr>
          <w:rFonts w:ascii="Times New Roman" w:hAnsi="Times New Roman" w:cs="Times New Roman"/>
          <w:sz w:val="24"/>
          <w:szCs w:val="24"/>
        </w:rPr>
        <w:t>the frequency of different</w:t>
      </w:r>
      <w:r w:rsidR="00A40BDF" w:rsidRPr="00496740">
        <w:rPr>
          <w:rFonts w:ascii="Times New Roman" w:hAnsi="Times New Roman" w:cs="Times New Roman"/>
          <w:sz w:val="24"/>
          <w:szCs w:val="24"/>
        </w:rPr>
        <w:t xml:space="preserve"> exploitative and i</w:t>
      </w:r>
      <w:r w:rsidR="005B540D" w:rsidRPr="00496740">
        <w:rPr>
          <w:rFonts w:ascii="Times New Roman" w:hAnsi="Times New Roman" w:cs="Times New Roman"/>
          <w:sz w:val="24"/>
          <w:szCs w:val="24"/>
        </w:rPr>
        <w:t>nterference competitive abilities</w:t>
      </w:r>
      <w:r w:rsidR="00A40BDF" w:rsidRPr="00496740">
        <w:rPr>
          <w:rFonts w:ascii="Times New Roman" w:hAnsi="Times New Roman" w:cs="Times New Roman"/>
          <w:sz w:val="24"/>
          <w:szCs w:val="24"/>
        </w:rPr>
        <w:t xml:space="preserve"> </w:t>
      </w:r>
      <w:r w:rsidR="00B02218" w:rsidRPr="00496740">
        <w:rPr>
          <w:rFonts w:ascii="Times New Roman" w:hAnsi="Times New Roman" w:cs="Times New Roman"/>
          <w:sz w:val="24"/>
          <w:szCs w:val="24"/>
        </w:rPr>
        <w:t>and to systematically assess the potential for facilitati</w:t>
      </w:r>
      <w:r w:rsidR="001E1B33" w:rsidRPr="00496740">
        <w:rPr>
          <w:rFonts w:ascii="Times New Roman" w:hAnsi="Times New Roman" w:cs="Times New Roman"/>
          <w:sz w:val="24"/>
          <w:szCs w:val="24"/>
        </w:rPr>
        <w:t>on</w:t>
      </w:r>
      <w:r w:rsidR="00B02218" w:rsidRPr="00496740">
        <w:rPr>
          <w:rFonts w:ascii="Times New Roman" w:hAnsi="Times New Roman" w:cs="Times New Roman"/>
          <w:sz w:val="24"/>
          <w:szCs w:val="24"/>
        </w:rPr>
        <w:t xml:space="preserve"> and other forms of intransitivity to </w:t>
      </w:r>
      <w:r w:rsidR="001E1B33" w:rsidRPr="00496740">
        <w:rPr>
          <w:rFonts w:ascii="Times New Roman" w:hAnsi="Times New Roman" w:cs="Times New Roman"/>
          <w:sz w:val="24"/>
          <w:szCs w:val="24"/>
        </w:rPr>
        <w:t xml:space="preserve">maintain </w:t>
      </w:r>
      <w:r w:rsidR="00B02218" w:rsidRPr="00496740">
        <w:rPr>
          <w:rFonts w:ascii="Times New Roman" w:hAnsi="Times New Roman" w:cs="Times New Roman"/>
          <w:sz w:val="24"/>
          <w:szCs w:val="24"/>
        </w:rPr>
        <w:t xml:space="preserve">life history diversity within </w:t>
      </w:r>
      <w:r w:rsidR="008B4DCD">
        <w:rPr>
          <w:rFonts w:ascii="Times New Roman" w:hAnsi="Times New Roman" w:cs="Times New Roman"/>
          <w:sz w:val="24"/>
          <w:szCs w:val="24"/>
        </w:rPr>
        <w:t xml:space="preserve">natural </w:t>
      </w:r>
      <w:r w:rsidR="00B02218" w:rsidRPr="00496740">
        <w:rPr>
          <w:rFonts w:ascii="Times New Roman" w:hAnsi="Times New Roman" w:cs="Times New Roman"/>
          <w:sz w:val="24"/>
          <w:szCs w:val="24"/>
        </w:rPr>
        <w:t>communities</w:t>
      </w:r>
      <w:r w:rsidR="00E8377D" w:rsidRPr="00496740">
        <w:rPr>
          <w:rFonts w:ascii="Times New Roman" w:hAnsi="Times New Roman" w:cs="Times New Roman"/>
          <w:sz w:val="24"/>
          <w:szCs w:val="24"/>
        </w:rPr>
        <w:t>.</w:t>
      </w:r>
    </w:p>
    <w:p w14:paraId="24CBCA52" w14:textId="259B61DF" w:rsidR="00A06D8B" w:rsidRDefault="008B4DCD" w:rsidP="00301BA0">
      <w:pPr>
        <w:spacing w:line="276" w:lineRule="auto"/>
        <w:rPr>
          <w:rFonts w:ascii="Times New Roman" w:hAnsi="Times New Roman" w:cs="Times New Roman"/>
          <w:sz w:val="24"/>
          <w:szCs w:val="24"/>
        </w:rPr>
      </w:pPr>
      <w:r>
        <w:rPr>
          <w:rFonts w:ascii="Times New Roman" w:hAnsi="Times New Roman" w:cs="Times New Roman"/>
          <w:sz w:val="24"/>
          <w:szCs w:val="24"/>
        </w:rPr>
        <w:tab/>
      </w:r>
      <w:r w:rsidR="00A40BDF" w:rsidRPr="00496740">
        <w:rPr>
          <w:rFonts w:ascii="Times New Roman" w:hAnsi="Times New Roman" w:cs="Times New Roman"/>
          <w:sz w:val="24"/>
          <w:szCs w:val="24"/>
        </w:rPr>
        <w:t>The princip</w:t>
      </w:r>
      <w:r w:rsidR="00CD2EC8" w:rsidRPr="00496740">
        <w:rPr>
          <w:rFonts w:ascii="Times New Roman" w:hAnsi="Times New Roman" w:cs="Times New Roman"/>
          <w:sz w:val="24"/>
          <w:szCs w:val="24"/>
        </w:rPr>
        <w:t>al</w:t>
      </w:r>
      <w:r w:rsidR="00A40BDF" w:rsidRPr="00496740">
        <w:rPr>
          <w:rFonts w:ascii="Times New Roman" w:hAnsi="Times New Roman" w:cs="Times New Roman"/>
          <w:sz w:val="24"/>
          <w:szCs w:val="24"/>
        </w:rPr>
        <w:t xml:space="preserve"> goals of this study were to (1) </w:t>
      </w:r>
      <w:r w:rsidR="00821652" w:rsidRPr="00496740">
        <w:rPr>
          <w:rFonts w:ascii="Times New Roman" w:hAnsi="Times New Roman" w:cs="Times New Roman"/>
          <w:sz w:val="24"/>
          <w:szCs w:val="24"/>
        </w:rPr>
        <w:t>characterize</w:t>
      </w:r>
      <w:r w:rsidR="00A40BDF" w:rsidRPr="00496740">
        <w:rPr>
          <w:rFonts w:ascii="Times New Roman" w:hAnsi="Times New Roman" w:cs="Times New Roman"/>
          <w:sz w:val="24"/>
          <w:szCs w:val="24"/>
        </w:rPr>
        <w:t xml:space="preserve"> the distribution of life history trait variances and co-variances among a diverse set of isolates from a wild bacterial meta-community, (2) examine how </w:t>
      </w:r>
      <w:r w:rsidR="00DD320F">
        <w:rPr>
          <w:rFonts w:ascii="Times New Roman" w:hAnsi="Times New Roman" w:cs="Times New Roman"/>
          <w:sz w:val="24"/>
          <w:szCs w:val="24"/>
        </w:rPr>
        <w:t xml:space="preserve">this </w:t>
      </w:r>
      <w:r w:rsidR="00A40BDF" w:rsidRPr="00496740">
        <w:rPr>
          <w:rFonts w:ascii="Times New Roman" w:hAnsi="Times New Roman" w:cs="Times New Roman"/>
          <w:sz w:val="24"/>
          <w:szCs w:val="24"/>
        </w:rPr>
        <w:t xml:space="preserve">life history variation relates to a network of competitive interactions, and (3) estimate how frequently intransitive competitive asymmetries among strains </w:t>
      </w:r>
      <w:r w:rsidR="008C30A9">
        <w:rPr>
          <w:rFonts w:ascii="Times New Roman" w:hAnsi="Times New Roman" w:cs="Times New Roman"/>
          <w:sz w:val="24"/>
          <w:szCs w:val="24"/>
        </w:rPr>
        <w:t xml:space="preserve">might </w:t>
      </w:r>
      <w:r w:rsidR="00A40BDF" w:rsidRPr="00496740">
        <w:rPr>
          <w:rFonts w:ascii="Times New Roman" w:hAnsi="Times New Roman" w:cs="Times New Roman"/>
          <w:sz w:val="24"/>
          <w:szCs w:val="24"/>
        </w:rPr>
        <w:t xml:space="preserve">promote co-existence. To </w:t>
      </w:r>
      <w:r w:rsidR="008700B9" w:rsidRPr="00496740">
        <w:rPr>
          <w:rFonts w:ascii="Times New Roman" w:hAnsi="Times New Roman" w:cs="Times New Roman"/>
          <w:sz w:val="24"/>
          <w:szCs w:val="24"/>
        </w:rPr>
        <w:t>address these goals</w:t>
      </w:r>
      <w:r w:rsidR="00A40BDF" w:rsidRPr="00496740">
        <w:rPr>
          <w:rFonts w:ascii="Times New Roman" w:hAnsi="Times New Roman" w:cs="Times New Roman"/>
          <w:sz w:val="24"/>
          <w:szCs w:val="24"/>
        </w:rPr>
        <w:t xml:space="preserve">, we build upon prior work using a natural community of endophytic </w:t>
      </w:r>
      <w:r w:rsidR="00A40BDF" w:rsidRPr="00496740">
        <w:rPr>
          <w:rFonts w:ascii="Times New Roman" w:hAnsi="Times New Roman" w:cs="Times New Roman"/>
          <w:i/>
          <w:sz w:val="24"/>
          <w:szCs w:val="24"/>
        </w:rPr>
        <w:t xml:space="preserve">Pseudomonas </w:t>
      </w:r>
      <w:r w:rsidR="00A40BDF" w:rsidRPr="00496740">
        <w:rPr>
          <w:rFonts w:ascii="Times New Roman" w:hAnsi="Times New Roman" w:cs="Times New Roman"/>
          <w:sz w:val="24"/>
          <w:szCs w:val="24"/>
        </w:rPr>
        <w:t xml:space="preserve">spp. bacteria isolated from a systematic survey of leaves of a perennial forb, bittercress (Brassicaceae; </w:t>
      </w:r>
      <w:r w:rsidR="00A40BDF" w:rsidRPr="00496740">
        <w:rPr>
          <w:rFonts w:ascii="Times New Roman" w:hAnsi="Times New Roman" w:cs="Times New Roman"/>
          <w:i/>
          <w:sz w:val="24"/>
          <w:szCs w:val="24"/>
        </w:rPr>
        <w:t>Cardamine cordifolia</w:t>
      </w:r>
      <w:r w:rsidR="00A40BDF" w:rsidRPr="00496740">
        <w:rPr>
          <w:rFonts w:ascii="Times New Roman" w:hAnsi="Times New Roman" w:cs="Times New Roman"/>
          <w:sz w:val="24"/>
          <w:szCs w:val="24"/>
        </w:rPr>
        <w:t xml:space="preserve"> A. Gray) in the Rocky Mountains of North America. </w:t>
      </w:r>
      <w:ins w:id="49" w:author="Noah Whiteman" w:date="2015-11-05T17:25:00Z">
        <w:r w:rsidR="00DD320F">
          <w:rPr>
            <w:rFonts w:ascii="Times New Roman" w:hAnsi="Times New Roman" w:cs="Times New Roman"/>
            <w:sz w:val="24"/>
            <w:szCs w:val="24"/>
          </w:rPr>
          <w:t xml:space="preserve">Bacterial </w:t>
        </w:r>
      </w:ins>
      <w:r w:rsidR="00A06D8B">
        <w:rPr>
          <w:rFonts w:ascii="Times New Roman" w:hAnsi="Times New Roman" w:cs="Times New Roman"/>
          <w:sz w:val="24"/>
          <w:szCs w:val="24"/>
        </w:rPr>
        <w:t>s</w:t>
      </w:r>
      <w:r w:rsidR="00A40BDF" w:rsidRPr="00496740">
        <w:rPr>
          <w:rFonts w:ascii="Times New Roman" w:hAnsi="Times New Roman" w:cs="Times New Roman"/>
          <w:sz w:val="24"/>
          <w:szCs w:val="24"/>
        </w:rPr>
        <w:t>trains</w:t>
      </w:r>
      <w:r w:rsidR="00A06D8B">
        <w:rPr>
          <w:rFonts w:ascii="Times New Roman" w:hAnsi="Times New Roman" w:cs="Times New Roman"/>
          <w:sz w:val="24"/>
          <w:szCs w:val="24"/>
        </w:rPr>
        <w:t xml:space="preserve"> were</w:t>
      </w:r>
      <w:r w:rsidR="00A40BDF" w:rsidRPr="00496740">
        <w:rPr>
          <w:rFonts w:ascii="Times New Roman" w:hAnsi="Times New Roman" w:cs="Times New Roman"/>
          <w:sz w:val="24"/>
          <w:szCs w:val="24"/>
        </w:rPr>
        <w:t xml:space="preserve"> isolated from the </w:t>
      </w:r>
      <w:r w:rsidR="009E0743" w:rsidRPr="00496740">
        <w:rPr>
          <w:rFonts w:ascii="Times New Roman" w:hAnsi="Times New Roman" w:cs="Times New Roman"/>
          <w:sz w:val="24"/>
          <w:szCs w:val="24"/>
        </w:rPr>
        <w:t>internal</w:t>
      </w:r>
      <w:r w:rsidR="00A40BDF" w:rsidRPr="00496740">
        <w:rPr>
          <w:rFonts w:ascii="Times New Roman" w:hAnsi="Times New Roman" w:cs="Times New Roman"/>
          <w:sz w:val="24"/>
          <w:szCs w:val="24"/>
        </w:rPr>
        <w:t xml:space="preserve"> leaf </w:t>
      </w:r>
      <w:r w:rsidR="009E0743" w:rsidRPr="00496740">
        <w:rPr>
          <w:rFonts w:ascii="Times New Roman" w:hAnsi="Times New Roman" w:cs="Times New Roman"/>
          <w:sz w:val="24"/>
          <w:szCs w:val="24"/>
        </w:rPr>
        <w:t xml:space="preserve">(endophytic) </w:t>
      </w:r>
      <w:r w:rsidR="00A40BDF" w:rsidRPr="00496740">
        <w:rPr>
          <w:rFonts w:ascii="Times New Roman" w:hAnsi="Times New Roman" w:cs="Times New Roman"/>
          <w:sz w:val="24"/>
          <w:szCs w:val="24"/>
        </w:rPr>
        <w:t xml:space="preserve">compartment of bittercress </w:t>
      </w:r>
      <w:ins w:id="50" w:author="Noah Whiteman" w:date="2015-11-05T17:25:00Z">
        <w:r w:rsidR="00DD320F">
          <w:rPr>
            <w:rFonts w:ascii="Times New Roman" w:hAnsi="Times New Roman" w:cs="Times New Roman"/>
            <w:sz w:val="24"/>
            <w:szCs w:val="24"/>
          </w:rPr>
          <w:t xml:space="preserve">and </w:t>
        </w:r>
      </w:ins>
      <w:r w:rsidR="00A40BDF" w:rsidRPr="00496740">
        <w:rPr>
          <w:rFonts w:ascii="Times New Roman" w:hAnsi="Times New Roman" w:cs="Times New Roman"/>
          <w:sz w:val="24"/>
          <w:szCs w:val="24"/>
        </w:rPr>
        <w:t xml:space="preserve">include a broad range of strains from the cosmopolitan </w:t>
      </w:r>
      <w:proofErr w:type="spellStart"/>
      <w:r w:rsidR="00A40BDF" w:rsidRPr="00496740">
        <w:rPr>
          <w:rFonts w:ascii="Times New Roman" w:hAnsi="Times New Roman" w:cs="Times New Roman"/>
          <w:sz w:val="24"/>
          <w:szCs w:val="24"/>
        </w:rPr>
        <w:t>phytopathogen</w:t>
      </w:r>
      <w:proofErr w:type="spellEnd"/>
      <w:r w:rsidR="00A40BDF" w:rsidRPr="00496740">
        <w:rPr>
          <w:rFonts w:ascii="Times New Roman" w:hAnsi="Times New Roman" w:cs="Times New Roman"/>
          <w:sz w:val="24"/>
          <w:szCs w:val="24"/>
        </w:rPr>
        <w:t xml:space="preserve"> </w:t>
      </w:r>
      <w:r w:rsidR="00A40BDF" w:rsidRPr="00496740">
        <w:rPr>
          <w:rFonts w:ascii="Times New Roman" w:hAnsi="Times New Roman" w:cs="Times New Roman"/>
          <w:i/>
          <w:sz w:val="24"/>
          <w:szCs w:val="24"/>
        </w:rPr>
        <w:t>P. syringae</w:t>
      </w:r>
      <w:r w:rsidR="00A40BDF" w:rsidRPr="00496740">
        <w:rPr>
          <w:rFonts w:ascii="Times New Roman" w:hAnsi="Times New Roman" w:cs="Times New Roman"/>
          <w:sz w:val="24"/>
          <w:szCs w:val="24"/>
        </w:rPr>
        <w:t xml:space="preserve"> </w:t>
      </w:r>
      <w:r w:rsidR="00A40BDF" w:rsidRPr="00496740">
        <w:rPr>
          <w:rFonts w:ascii="Times New Roman" w:hAnsi="Times New Roman" w:cs="Times New Roman"/>
          <w:sz w:val="24"/>
          <w:szCs w:val="24"/>
        </w:rPr>
        <w:fldChar w:fldCharType="begin"/>
      </w:r>
      <w:r w:rsidR="00563C5D">
        <w:rPr>
          <w:rFonts w:ascii="Times New Roman" w:hAnsi="Times New Roman" w:cs="Times New Roman"/>
          <w:sz w:val="24"/>
          <w:szCs w:val="24"/>
        </w:rPr>
        <w:instrText xml:space="preserve"> ADDIN PAPERS2_CITATIONS &lt;citation&gt;&lt;uuid&gt;79978F55-D078-485B-841F-46E3160F3854&lt;/uuid&gt;&lt;priority&gt;21&lt;/priority&gt;&lt;publications&gt;&lt;publication&gt;&lt;uuid&gt;F547C07A-2534-412F-8C82-2F8630D41F40&lt;/uuid&gt;&lt;volume&gt;2&lt;/volume&gt;&lt;doi&gt;10.1038/ismej.2007.113&lt;/doi&gt;&lt;startpage&gt;321&lt;/startpage&gt;&lt;publication_date&gt;99200803011200000000222000&lt;/publication_date&gt;&lt;url&gt;http://www.nature.com/ismej/journal/v2/n3/full/ismej2007113a.html&lt;/url&gt;&lt;type&gt;400&lt;/type&gt;&lt;title&gt;The life history of the plant pathogen Pseudomonas syringae is linked to the water cycle&lt;/title&gt;&lt;location&gt;602,0,0,0&lt;/location&gt;&lt;institution&gt;Unité de Pathologie Végétale UR407, INRA, Montfavet, France. cindy.morris@avignon.inra.fr&lt;/institution&gt;&lt;number&gt;3&lt;/number&gt;&lt;subtype&gt;400&lt;/subtype&gt;&lt;endpage&gt;334&lt;/endpage&gt;&lt;bundle&gt;&lt;publication&gt;&lt;publisher&gt;Nature Publishing Group&lt;/publisher&gt;&lt;title&gt;The ISME journal&lt;/title&gt;&lt;type&gt;-100&lt;/type&gt;&lt;subtype&gt;-100&lt;/subtype&gt;&lt;uuid&gt;98A2BADD-04F3-46AA-9E66-8792FB2BBC29&lt;/uuid&gt;&lt;/publication&gt;&lt;/bundle&gt;&lt;authors&gt;&lt;author&gt;&lt;firstName&gt;Cindy&lt;/firstName&gt;&lt;middleNames&gt;E&lt;/middleNames&gt;&lt;lastName&gt;Morris&lt;/lastName&gt;&lt;/author&gt;&lt;author&gt;&lt;firstName&gt;David&lt;/firstName&gt;&lt;middleNames&gt;C&lt;/middleNames&gt;&lt;lastName&gt;Sands&lt;/lastName&gt;&lt;/author&gt;&lt;author&gt;&lt;firstName&gt;Boris&lt;/firstName&gt;&lt;middleNames&gt;A&lt;/middleNames&gt;&lt;lastName&gt;Vinatzer&lt;/lastName&gt;&lt;/author&gt;&lt;author&gt;&lt;firstName&gt;Catherine&lt;/firstName&gt;&lt;lastName&gt;Glaux&lt;/lastName&gt;&lt;/author&gt;&lt;author&gt;&lt;firstName&gt;Caroline&lt;/firstName&gt;&lt;lastName&gt;Guilbaud&lt;/lastName&gt;&lt;/author&gt;&lt;author&gt;&lt;firstName&gt;Alain&lt;/firstName&gt;&lt;lastName&gt;Buffière&lt;/lastName&gt;&lt;/author&gt;&lt;author&gt;&lt;firstName&gt;Shuangchun&lt;/firstName&gt;&lt;lastName&gt;Yan&lt;/lastName&gt;&lt;/author&gt;&lt;author&gt;&lt;firstName&gt;Hélène&lt;/firstName&gt;&lt;lastName&gt;Dominguez&lt;/lastName&gt;&lt;/author&gt;&lt;author&gt;&lt;firstName&gt;Brian&lt;/firstName&gt;&lt;middleNames&gt;M&lt;/middleNames&gt;&lt;lastName&gt;Thompson&lt;/lastName&gt;&lt;/author&gt;&lt;/authors&gt;&lt;/publication&gt;&lt;/publications&gt;&lt;cites&gt;&lt;/cites&gt;&lt;/citation&gt;</w:instrText>
      </w:r>
      <w:r w:rsidR="00A40BDF" w:rsidRPr="00496740">
        <w:rPr>
          <w:rFonts w:ascii="Times New Roman" w:hAnsi="Times New Roman" w:cs="Times New Roman"/>
          <w:sz w:val="24"/>
          <w:szCs w:val="24"/>
        </w:rPr>
        <w:fldChar w:fldCharType="separate"/>
      </w:r>
      <w:r w:rsidR="004B118A">
        <w:rPr>
          <w:rFonts w:ascii="Times New Roman" w:hAnsi="Times New Roman" w:cs="Times New Roman"/>
          <w:sz w:val="24"/>
          <w:szCs w:val="24"/>
        </w:rPr>
        <w:t>(Morris et al. 2008)</w:t>
      </w:r>
      <w:r w:rsidR="00A40BDF" w:rsidRPr="00496740">
        <w:rPr>
          <w:rFonts w:ascii="Times New Roman" w:hAnsi="Times New Roman" w:cs="Times New Roman"/>
          <w:sz w:val="24"/>
          <w:szCs w:val="24"/>
        </w:rPr>
        <w:fldChar w:fldCharType="end"/>
      </w:r>
      <w:r w:rsidR="00A40BDF" w:rsidRPr="00496740">
        <w:rPr>
          <w:rFonts w:ascii="Times New Roman" w:hAnsi="Times New Roman" w:cs="Times New Roman"/>
          <w:sz w:val="24"/>
          <w:szCs w:val="24"/>
        </w:rPr>
        <w:t xml:space="preserve"> and  </w:t>
      </w:r>
      <w:r w:rsidR="00A40BDF" w:rsidRPr="00496740">
        <w:rPr>
          <w:rFonts w:ascii="Times New Roman" w:hAnsi="Times New Roman" w:cs="Times New Roman"/>
          <w:i/>
          <w:sz w:val="24"/>
          <w:szCs w:val="24"/>
        </w:rPr>
        <w:t xml:space="preserve">P. </w:t>
      </w:r>
      <w:proofErr w:type="spellStart"/>
      <w:r w:rsidR="00A40BDF" w:rsidRPr="00CE4A4E">
        <w:rPr>
          <w:rFonts w:ascii="Times New Roman" w:hAnsi="Times New Roman" w:cs="Times New Roman"/>
          <w:sz w:val="24"/>
          <w:szCs w:val="24"/>
        </w:rPr>
        <w:t>fluorescen</w:t>
      </w:r>
      <w:proofErr w:type="spellEnd"/>
      <w:ins w:id="51" w:author="Noah Whiteman" w:date="2015-11-05T17:25:00Z">
        <w:r w:rsidR="00DD320F">
          <w:rPr>
            <w:rFonts w:ascii="Times New Roman" w:hAnsi="Times New Roman" w:cs="Times New Roman"/>
            <w:sz w:val="24"/>
            <w:szCs w:val="24"/>
          </w:rPr>
          <w:t>,</w:t>
        </w:r>
      </w:ins>
      <w:r w:rsidR="008700B9" w:rsidRPr="00496740">
        <w:rPr>
          <w:rFonts w:ascii="Times New Roman" w:hAnsi="Times New Roman" w:cs="Times New Roman"/>
          <w:sz w:val="24"/>
          <w:szCs w:val="24"/>
        </w:rPr>
        <w:t xml:space="preserve"> </w:t>
      </w:r>
      <w:ins w:id="52" w:author="Noah Whiteman" w:date="2015-11-05T17:25:00Z">
        <w:r w:rsidR="00DD320F">
          <w:rPr>
            <w:rFonts w:ascii="Times New Roman" w:hAnsi="Times New Roman" w:cs="Times New Roman"/>
            <w:sz w:val="24"/>
            <w:szCs w:val="24"/>
          </w:rPr>
          <w:t>a member of the</w:t>
        </w:r>
        <w:r w:rsidR="00DD320F" w:rsidRPr="00496740">
          <w:rPr>
            <w:rFonts w:ascii="Times New Roman" w:hAnsi="Times New Roman" w:cs="Times New Roman"/>
            <w:sz w:val="24"/>
            <w:szCs w:val="24"/>
          </w:rPr>
          <w:t xml:space="preserve"> rhizosphere </w:t>
        </w:r>
      </w:ins>
      <w:r w:rsidR="008700B9" w:rsidRPr="00496740">
        <w:rPr>
          <w:rFonts w:ascii="Times New Roman" w:hAnsi="Times New Roman" w:cs="Times New Roman"/>
          <w:sz w:val="24"/>
          <w:szCs w:val="24"/>
        </w:rPr>
        <w:t>that was found</w:t>
      </w:r>
      <w:ins w:id="53" w:author="Noah Whiteman" w:date="2015-11-05T17:25:00Z">
        <w:r w:rsidR="00DD320F">
          <w:rPr>
            <w:rFonts w:ascii="Times New Roman" w:hAnsi="Times New Roman" w:cs="Times New Roman"/>
            <w:sz w:val="24"/>
            <w:szCs w:val="24"/>
          </w:rPr>
          <w:t xml:space="preserve"> here</w:t>
        </w:r>
      </w:ins>
      <w:r w:rsidR="008700B9" w:rsidRPr="00496740">
        <w:rPr>
          <w:rFonts w:ascii="Times New Roman" w:hAnsi="Times New Roman" w:cs="Times New Roman"/>
          <w:sz w:val="24"/>
          <w:szCs w:val="24"/>
        </w:rPr>
        <w:t xml:space="preserve"> to be a common endophytic species</w:t>
      </w:r>
      <w:r w:rsidR="00A06D8B">
        <w:rPr>
          <w:rFonts w:ascii="Times New Roman" w:hAnsi="Times New Roman" w:cs="Times New Roman"/>
          <w:sz w:val="24"/>
          <w:szCs w:val="24"/>
        </w:rPr>
        <w:t>. C</w:t>
      </w:r>
      <w:r w:rsidR="00A06D8B" w:rsidRPr="00496740">
        <w:rPr>
          <w:rFonts w:ascii="Times New Roman" w:hAnsi="Times New Roman" w:cs="Times New Roman"/>
          <w:sz w:val="24"/>
          <w:szCs w:val="24"/>
        </w:rPr>
        <w:t xml:space="preserve">ompetitive interactions between </w:t>
      </w:r>
      <w:del w:id="54" w:author="Noah Whiteman" w:date="2015-11-05T17:26:00Z">
        <w:r w:rsidR="00A06D8B" w:rsidRPr="00496740" w:rsidDel="00DD320F">
          <w:rPr>
            <w:rFonts w:ascii="Times New Roman" w:hAnsi="Times New Roman" w:cs="Times New Roman"/>
            <w:sz w:val="24"/>
            <w:szCs w:val="24"/>
          </w:rPr>
          <w:delText xml:space="preserve">genetically or </w:delText>
        </w:r>
      </w:del>
      <w:r w:rsidR="00A06D8B" w:rsidRPr="00496740">
        <w:rPr>
          <w:rFonts w:ascii="Times New Roman" w:hAnsi="Times New Roman" w:cs="Times New Roman"/>
          <w:sz w:val="24"/>
          <w:szCs w:val="24"/>
        </w:rPr>
        <w:t xml:space="preserve">functionally diverse </w:t>
      </w:r>
      <w:r w:rsidR="00A06D8B" w:rsidRPr="00496740">
        <w:rPr>
          <w:rFonts w:ascii="Times New Roman" w:hAnsi="Times New Roman" w:cs="Times New Roman"/>
          <w:i/>
          <w:sz w:val="24"/>
          <w:szCs w:val="24"/>
        </w:rPr>
        <w:t xml:space="preserve">P. syringae </w:t>
      </w:r>
      <w:r w:rsidR="00A06D8B" w:rsidRPr="00496740">
        <w:rPr>
          <w:rFonts w:ascii="Times New Roman" w:hAnsi="Times New Roman" w:cs="Times New Roman"/>
          <w:sz w:val="24"/>
          <w:szCs w:val="24"/>
        </w:rPr>
        <w:t xml:space="preserve">isolates </w:t>
      </w:r>
      <w:r w:rsidR="00A06D8B">
        <w:rPr>
          <w:rFonts w:ascii="Times New Roman" w:hAnsi="Times New Roman" w:cs="Times New Roman"/>
          <w:sz w:val="24"/>
          <w:szCs w:val="24"/>
        </w:rPr>
        <w:t xml:space="preserve">can </w:t>
      </w:r>
      <w:r w:rsidR="00A06D8B" w:rsidRPr="00496740">
        <w:rPr>
          <w:rFonts w:ascii="Times New Roman" w:hAnsi="Times New Roman" w:cs="Times New Roman"/>
          <w:sz w:val="24"/>
          <w:szCs w:val="24"/>
        </w:rPr>
        <w:t xml:space="preserve">alter the success of leaf colonization by </w:t>
      </w:r>
      <w:commentRangeStart w:id="55"/>
      <w:del w:id="56" w:author="Noah Whiteman" w:date="2015-11-05T17:26:00Z">
        <w:r w:rsidR="00A06D8B" w:rsidRPr="00496740" w:rsidDel="00DD320F">
          <w:rPr>
            <w:rFonts w:ascii="Times New Roman" w:hAnsi="Times New Roman" w:cs="Times New Roman"/>
            <w:sz w:val="24"/>
            <w:szCs w:val="24"/>
          </w:rPr>
          <w:delText xml:space="preserve">focal </w:delText>
        </w:r>
      </w:del>
      <w:ins w:id="57" w:author="Noah Whiteman" w:date="2015-11-05T17:26:00Z">
        <w:r w:rsidR="00DD320F">
          <w:rPr>
            <w:rFonts w:ascii="Times New Roman" w:hAnsi="Times New Roman" w:cs="Times New Roman"/>
            <w:sz w:val="24"/>
            <w:szCs w:val="24"/>
          </w:rPr>
          <w:t>other</w:t>
        </w:r>
        <w:r w:rsidR="00DD320F" w:rsidRPr="00496740">
          <w:rPr>
            <w:rFonts w:ascii="Times New Roman" w:hAnsi="Times New Roman" w:cs="Times New Roman"/>
            <w:sz w:val="24"/>
            <w:szCs w:val="24"/>
          </w:rPr>
          <w:t xml:space="preserve"> </w:t>
        </w:r>
      </w:ins>
      <w:r w:rsidR="00A06D8B" w:rsidRPr="00496740">
        <w:rPr>
          <w:rFonts w:ascii="Times New Roman" w:hAnsi="Times New Roman" w:cs="Times New Roman"/>
          <w:sz w:val="24"/>
          <w:szCs w:val="24"/>
        </w:rPr>
        <w:t xml:space="preserve">strains </w:t>
      </w:r>
      <w:commentRangeEnd w:id="55"/>
      <w:r w:rsidR="00DD320F">
        <w:rPr>
          <w:rStyle w:val="CommentReference"/>
        </w:rPr>
        <w:commentReference w:id="55"/>
      </w:r>
      <w:r w:rsidR="00A06D8B" w:rsidRPr="00496740">
        <w:rPr>
          <w:rFonts w:ascii="Times New Roman" w:hAnsi="Times New Roman" w:cs="Times New Roman"/>
          <w:sz w:val="24"/>
          <w:szCs w:val="24"/>
        </w:rPr>
        <w:fldChar w:fldCharType="begin"/>
      </w:r>
      <w:r w:rsidR="00563C5D">
        <w:rPr>
          <w:rFonts w:ascii="Times New Roman" w:hAnsi="Times New Roman" w:cs="Times New Roman"/>
          <w:sz w:val="24"/>
          <w:szCs w:val="24"/>
        </w:rPr>
        <w:instrText xml:space="preserve"> ADDIN PAPERS2_CITATIONS &lt;citation&gt;&lt;uuid&gt;1F1A0B5E-0782-4A89-AE4C-D4D7E32B4670&lt;/uuid&gt;&lt;priority&gt;22&lt;/priority&gt;&lt;publications&gt;&lt;publication&gt;&lt;volume&gt;60&lt;/volume&gt;&lt;publication_date&gt;99199412001200000000220000&lt;/publication_date&gt;&lt;number&gt;12&lt;/number&gt;&lt;institution&gt;Department of Environmental Science, Policy and Management, Division of Entomology, University of California, Berkeley, California 94720.&lt;/institution&gt;&lt;startpage&gt;4468&lt;/startpage&gt;&lt;title&gt;Coexistence among Epiphytic Bacterial Populations Mediated through Nutritional Resource Partitioning.&lt;/title&gt;&lt;uuid&gt;6EB2477A-0A94-4B5A-B015-6EE717E6F255&lt;/uuid&gt;&lt;subtype&gt;400&lt;/subtype&gt;&lt;endpage&gt;4477&lt;/endpage&gt;&lt;type&gt;400&lt;/type&gt;&lt;url&gt;http://eutils.ncbi.nlm.nih.gov/entrez/eutils/elink.fcgi?dbfrom=pubmed&amp;amp;id=16349462&amp;amp;retmode=ref&amp;amp;cmd=prlinks&lt;/url&gt;&lt;bundle&gt;&lt;publication&gt;&lt;title&gt;Applied and environmental microbiology&lt;/title&gt;&lt;type&gt;-100&lt;/type&gt;&lt;subtype&gt;-100&lt;/subtype&gt;&lt;uuid&gt;F72E6C8C-8CB4-4012-806A-B19A3E828E66&lt;/uuid&gt;&lt;/publication&gt;&lt;/bundle&gt;&lt;authors&gt;&lt;author&gt;&lt;firstName&gt;M&lt;/firstName&gt;&lt;lastName&gt;Wilson&lt;/lastName&gt;&lt;/author&gt;&lt;author&gt;&lt;firstName&gt;S E&lt;/firstName&gt;&lt;lastName&gt;Lindow&lt;/lastName&gt;&lt;/author&gt;&lt;/authors&gt;&lt;/publication&gt;&lt;publication&gt;&lt;volume&gt;60&lt;/volume&gt;&lt;publication_date&gt;99199409001200000000220000&lt;/publication_date&gt;&lt;number&gt;9&lt;/number&gt;&lt;institution&gt;Department of Environmental Science, Policy and Management, Division of Entomology.&lt;/institution&gt;&lt;startpage&gt;3128&lt;/startpage&gt;&lt;title&gt;Ecological Similarity and Coexistence of Epiphytic Ice-Nucleating (Ice) Pseudomonas syringae Strains and a Non-Ice-Nucleating (Ice) Biological Control Agent.&lt;/title&gt;&lt;uuid&gt;B24CE7C8-63C9-4CC5-B224-42B6F8AAD8AD&lt;/uuid&gt;&lt;subtype&gt;400&lt;/subtype&gt;&lt;endpage&gt;3137&lt;/endpage&gt;&lt;type&gt;400&lt;/type&gt;&lt;url&gt;http://eutils.ncbi.nlm.nih.gov/entrez/eutils/elink.fcgi?dbfrom=pubmed&amp;amp;id=16349371&amp;amp;retmode=ref&amp;amp;cmd=prlinks&lt;/url&gt;&lt;bundle&gt;&lt;publication&gt;&lt;title&gt;Applied and environmental microbiology&lt;/title&gt;&lt;type&gt;-100&lt;/type&gt;&lt;subtype&gt;-100&lt;/subtype&gt;&lt;uuid&gt;F72E6C8C-8CB4-4012-806A-B19A3E828E66&lt;/uuid&gt;&lt;/publication&gt;&lt;/bundle&gt;&lt;authors&gt;&lt;author&gt;&lt;firstName&gt;M&lt;/firstName&gt;&lt;lastName&gt;Wilson&lt;/lastName&gt;&lt;/author&gt;&lt;author&gt;&lt;firstName&gt;S E&lt;/firstName&gt;&lt;lastName&gt;Lindow&lt;/lastName&gt;&lt;/author&gt;&lt;/authors&gt;&lt;/publication&gt;&lt;publication&gt;&lt;volume&gt;59&lt;/volume&gt;&lt;publication_date&gt;99199310001200000000220000&lt;/publication_date&gt;&lt;number&gt;10&lt;/number&gt;&lt;institution&gt;Department of Plant Pathology, University of Minnesota, St. Paul, Minnesota 55108, and Department of Plant Pathology, University of California, Berkeley, California 94720.&lt;/institution&gt;&lt;startpage&gt;3447&lt;/startpage&gt;&lt;title&gt;Invasion and Exclusion among Coexisting Pseudomonas syringae Strains on Leaves.&lt;/title&gt;&lt;uuid&gt;5D8C3B6F-9A1B-4B2D-A296-6673EA53BA11&lt;/uuid&gt;&lt;subtype&gt;400&lt;/subtype&gt;&lt;endpage&gt;3454&lt;/endpage&gt;&lt;type&gt;400&lt;/type&gt;&lt;url&gt;http://eutils.ncbi.nlm.nih.gov/entrez/eutils/elink.fcgi?dbfrom=pubmed&amp;amp;id=16349074&amp;amp;retmode=ref&amp;amp;cmd=prlinks&lt;/url&gt;&lt;bundle&gt;&lt;publication&gt;&lt;title&gt;Applied and environmental microbiology&lt;/title&gt;&lt;type&gt;-100&lt;/type&gt;&lt;subtype&gt;-100&lt;/subtype&gt;&lt;uuid&gt;F72E6C8C-8CB4-4012-806A-B19A3E828E66&lt;/uuid&gt;&lt;/publication&gt;&lt;/bundle&gt;&lt;authors&gt;&lt;author&gt;&lt;firstName&gt;L&lt;/firstName&gt;&lt;middleNames&gt;L&lt;/middleNames&gt;&lt;lastName&gt;Kinkel&lt;/lastName&gt;&lt;/author&gt;&lt;author&gt;&lt;firstName&gt;S E&lt;/firstName&gt;&lt;lastName&gt;Lindow&lt;/lastName&gt;&lt;/author&gt;&lt;/authors&gt;&lt;/publication&gt;&lt;/publications&gt;&lt;cites&gt;&lt;/cites&gt;&lt;/citation&gt;</w:instrText>
      </w:r>
      <w:r w:rsidR="00A06D8B" w:rsidRPr="00496740">
        <w:rPr>
          <w:rFonts w:ascii="Times New Roman" w:hAnsi="Times New Roman" w:cs="Times New Roman"/>
          <w:sz w:val="24"/>
          <w:szCs w:val="24"/>
        </w:rPr>
        <w:fldChar w:fldCharType="separate"/>
      </w:r>
      <w:r w:rsidR="004B118A">
        <w:rPr>
          <w:rFonts w:ascii="Times New Roman" w:hAnsi="Times New Roman" w:cs="Times New Roman"/>
          <w:sz w:val="24"/>
          <w:szCs w:val="24"/>
        </w:rPr>
        <w:t>(Kinkel and Lindow 1993; Wilson and Lindow 1994a; Wilson and Lindow 1994b)</w:t>
      </w:r>
      <w:r w:rsidR="00A06D8B" w:rsidRPr="00496740">
        <w:rPr>
          <w:rFonts w:ascii="Times New Roman" w:hAnsi="Times New Roman" w:cs="Times New Roman"/>
          <w:sz w:val="24"/>
          <w:szCs w:val="24"/>
        </w:rPr>
        <w:fldChar w:fldCharType="end"/>
      </w:r>
      <w:r w:rsidR="00A06D8B" w:rsidRPr="00496740">
        <w:rPr>
          <w:rFonts w:ascii="Times New Roman" w:hAnsi="Times New Roman" w:cs="Times New Roman"/>
          <w:sz w:val="24"/>
          <w:szCs w:val="24"/>
        </w:rPr>
        <w:t xml:space="preserve">. </w:t>
      </w:r>
      <w:r w:rsidR="00A06D8B">
        <w:rPr>
          <w:rFonts w:ascii="Times New Roman" w:hAnsi="Times New Roman" w:cs="Times New Roman"/>
          <w:sz w:val="24"/>
          <w:szCs w:val="24"/>
        </w:rPr>
        <w:t xml:space="preserve">Although the types of traits that contribute to these competitive interaction </w:t>
      </w:r>
      <w:r w:rsidR="00CE4A4E">
        <w:rPr>
          <w:rFonts w:ascii="Times New Roman" w:hAnsi="Times New Roman" w:cs="Times New Roman"/>
          <w:sz w:val="24"/>
          <w:szCs w:val="24"/>
        </w:rPr>
        <w:t>outcomes</w:t>
      </w:r>
      <w:r w:rsidR="00A06D8B">
        <w:rPr>
          <w:rFonts w:ascii="Times New Roman" w:hAnsi="Times New Roman" w:cs="Times New Roman"/>
          <w:sz w:val="24"/>
          <w:szCs w:val="24"/>
        </w:rPr>
        <w:t xml:space="preserve"> are unknown, b</w:t>
      </w:r>
      <w:r w:rsidR="00A06D8B" w:rsidRPr="00496740">
        <w:rPr>
          <w:rFonts w:ascii="Times New Roman" w:hAnsi="Times New Roman" w:cs="Times New Roman"/>
          <w:sz w:val="24"/>
          <w:szCs w:val="24"/>
        </w:rPr>
        <w:t xml:space="preserve">oth </w:t>
      </w:r>
      <w:commentRangeStart w:id="58"/>
      <w:r w:rsidR="00A06D8B" w:rsidRPr="00496740">
        <w:rPr>
          <w:rFonts w:ascii="Times New Roman" w:hAnsi="Times New Roman" w:cs="Times New Roman"/>
          <w:sz w:val="24"/>
          <w:szCs w:val="24"/>
        </w:rPr>
        <w:t xml:space="preserve">phenotype-modifying </w:t>
      </w:r>
      <w:commentRangeEnd w:id="58"/>
      <w:r w:rsidR="00E13380">
        <w:rPr>
          <w:rStyle w:val="CommentReference"/>
        </w:rPr>
        <w:commentReference w:id="58"/>
      </w:r>
      <w:r w:rsidR="00A06D8B" w:rsidRPr="00496740">
        <w:rPr>
          <w:rFonts w:ascii="Times New Roman" w:hAnsi="Times New Roman" w:cs="Times New Roman"/>
          <w:sz w:val="24"/>
          <w:szCs w:val="24"/>
        </w:rPr>
        <w:t xml:space="preserve">compounds </w:t>
      </w:r>
      <w:del w:id="59" w:author="Noah Whiteman" w:date="2015-11-06T16:31:00Z">
        <w:r w:rsidR="00A06D8B" w:rsidRPr="00496740" w:rsidDel="00E13380">
          <w:rPr>
            <w:rFonts w:ascii="Times New Roman" w:hAnsi="Times New Roman" w:cs="Times New Roman"/>
            <w:sz w:val="24"/>
            <w:szCs w:val="24"/>
          </w:rPr>
          <w:delText>as well as</w:delText>
        </w:r>
      </w:del>
      <w:ins w:id="60" w:author="Noah Whiteman" w:date="2015-11-06T16:31:00Z">
        <w:r w:rsidR="00E13380">
          <w:rPr>
            <w:rFonts w:ascii="Times New Roman" w:hAnsi="Times New Roman" w:cs="Times New Roman"/>
            <w:sz w:val="24"/>
            <w:szCs w:val="24"/>
          </w:rPr>
          <w:t>and</w:t>
        </w:r>
      </w:ins>
      <w:r w:rsidR="00A06D8B" w:rsidRPr="00496740">
        <w:rPr>
          <w:rFonts w:ascii="Times New Roman" w:hAnsi="Times New Roman" w:cs="Times New Roman"/>
          <w:sz w:val="24"/>
          <w:szCs w:val="24"/>
        </w:rPr>
        <w:t xml:space="preserve"> toxins are </w:t>
      </w:r>
      <w:del w:id="61" w:author="Noah Whiteman" w:date="2015-11-06T16:31:00Z">
        <w:r w:rsidR="00A06D8B" w:rsidRPr="00496740" w:rsidDel="00E13380">
          <w:rPr>
            <w:rFonts w:ascii="Times New Roman" w:hAnsi="Times New Roman" w:cs="Times New Roman"/>
            <w:sz w:val="24"/>
            <w:szCs w:val="24"/>
          </w:rPr>
          <w:delText xml:space="preserve">commonly </w:delText>
        </w:r>
      </w:del>
      <w:r w:rsidR="00A06D8B" w:rsidRPr="00496740">
        <w:rPr>
          <w:rFonts w:ascii="Times New Roman" w:hAnsi="Times New Roman" w:cs="Times New Roman"/>
          <w:sz w:val="24"/>
          <w:szCs w:val="24"/>
        </w:rPr>
        <w:t xml:space="preserve">secreted by phyllosphere-dwelling bacteria, especially among </w:t>
      </w:r>
      <w:r w:rsidR="00A06D8B" w:rsidRPr="00496740">
        <w:rPr>
          <w:rFonts w:ascii="Times New Roman" w:hAnsi="Times New Roman" w:cs="Times New Roman"/>
          <w:i/>
          <w:sz w:val="24"/>
          <w:szCs w:val="24"/>
        </w:rPr>
        <w:t xml:space="preserve">Pseudomonas </w:t>
      </w:r>
      <w:r w:rsidR="00A06D8B" w:rsidRPr="00496740">
        <w:rPr>
          <w:rFonts w:ascii="Times New Roman" w:hAnsi="Times New Roman" w:cs="Times New Roman"/>
          <w:sz w:val="24"/>
          <w:szCs w:val="24"/>
        </w:rPr>
        <w:t xml:space="preserve">spp. </w:t>
      </w:r>
      <w:r w:rsidR="00A06D8B" w:rsidRPr="00496740">
        <w:rPr>
          <w:rFonts w:ascii="Times New Roman" w:hAnsi="Times New Roman" w:cs="Times New Roman"/>
          <w:sz w:val="24"/>
          <w:szCs w:val="24"/>
        </w:rPr>
        <w:fldChar w:fldCharType="begin"/>
      </w:r>
      <w:r w:rsidR="00563C5D">
        <w:rPr>
          <w:rFonts w:ascii="Times New Roman" w:hAnsi="Times New Roman" w:cs="Times New Roman"/>
          <w:sz w:val="24"/>
          <w:szCs w:val="24"/>
        </w:rPr>
        <w:instrText xml:space="preserve"> ADDIN PAPERS2_CITATIONS &lt;citation&gt;&lt;uuid&gt;7EC84CB0-A8D5-447C-8705-C9D3A6D5C0BE&lt;/uuid&gt;&lt;priority&gt;23&lt;/priority&gt;&lt;publications&gt;&lt;publication&gt;&lt;uuid&gt;8E81344B-7897-4701-BFE8-E67CAA91BBE2&lt;/uuid&gt;&lt;volume&gt;3&lt;/volume&gt;&lt;doi&gt;10.1038/ismej.2009.30&lt;/doi&gt;&lt;startpage&gt;825&lt;/startpage&gt;&lt;publication_date&gt;99200907001200000000220000&lt;/publication_date&gt;&lt;url&gt;http://eutils.ncbi.nlm.nih.gov/entrez/eutils/elink.fcgi?dbfrom=pubmed&amp;amp;id=19340082&amp;amp;retmode=ref&amp;amp;cmd=prlinks&lt;/url&gt;&lt;type&gt;400&lt;/type&gt;&lt;title&gt;Acyl-homoserine lactone-mediated cross talk among epiphytic bacteria modulates behavior of Pseudomonas syringae on leaves.&lt;/title&gt;&lt;location&gt;200,9,37.8717477,-122.2609626&lt;/location&gt;&lt;institution&gt;Department of Plant and Microbial Biology, University of California, Berkeley, CA 94720-3102, USA.&lt;/institution&gt;&lt;number&gt;7&lt;/number&gt;&lt;subtype&gt;400&lt;/subtype&gt;&lt;endpage&gt;834&lt;/endpage&gt;&lt;bundle&gt;&lt;publication&gt;&lt;publisher&gt;Nature Publishing Group&lt;/publisher&gt;&lt;title&gt;The ISME journal&lt;/title&gt;&lt;type&gt;-100&lt;/type&gt;&lt;subtype&gt;-100&lt;/subtype&gt;&lt;uuid&gt;98A2BADD-04F3-46AA-9E66-8792FB2BBC29&lt;/uuid&gt;&lt;/publication&gt;&lt;/bundle&gt;&lt;authors&gt;&lt;author&gt;&lt;firstName&gt;Glenn&lt;/firstName&gt;&lt;middleNames&gt;F J&lt;/middleNames&gt;&lt;lastName&gt;Dulla&lt;/lastName&gt;&lt;/author&gt;&lt;author&gt;&lt;firstName&gt;Steven&lt;/firstName&gt;&lt;middleNames&gt;E&lt;/middleNames&gt;&lt;lastName&gt;Lindow&lt;/lastName&gt;&lt;/author&gt;&lt;/authors&gt;&lt;/publication&gt;&lt;publication&gt;&lt;uuid&gt;676B2887-068D-4C2C-823C-31DDB0CDE40B&lt;/uuid&gt;&lt;volume&gt;69&lt;/volume&gt;&lt;startpage&gt;1875&lt;/startpage&gt;&lt;publication_date&gt;99200304011200000000222000&lt;/publication_date&gt;&lt;url&gt;http://aem.asm.org/cgi/content/full/69/4/1875?view=long&amp;amp;pmid=12676659&lt;/url&gt;&lt;type&gt;400&lt;/type&gt;&lt;title&gt;Microbiology of the phyllosphere&lt;/title&gt;&lt;location&gt;200,9,37.8736780,-122.2648420&lt;/location&gt;&lt;institution&gt;Department of Plant and Microbial Biology, University of California, Berkeley 94720, USA. icelab@socrates.berkeley.edu&lt;/institution&gt;&lt;number&gt;4&lt;/number&gt;&lt;subtype&gt;400&lt;/subtype&gt;&lt;endpage&gt;1883&lt;/endpage&gt;&lt;bundle&gt;&lt;publication&gt;&lt;title&gt;Applied and environmental microbiology&lt;/title&gt;&lt;type&gt;-100&lt;/type&gt;&lt;subtype&gt;-100&lt;/subtype&gt;&lt;uuid&gt;F72E6C8C-8CB4-4012-806A-B19A3E828E66&lt;/uuid&gt;&lt;/publication&gt;&lt;/bundle&gt;&lt;authors&gt;&lt;author&gt;&lt;firstName&gt;Steven&lt;/firstName&gt;&lt;middleNames&gt;E&lt;/middleNames&gt;&lt;lastName&gt;Lindow&lt;/lastName&gt;&lt;/author&gt;&lt;author&gt;&lt;firstName&gt;Maria&lt;/firstName&gt;&lt;middleNames&gt;T&lt;/middleNames&gt;&lt;lastName&gt;Brandl&lt;/lastName&gt;&lt;/author&gt;&lt;/authors&gt;&lt;/publication&gt;&lt;publication&gt;&lt;uuid&gt;29C17287-D829-49E3-BB95-F998A5FFE693&lt;/uuid&gt;&lt;volume&gt;12&lt;/volume&gt;&lt;doi&gt;10.1111/j.1462-2920.2010.02261.x&lt;/doi&gt;&lt;startpage&gt;1762&lt;/startpage&gt;&lt;publication_date&gt;99201006001200000000220000&lt;/publication_date&gt;&lt;url&gt;http://eutils.ncbi.nlm.nih.gov/entrez/eutils/elink.fcgi?dbfrom=pubmed&amp;amp;id=20553555&amp;amp;retmode=ref&amp;amp;cmd=prlinks&lt;/url&gt;&lt;type&gt;400&lt;/type&gt;&lt;title&gt;Interference of quorum sensing in Pseudomonas syringae by bacterial epiphytes that limit iron availability.&lt;/title&gt;&lt;location&gt;200,9,37.8717477,-122.2609626&lt;/location&gt;&lt;institution&gt;Department of Plant and Microbial Biology, University of California, Berkeley, CA 94720-3102, USA.&lt;/institution&gt;&lt;number&gt;6&lt;/number&gt;&lt;subtype&gt;400&lt;/subtype&gt;&lt;endpage&gt;1774&lt;/endpage&gt;&lt;bundle&gt;&lt;publication&gt;&lt;title&gt;Environmental Microbiology&lt;/title&gt;&lt;type&gt;-100&lt;/type&gt;&lt;subtype&gt;-100&lt;/subtype&gt;&lt;uuid&gt;2551A58E-DAB0-49B5-B9B4-A472A1B011E5&lt;/uuid&gt;&lt;/publication&gt;&lt;/bundle&gt;&lt;authors&gt;&lt;author&gt;&lt;firstName&gt;Glenn&lt;/firstName&gt;&lt;middleNames&gt;F J&lt;/middleNames&gt;&lt;lastName&gt;Dulla&lt;/lastName&gt;&lt;/author&gt;&lt;author&gt;&lt;firstName&gt;Ksenia&lt;/firstName&gt;&lt;middleNames&gt;V&lt;/middleNames&gt;&lt;lastName&gt;Krasileva&lt;/lastName&gt;&lt;/author&gt;&lt;author&gt;&lt;firstName&gt;Steven&lt;/firstName&gt;&lt;middleNames&gt;E&lt;/middleNames&gt;&lt;lastName&gt;Lindow&lt;/lastName&gt;&lt;/author&gt;&lt;/authors&gt;&lt;/publication&gt;&lt;publication&gt;&lt;uuid&gt;D3FC4F78-4813-409F-9C09-13454680B0D3&lt;/uuid&gt;&lt;volume&gt;18&lt;/volume&gt;&lt;doi&gt;10.1094/MPMI-18-0682&lt;/doi&gt;&lt;startpage&gt;682&lt;/startpage&gt;&lt;publication_date&gt;99200507001200000000220000&lt;/publication_date&gt;&lt;url&gt;http://eutils.ncbi.nlm.nih.gov/entrez/eutils/elink.fcgi?dbfrom=pubmed&amp;amp;id=16042014&amp;amp;retmode=ref&amp;amp;cmd=prlinks&lt;/url&gt;&lt;type&gt;400&lt;/type&gt;&lt;title&gt;Quorum sensing regulates exopolysaccharide production, motility, and virulence in Pseudomonas syringae.&lt;/title&gt;&lt;institution&gt;Department of Plant and Microbial Biology, University of California, Berkeley 94720-3102, USA.&lt;/institution&gt;&lt;number&gt;7&lt;/number&gt;&lt;subtype&gt;400&lt;/subtype&gt;&lt;endpage&gt;693&lt;/endpage&gt;&lt;bundle&gt;&lt;publication&gt;&lt;publisher&gt; The American Phytopathological Society &lt;/publisher&gt;&lt;title&gt;Molecular plant-microbe interactions : MPMI&lt;/title&gt;&lt;type&gt;-100&lt;/type&gt;&lt;subtype&gt;-100&lt;/subtype&gt;&lt;uuid&gt;5634EBA4-DAED-410C-B7F0-C1693D1A7B92&lt;/uuid&gt;&lt;/publication&gt;&lt;/bundle&gt;&lt;authors&gt;&lt;author&gt;&lt;firstName&gt;Beatriz&lt;/firstName&gt;&lt;lastName&gt;Quiñones&lt;/lastName&gt;&lt;/author&gt;&lt;author&gt;&lt;firstName&gt;Glenn&lt;/firstName&gt;&lt;lastName&gt;Dulla&lt;/lastName&gt;&lt;/author&gt;&lt;author&gt;&lt;firstName&gt;Steven&lt;/firstName&gt;&lt;middleNames&gt;E&lt;/middleNames&gt;&lt;lastName&gt;Lindow&lt;/lastName&gt;&lt;/author&gt;&lt;/authors&gt;&lt;/publication&gt;&lt;publication&gt;&lt;uuid&gt;A82F1954-2F0D-4F0D-ADBF-9CFAAD63E7B6&lt;/uuid&gt;&lt;volume&gt;14&lt;/volume&gt;&lt;accepted_date&gt;99201306261200000000222000&lt;/accepted_date&gt;&lt;doi&gt;10.3390/ijms140714607&lt;/doi&gt;&lt;startpage&gt;14607&lt;/startpage&gt;&lt;revision_date&gt;99201306251200000000222000&lt;/revision_date&gt;&lt;publication_date&gt;99201300001200000000200000&lt;/publication_date&gt;&lt;url&gt;http://eutils.ncbi.nlm.nih.gov/entrez/eutils/elink.fcgi?dbfrom=pubmed&amp;amp;id=23857057&amp;amp;retmode=ref&amp;amp;cmd=prlinks&lt;/url&gt;&lt;type&gt;400&lt;/type&gt;&lt;title&gt;Quorum quenching in culturable phyllosphere bacteria from tobacco.&lt;/title&gt;&lt;submission_date&gt;99201305301200000000222000&lt;/submission_date&gt;&lt;number&gt;7&lt;/number&gt;&lt;institution&gt;Research Center for Eco-Environmental Sciences, Chinese Academy of Sciences, Beijing 100085, China. gqzhuang@rcees.ac.cn.&lt;/institution&gt;&lt;subtype&gt;400&lt;/subtype&gt;&lt;endpage&gt;14619&lt;/endpage&gt;&lt;bundle&gt;&lt;publication&gt;&lt;title&gt;International journal of molecular sciences&lt;/title&gt;&lt;type&gt;-100&lt;/type&gt;&lt;subtype&gt;-100&lt;/subtype&gt;&lt;uuid&gt;1A8FBDD0-0BCA-4A1D-BEC1-51CFDD085E45&lt;/uuid&gt;&lt;/publication&gt;&lt;/bundle&gt;&lt;authors&gt;&lt;author&gt;&lt;firstName&gt;Anzhou&lt;/firstName&gt;&lt;lastName&gt;Ma&lt;/lastName&gt;&lt;/author&gt;&lt;author&gt;&lt;firstName&gt;Di&lt;/firstName&gt;&lt;lastName&gt;Lv&lt;/lastName&gt;&lt;/author&gt;&lt;author&gt;&lt;firstName&gt;Xuliang&lt;/firstName&gt;&lt;lastName&gt;Zhuang&lt;/lastName&gt;&lt;/author&gt;&lt;author&gt;&lt;firstName&gt;Guoqiang&lt;/firstName&gt;&lt;lastName&gt;Zhuang&lt;/lastName&gt;&lt;/author&gt;&lt;/authors&gt;&lt;/publication&gt;&lt;/publications&gt;&lt;cites&gt;&lt;/cites&gt;&lt;/citation&gt;</w:instrText>
      </w:r>
      <w:r w:rsidR="00A06D8B" w:rsidRPr="00496740">
        <w:rPr>
          <w:rFonts w:ascii="Times New Roman" w:hAnsi="Times New Roman" w:cs="Times New Roman"/>
          <w:sz w:val="24"/>
          <w:szCs w:val="24"/>
        </w:rPr>
        <w:fldChar w:fldCharType="separate"/>
      </w:r>
      <w:r w:rsidR="004B118A">
        <w:rPr>
          <w:rFonts w:ascii="Times New Roman" w:hAnsi="Times New Roman" w:cs="Times New Roman"/>
          <w:sz w:val="24"/>
          <w:szCs w:val="24"/>
        </w:rPr>
        <w:t>(Lindow and Brandl 2003; Quiñones et al. 2005; Dulla and Lindow 2009; Dulla et al. 2010; Ma et al. 2013)</w:t>
      </w:r>
      <w:r w:rsidR="00A06D8B" w:rsidRPr="00496740">
        <w:rPr>
          <w:rFonts w:ascii="Times New Roman" w:hAnsi="Times New Roman" w:cs="Times New Roman"/>
          <w:sz w:val="24"/>
          <w:szCs w:val="24"/>
        </w:rPr>
        <w:fldChar w:fldCharType="end"/>
      </w:r>
      <w:r w:rsidR="00A06D8B">
        <w:rPr>
          <w:rFonts w:ascii="Times New Roman" w:hAnsi="Times New Roman" w:cs="Times New Roman"/>
          <w:sz w:val="24"/>
          <w:szCs w:val="24"/>
        </w:rPr>
        <w:t xml:space="preserve">. </w:t>
      </w:r>
      <w:r w:rsidR="00A06D8B" w:rsidRPr="00496740">
        <w:rPr>
          <w:rFonts w:ascii="Times New Roman" w:hAnsi="Times New Roman" w:cs="Times New Roman"/>
          <w:sz w:val="24"/>
          <w:szCs w:val="24"/>
        </w:rPr>
        <w:t xml:space="preserve">Phyllosphere bacteria </w:t>
      </w:r>
      <w:del w:id="62" w:author="Noah Whiteman" w:date="2015-11-06T16:32:00Z">
        <w:r w:rsidR="00A06D8B" w:rsidRPr="00496740" w:rsidDel="00E13380">
          <w:rPr>
            <w:rFonts w:ascii="Times New Roman" w:hAnsi="Times New Roman" w:cs="Times New Roman"/>
            <w:sz w:val="24"/>
            <w:szCs w:val="24"/>
          </w:rPr>
          <w:delText xml:space="preserve">are known to </w:delText>
        </w:r>
      </w:del>
      <w:r w:rsidR="00A06D8B" w:rsidRPr="00496740">
        <w:rPr>
          <w:rFonts w:ascii="Times New Roman" w:hAnsi="Times New Roman" w:cs="Times New Roman"/>
          <w:sz w:val="24"/>
          <w:szCs w:val="24"/>
        </w:rPr>
        <w:t xml:space="preserve">co-localize </w:t>
      </w:r>
      <w:del w:id="63" w:author="Noah Whiteman" w:date="2015-11-06T16:32:00Z">
        <w:r w:rsidR="00A06D8B" w:rsidRPr="00496740" w:rsidDel="00E13380">
          <w:rPr>
            <w:rFonts w:ascii="Times New Roman" w:hAnsi="Times New Roman" w:cs="Times New Roman"/>
            <w:sz w:val="24"/>
            <w:szCs w:val="24"/>
          </w:rPr>
          <w:delText xml:space="preserve">both on </w:delText>
        </w:r>
      </w:del>
      <w:r w:rsidR="00A06D8B" w:rsidRPr="00496740">
        <w:rPr>
          <w:rFonts w:ascii="Times New Roman" w:hAnsi="Times New Roman" w:cs="Times New Roman"/>
          <w:sz w:val="24"/>
          <w:szCs w:val="24"/>
        </w:rPr>
        <w:t xml:space="preserve">the surface </w:t>
      </w:r>
      <w:r w:rsidR="00A06D8B" w:rsidRPr="00496740">
        <w:rPr>
          <w:rFonts w:ascii="Times New Roman" w:hAnsi="Times New Roman" w:cs="Times New Roman"/>
          <w:sz w:val="24"/>
          <w:szCs w:val="24"/>
        </w:rPr>
        <w:lastRenderedPageBreak/>
        <w:t xml:space="preserve">and interior of leaves </w:t>
      </w:r>
      <w:r w:rsidR="00A06D8B" w:rsidRPr="00496740">
        <w:rPr>
          <w:rFonts w:ascii="Times New Roman" w:hAnsi="Times New Roman" w:cs="Times New Roman"/>
          <w:sz w:val="24"/>
          <w:szCs w:val="24"/>
        </w:rPr>
        <w:fldChar w:fldCharType="begin"/>
      </w:r>
      <w:r w:rsidR="00563C5D">
        <w:rPr>
          <w:rFonts w:ascii="Times New Roman" w:hAnsi="Times New Roman" w:cs="Times New Roman"/>
          <w:sz w:val="24"/>
          <w:szCs w:val="24"/>
        </w:rPr>
        <w:instrText xml:space="preserve"> ADDIN PAPERS2_CITATIONS &lt;citation&gt;&lt;uuid&gt;EC49AB4F-9471-4B71-A39E-6D986BFF5ED0&lt;/uuid&gt;&lt;priority&gt;24&lt;/priority&gt;&lt;publications&gt;&lt;publication&gt;&lt;uuid&gt;DCA60C3D-BCA8-4BC1-95EC-52403DA8B22E&lt;/uuid&gt;&lt;volume&gt;71&lt;/volume&gt;&lt;doi&gt;10.1128/AEM.71.9.5484-5493.2005&lt;/doi&gt;&lt;startpage&gt;5484&lt;/startpage&gt;&lt;publication_date&gt;99200509001200000000220000&lt;/publication_date&gt;&lt;url&gt;http://eutils.ncbi.nlm.nih.gov/entrez/eutils/elink.fcgi?dbfrom=pubmed&amp;amp;id=16151141&amp;amp;retmode=ref&amp;amp;cmd=prlinks&lt;/url&gt;&lt;type&gt;400&lt;/type&gt;&lt;title&gt;Spatial organization of dual-species bacterial aggregates on leaf surfaces.&lt;/title&gt;&lt;institution&gt;Department of Plant and Microbial Biology, 111 Koshland Hall, University of California-Berkeley, Berkeley, CA 94720-3102, USA.&lt;/institution&gt;&lt;number&gt;9&lt;/number&gt;&lt;subtype&gt;400&lt;/subtype&gt;&lt;endpage&gt;5493&lt;/endpage&gt;&lt;bundle&gt;&lt;publication&gt;&lt;title&gt;Applied and environmental microbiology&lt;/title&gt;&lt;type&gt;-100&lt;/type&gt;&lt;subtype&gt;-100&lt;/subtype&gt;&lt;uuid&gt;F72E6C8C-8CB4-4012-806A-B19A3E828E66&lt;/uuid&gt;&lt;/publication&gt;&lt;/bundle&gt;&lt;authors&gt;&lt;author&gt;&lt;firstName&gt;J-M&lt;/firstName&gt;&lt;lastName&gt;Monier&lt;/lastName&gt;&lt;/author&gt;&lt;author&gt;&lt;firstName&gt;S E&lt;/firstName&gt;&lt;lastName&gt;Lindow&lt;/lastName&gt;&lt;/author&gt;&lt;/authors&gt;&lt;/publication&gt;&lt;/publications&gt;&lt;cites&gt;&lt;/cites&gt;&lt;/citation&gt;</w:instrText>
      </w:r>
      <w:r w:rsidR="00A06D8B" w:rsidRPr="00496740">
        <w:rPr>
          <w:rFonts w:ascii="Times New Roman" w:hAnsi="Times New Roman" w:cs="Times New Roman"/>
          <w:sz w:val="24"/>
          <w:szCs w:val="24"/>
        </w:rPr>
        <w:fldChar w:fldCharType="separate"/>
      </w:r>
      <w:r w:rsidR="004B118A">
        <w:rPr>
          <w:rFonts w:ascii="Times New Roman" w:hAnsi="Times New Roman" w:cs="Times New Roman"/>
          <w:sz w:val="24"/>
          <w:szCs w:val="24"/>
        </w:rPr>
        <w:t>(Monier and Lindow 2005)</w:t>
      </w:r>
      <w:r w:rsidR="00A06D8B" w:rsidRPr="00496740">
        <w:rPr>
          <w:rFonts w:ascii="Times New Roman" w:hAnsi="Times New Roman" w:cs="Times New Roman"/>
          <w:sz w:val="24"/>
          <w:szCs w:val="24"/>
        </w:rPr>
        <w:fldChar w:fldCharType="end"/>
      </w:r>
      <w:r w:rsidR="00A06D8B">
        <w:rPr>
          <w:rFonts w:ascii="Times New Roman" w:hAnsi="Times New Roman" w:cs="Times New Roman"/>
          <w:sz w:val="24"/>
          <w:szCs w:val="24"/>
        </w:rPr>
        <w:t xml:space="preserve">. </w:t>
      </w:r>
      <w:commentRangeStart w:id="64"/>
      <w:r w:rsidR="00A06D8B" w:rsidRPr="00496740">
        <w:rPr>
          <w:rFonts w:ascii="Times New Roman" w:hAnsi="Times New Roman" w:cs="Times New Roman"/>
          <w:sz w:val="24"/>
          <w:szCs w:val="24"/>
        </w:rPr>
        <w:t xml:space="preserve">Thus, there is </w:t>
      </w:r>
      <w:del w:id="65" w:author="Noah Whiteman" w:date="2015-11-06T16:32:00Z">
        <w:r w:rsidR="00A06D8B" w:rsidRPr="00496740" w:rsidDel="00E13380">
          <w:rPr>
            <w:rFonts w:ascii="Times New Roman" w:hAnsi="Times New Roman" w:cs="Times New Roman"/>
            <w:sz w:val="24"/>
            <w:szCs w:val="24"/>
          </w:rPr>
          <w:delText xml:space="preserve">substantial </w:delText>
        </w:r>
      </w:del>
      <w:r w:rsidR="00A06D8B" w:rsidRPr="00496740">
        <w:rPr>
          <w:rFonts w:ascii="Times New Roman" w:hAnsi="Times New Roman" w:cs="Times New Roman"/>
          <w:sz w:val="24"/>
          <w:szCs w:val="24"/>
        </w:rPr>
        <w:t>potential for direct interactions between competing bacteria to affect the patterns of assembly w</w:t>
      </w:r>
      <w:r w:rsidR="00A06D8B">
        <w:rPr>
          <w:rFonts w:ascii="Times New Roman" w:hAnsi="Times New Roman" w:cs="Times New Roman"/>
          <w:sz w:val="24"/>
          <w:szCs w:val="24"/>
        </w:rPr>
        <w:t>ithin phyllosphere communities.</w:t>
      </w:r>
      <w:commentRangeEnd w:id="64"/>
      <w:r w:rsidR="00E13380">
        <w:rPr>
          <w:rStyle w:val="CommentReference"/>
        </w:rPr>
        <w:commentReference w:id="64"/>
      </w:r>
    </w:p>
    <w:p w14:paraId="4C4005CD" w14:textId="6A5C1AFF" w:rsidR="00A40BDF" w:rsidRPr="00496740" w:rsidRDefault="00A06D8B" w:rsidP="00301BA0">
      <w:pPr>
        <w:spacing w:line="276" w:lineRule="auto"/>
        <w:rPr>
          <w:rFonts w:ascii="Times New Roman" w:hAnsi="Times New Roman" w:cs="Times New Roman"/>
          <w:sz w:val="24"/>
          <w:szCs w:val="24"/>
        </w:rPr>
      </w:pPr>
      <w:r>
        <w:rPr>
          <w:rFonts w:ascii="Times New Roman" w:hAnsi="Times New Roman" w:cs="Times New Roman"/>
          <w:sz w:val="24"/>
          <w:szCs w:val="24"/>
        </w:rPr>
        <w:tab/>
      </w:r>
      <w:r w:rsidR="00E13380">
        <w:rPr>
          <w:rFonts w:ascii="Times New Roman" w:hAnsi="Times New Roman" w:cs="Times New Roman"/>
          <w:sz w:val="24"/>
          <w:szCs w:val="24"/>
        </w:rPr>
        <w:t xml:space="preserve">We </w:t>
      </w:r>
      <w:r w:rsidR="007F2EA8">
        <w:rPr>
          <w:rFonts w:ascii="Times New Roman" w:hAnsi="Times New Roman" w:cs="Times New Roman"/>
          <w:sz w:val="24"/>
          <w:szCs w:val="24"/>
        </w:rPr>
        <w:t>obtained</w:t>
      </w:r>
      <w:r w:rsidR="00E13380">
        <w:rPr>
          <w:rFonts w:ascii="Times New Roman" w:hAnsi="Times New Roman" w:cs="Times New Roman"/>
          <w:sz w:val="24"/>
          <w:szCs w:val="24"/>
        </w:rPr>
        <w:t xml:space="preserve"> </w:t>
      </w:r>
      <w:r>
        <w:rPr>
          <w:rFonts w:ascii="Times New Roman" w:hAnsi="Times New Roman" w:cs="Times New Roman"/>
          <w:sz w:val="24"/>
          <w:szCs w:val="24"/>
        </w:rPr>
        <w:t xml:space="preserve">39 phyllosphere </w:t>
      </w:r>
      <w:r>
        <w:rPr>
          <w:rFonts w:ascii="Times New Roman" w:hAnsi="Times New Roman" w:cs="Times New Roman"/>
          <w:i/>
          <w:sz w:val="24"/>
          <w:szCs w:val="24"/>
        </w:rPr>
        <w:t xml:space="preserve">Pseudomonas </w:t>
      </w:r>
      <w:r>
        <w:rPr>
          <w:rFonts w:ascii="Times New Roman" w:hAnsi="Times New Roman" w:cs="Times New Roman"/>
          <w:sz w:val="24"/>
          <w:szCs w:val="24"/>
        </w:rPr>
        <w:t xml:space="preserve">spp. isolates </w:t>
      </w:r>
      <w:r w:rsidR="007F2EA8">
        <w:rPr>
          <w:rFonts w:ascii="Times New Roman" w:hAnsi="Times New Roman" w:cs="Times New Roman"/>
          <w:sz w:val="24"/>
          <w:szCs w:val="24"/>
        </w:rPr>
        <w:t xml:space="preserve">from a bittercress population </w:t>
      </w:r>
      <w:r w:rsidR="00E13380">
        <w:rPr>
          <w:rFonts w:ascii="Times New Roman" w:hAnsi="Times New Roman" w:cs="Times New Roman"/>
          <w:sz w:val="24"/>
          <w:szCs w:val="24"/>
        </w:rPr>
        <w:t xml:space="preserve">and </w:t>
      </w:r>
      <w:r>
        <w:rPr>
          <w:rFonts w:ascii="Times New Roman" w:hAnsi="Times New Roman" w:cs="Times New Roman"/>
          <w:sz w:val="24"/>
          <w:szCs w:val="24"/>
        </w:rPr>
        <w:t xml:space="preserve">a </w:t>
      </w:r>
      <w:r w:rsidR="00E13380">
        <w:rPr>
          <w:rFonts w:ascii="Times New Roman" w:hAnsi="Times New Roman" w:cs="Times New Roman"/>
          <w:sz w:val="24"/>
          <w:szCs w:val="24"/>
        </w:rPr>
        <w:t xml:space="preserve">well-characterized </w:t>
      </w:r>
      <w:r>
        <w:rPr>
          <w:rFonts w:ascii="Times New Roman" w:hAnsi="Times New Roman" w:cs="Times New Roman"/>
          <w:sz w:val="24"/>
          <w:szCs w:val="24"/>
        </w:rPr>
        <w:t xml:space="preserve">laboratory </w:t>
      </w:r>
      <w:r w:rsidR="00E13380">
        <w:rPr>
          <w:rFonts w:ascii="Times New Roman" w:hAnsi="Times New Roman" w:cs="Times New Roman"/>
          <w:sz w:val="24"/>
          <w:szCs w:val="24"/>
        </w:rPr>
        <w:t xml:space="preserve">reference </w:t>
      </w:r>
      <w:r>
        <w:rPr>
          <w:rFonts w:ascii="Times New Roman" w:hAnsi="Times New Roman" w:cs="Times New Roman"/>
          <w:sz w:val="24"/>
          <w:szCs w:val="24"/>
        </w:rPr>
        <w:t>strain (</w:t>
      </w:r>
      <w:r w:rsidRPr="00A06D8B">
        <w:rPr>
          <w:rFonts w:ascii="Times New Roman" w:hAnsi="Times New Roman" w:cs="Times New Roman"/>
          <w:i/>
          <w:sz w:val="24"/>
          <w:szCs w:val="24"/>
        </w:rPr>
        <w:t>P. syringae</w:t>
      </w:r>
      <w:r>
        <w:rPr>
          <w:rFonts w:ascii="Times New Roman" w:hAnsi="Times New Roman" w:cs="Times New Roman"/>
          <w:sz w:val="24"/>
          <w:szCs w:val="24"/>
        </w:rPr>
        <w:t xml:space="preserve"> </w:t>
      </w:r>
      <w:proofErr w:type="spellStart"/>
      <w:r>
        <w:rPr>
          <w:rFonts w:ascii="Times New Roman" w:hAnsi="Times New Roman" w:cs="Times New Roman"/>
          <w:sz w:val="24"/>
          <w:szCs w:val="24"/>
        </w:rPr>
        <w:t>pv</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maculicola</w:t>
      </w:r>
      <w:proofErr w:type="spellEnd"/>
      <w:r>
        <w:rPr>
          <w:rFonts w:ascii="Times New Roman" w:hAnsi="Times New Roman" w:cs="Times New Roman"/>
          <w:sz w:val="24"/>
          <w:szCs w:val="24"/>
        </w:rPr>
        <w:t xml:space="preserve"> str. ES4326)</w:t>
      </w:r>
      <w:r w:rsidR="007F2EA8">
        <w:rPr>
          <w:rFonts w:ascii="Times New Roman" w:hAnsi="Times New Roman" w:cs="Times New Roman"/>
          <w:sz w:val="24"/>
          <w:szCs w:val="24"/>
        </w:rPr>
        <w:t xml:space="preserve">. We </w:t>
      </w:r>
      <w:r w:rsidR="00A40BDF" w:rsidRPr="00496740">
        <w:rPr>
          <w:rFonts w:ascii="Times New Roman" w:hAnsi="Times New Roman" w:cs="Times New Roman"/>
          <w:sz w:val="24"/>
          <w:szCs w:val="24"/>
        </w:rPr>
        <w:t xml:space="preserve">measured the outcome of pairwise competitive interactions </w:t>
      </w:r>
      <w:r w:rsidR="007F2EA8">
        <w:rPr>
          <w:rFonts w:ascii="Times New Roman" w:hAnsi="Times New Roman" w:cs="Times New Roman"/>
          <w:sz w:val="24"/>
          <w:szCs w:val="24"/>
        </w:rPr>
        <w:t xml:space="preserve">among strains in this set, </w:t>
      </w:r>
      <w:r w:rsidR="00A40BDF" w:rsidRPr="00496740">
        <w:rPr>
          <w:rFonts w:ascii="Times New Roman" w:hAnsi="Times New Roman" w:cs="Times New Roman"/>
          <w:sz w:val="24"/>
          <w:szCs w:val="24"/>
        </w:rPr>
        <w:t>wherein strains competed for shared resources in spatia</w:t>
      </w:r>
      <w:r w:rsidR="007F2EA8">
        <w:rPr>
          <w:rFonts w:ascii="Times New Roman" w:hAnsi="Times New Roman" w:cs="Times New Roman"/>
          <w:sz w:val="24"/>
          <w:szCs w:val="24"/>
        </w:rPr>
        <w:t>l</w:t>
      </w:r>
      <w:r w:rsidR="00A40BDF" w:rsidRPr="00496740">
        <w:rPr>
          <w:rFonts w:ascii="Times New Roman" w:hAnsi="Times New Roman" w:cs="Times New Roman"/>
          <w:sz w:val="24"/>
          <w:szCs w:val="24"/>
        </w:rPr>
        <w:t>l</w:t>
      </w:r>
      <w:r w:rsidR="007F2EA8">
        <w:rPr>
          <w:rFonts w:ascii="Times New Roman" w:hAnsi="Times New Roman" w:cs="Times New Roman"/>
          <w:sz w:val="24"/>
          <w:szCs w:val="24"/>
        </w:rPr>
        <w:t>y explicit</w:t>
      </w:r>
      <w:r w:rsidR="00A40BDF" w:rsidRPr="00496740">
        <w:rPr>
          <w:rFonts w:ascii="Times New Roman" w:hAnsi="Times New Roman" w:cs="Times New Roman"/>
          <w:sz w:val="24"/>
          <w:szCs w:val="24"/>
        </w:rPr>
        <w:t xml:space="preserve"> microcosms. We quantified each strain’s ability to </w:t>
      </w:r>
      <w:commentRangeStart w:id="66"/>
      <w:r w:rsidR="00A40BDF" w:rsidRPr="00496740">
        <w:rPr>
          <w:rFonts w:ascii="Times New Roman" w:hAnsi="Times New Roman" w:cs="Times New Roman"/>
          <w:sz w:val="24"/>
          <w:szCs w:val="24"/>
        </w:rPr>
        <w:t xml:space="preserve">invade and defend </w:t>
      </w:r>
      <w:commentRangeEnd w:id="66"/>
      <w:r w:rsidR="007F2EA8">
        <w:rPr>
          <w:rStyle w:val="CommentReference"/>
        </w:rPr>
        <w:commentReference w:id="66"/>
      </w:r>
      <w:r w:rsidR="00A40BDF" w:rsidRPr="00496740">
        <w:rPr>
          <w:rFonts w:ascii="Times New Roman" w:hAnsi="Times New Roman" w:cs="Times New Roman"/>
          <w:sz w:val="24"/>
          <w:szCs w:val="24"/>
        </w:rPr>
        <w:t>against invasion</w:t>
      </w:r>
      <w:r w:rsidR="00E340B9">
        <w:rPr>
          <w:rFonts w:ascii="Times New Roman" w:hAnsi="Times New Roman" w:cs="Times New Roman"/>
          <w:sz w:val="24"/>
          <w:szCs w:val="24"/>
        </w:rPr>
        <w:t xml:space="preserve"> and</w:t>
      </w:r>
      <w:r w:rsidR="00A40BDF" w:rsidRPr="00496740">
        <w:rPr>
          <w:rFonts w:ascii="Times New Roman" w:hAnsi="Times New Roman" w:cs="Times New Roman"/>
          <w:sz w:val="24"/>
          <w:szCs w:val="24"/>
        </w:rPr>
        <w:t xml:space="preserve"> derived a composite measure of competitiveness that incorporated both </w:t>
      </w:r>
      <w:r w:rsidR="00E340B9">
        <w:rPr>
          <w:rFonts w:ascii="Times New Roman" w:hAnsi="Times New Roman" w:cs="Times New Roman"/>
          <w:sz w:val="24"/>
          <w:szCs w:val="24"/>
        </w:rPr>
        <w:t>invasive</w:t>
      </w:r>
      <w:r w:rsidR="00E340B9" w:rsidRPr="00496740">
        <w:rPr>
          <w:rFonts w:ascii="Times New Roman" w:hAnsi="Times New Roman" w:cs="Times New Roman"/>
          <w:sz w:val="24"/>
          <w:szCs w:val="24"/>
        </w:rPr>
        <w:t xml:space="preserve"> </w:t>
      </w:r>
      <w:r w:rsidR="00A40BDF" w:rsidRPr="00496740">
        <w:rPr>
          <w:rFonts w:ascii="Times New Roman" w:hAnsi="Times New Roman" w:cs="Times New Roman"/>
          <w:sz w:val="24"/>
          <w:szCs w:val="24"/>
        </w:rPr>
        <w:t xml:space="preserve">and defensive ability. We simultaneously assessed each strain’s capacity to inhibit </w:t>
      </w:r>
      <w:commentRangeStart w:id="67"/>
      <w:r w:rsidR="00A40BDF" w:rsidRPr="00496740">
        <w:rPr>
          <w:rFonts w:ascii="Times New Roman" w:hAnsi="Times New Roman" w:cs="Times New Roman"/>
          <w:sz w:val="24"/>
          <w:szCs w:val="24"/>
        </w:rPr>
        <w:t>surrounding competitors</w:t>
      </w:r>
      <w:r w:rsidR="008700B9" w:rsidRPr="00496740">
        <w:rPr>
          <w:rFonts w:ascii="Times New Roman" w:hAnsi="Times New Roman" w:cs="Times New Roman"/>
          <w:sz w:val="24"/>
          <w:szCs w:val="24"/>
        </w:rPr>
        <w:t xml:space="preserve"> </w:t>
      </w:r>
      <w:commentRangeEnd w:id="67"/>
      <w:r w:rsidR="00E340B9">
        <w:rPr>
          <w:rStyle w:val="CommentReference"/>
        </w:rPr>
        <w:commentReference w:id="67"/>
      </w:r>
      <w:r w:rsidR="008700B9" w:rsidRPr="00496740">
        <w:rPr>
          <w:rFonts w:ascii="Times New Roman" w:hAnsi="Times New Roman" w:cs="Times New Roman"/>
          <w:sz w:val="24"/>
          <w:szCs w:val="24"/>
        </w:rPr>
        <w:t xml:space="preserve">and their </w:t>
      </w:r>
      <w:r w:rsidR="00A40BDF" w:rsidRPr="00496740">
        <w:rPr>
          <w:rFonts w:ascii="Times New Roman" w:hAnsi="Times New Roman" w:cs="Times New Roman"/>
          <w:sz w:val="24"/>
          <w:szCs w:val="24"/>
        </w:rPr>
        <w:t xml:space="preserve">ability to resist strains </w:t>
      </w:r>
      <w:r w:rsidR="008700B9" w:rsidRPr="00496740">
        <w:rPr>
          <w:rFonts w:ascii="Times New Roman" w:hAnsi="Times New Roman" w:cs="Times New Roman"/>
          <w:sz w:val="24"/>
          <w:szCs w:val="24"/>
        </w:rPr>
        <w:t>with inhibitory capacities</w:t>
      </w:r>
      <w:r w:rsidR="00A40BDF" w:rsidRPr="00496740">
        <w:rPr>
          <w:rFonts w:ascii="Times New Roman" w:hAnsi="Times New Roman" w:cs="Times New Roman"/>
          <w:sz w:val="24"/>
          <w:szCs w:val="24"/>
        </w:rPr>
        <w:t xml:space="preserve">. Using independent measurements of maximum rate of increase, lag phase, and maximum yield </w:t>
      </w:r>
      <w:r w:rsidR="00A40BDF" w:rsidRPr="00496740">
        <w:rPr>
          <w:rFonts w:ascii="Times New Roman" w:hAnsi="Times New Roman" w:cs="Times New Roman"/>
          <w:i/>
          <w:sz w:val="24"/>
          <w:szCs w:val="24"/>
        </w:rPr>
        <w:t>in vitro</w:t>
      </w:r>
      <w:r w:rsidR="00A40BDF" w:rsidRPr="00496740">
        <w:rPr>
          <w:rFonts w:ascii="Times New Roman" w:hAnsi="Times New Roman" w:cs="Times New Roman"/>
          <w:sz w:val="24"/>
          <w:szCs w:val="24"/>
        </w:rPr>
        <w:t>, we then determined the underlying correlates of both exploitative and interference competitive abilities as well as the phylogenetic structure of such correlations.</w:t>
      </w:r>
    </w:p>
    <w:p w14:paraId="7748A55E" w14:textId="47C3D7A8" w:rsidR="003551EE" w:rsidRPr="00496740" w:rsidRDefault="005B1D36" w:rsidP="00301BA0">
      <w:pPr>
        <w:spacing w:line="276" w:lineRule="auto"/>
        <w:rPr>
          <w:rFonts w:ascii="Times New Roman" w:hAnsi="Times New Roman" w:cs="Times New Roman"/>
          <w:sz w:val="24"/>
          <w:szCs w:val="24"/>
        </w:rPr>
      </w:pPr>
      <w:r>
        <w:rPr>
          <w:rFonts w:ascii="Times New Roman" w:hAnsi="Times New Roman" w:cs="Times New Roman"/>
          <w:sz w:val="24"/>
          <w:szCs w:val="24"/>
        </w:rPr>
        <w:tab/>
      </w:r>
      <w:r w:rsidR="00A40BDF" w:rsidRPr="00496740">
        <w:rPr>
          <w:rFonts w:ascii="Times New Roman" w:hAnsi="Times New Roman" w:cs="Times New Roman"/>
          <w:sz w:val="24"/>
          <w:szCs w:val="24"/>
        </w:rPr>
        <w:t xml:space="preserve">Our analyses revealed major </w:t>
      </w:r>
      <w:r w:rsidR="00A97416" w:rsidRPr="00496740">
        <w:rPr>
          <w:rFonts w:ascii="Times New Roman" w:hAnsi="Times New Roman" w:cs="Times New Roman"/>
          <w:sz w:val="24"/>
          <w:szCs w:val="24"/>
        </w:rPr>
        <w:t>differences</w:t>
      </w:r>
      <w:r w:rsidR="00A40BDF" w:rsidRPr="00496740">
        <w:rPr>
          <w:rFonts w:ascii="Times New Roman" w:hAnsi="Times New Roman" w:cs="Times New Roman"/>
          <w:sz w:val="24"/>
          <w:szCs w:val="24"/>
        </w:rPr>
        <w:t xml:space="preserve"> in both exploitative and interference</w:t>
      </w:r>
      <w:r w:rsidR="001A6408" w:rsidRPr="00496740">
        <w:rPr>
          <w:rFonts w:ascii="Times New Roman" w:hAnsi="Times New Roman" w:cs="Times New Roman"/>
          <w:sz w:val="24"/>
          <w:szCs w:val="24"/>
        </w:rPr>
        <w:t xml:space="preserve"> competitiveness</w:t>
      </w:r>
      <w:r w:rsidR="00A40BDF" w:rsidRPr="00496740">
        <w:rPr>
          <w:rFonts w:ascii="Times New Roman" w:hAnsi="Times New Roman" w:cs="Times New Roman"/>
          <w:sz w:val="24"/>
          <w:szCs w:val="24"/>
        </w:rPr>
        <w:t xml:space="preserve"> between the two major clades comprising the </w:t>
      </w:r>
      <w:r w:rsidR="00A40BDF" w:rsidRPr="00496740">
        <w:rPr>
          <w:rFonts w:ascii="Times New Roman" w:hAnsi="Times New Roman" w:cs="Times New Roman"/>
          <w:i/>
          <w:sz w:val="24"/>
          <w:szCs w:val="24"/>
        </w:rPr>
        <w:t xml:space="preserve">Pseudomonas </w:t>
      </w:r>
      <w:r w:rsidR="00A40BDF" w:rsidRPr="00496740">
        <w:rPr>
          <w:rFonts w:ascii="Times New Roman" w:hAnsi="Times New Roman" w:cs="Times New Roman"/>
          <w:sz w:val="24"/>
          <w:szCs w:val="24"/>
        </w:rPr>
        <w:t xml:space="preserve">spp. </w:t>
      </w:r>
      <w:ins w:id="68" w:author="Noah Whiteman" w:date="2015-11-08T14:11:00Z">
        <w:r w:rsidR="00D46099">
          <w:rPr>
            <w:rFonts w:ascii="Times New Roman" w:hAnsi="Times New Roman" w:cs="Times New Roman"/>
            <w:sz w:val="24"/>
            <w:szCs w:val="24"/>
          </w:rPr>
          <w:t xml:space="preserve">phyllosphere </w:t>
        </w:r>
      </w:ins>
      <w:r w:rsidR="00A40BDF" w:rsidRPr="00496740">
        <w:rPr>
          <w:rFonts w:ascii="Times New Roman" w:hAnsi="Times New Roman" w:cs="Times New Roman"/>
          <w:sz w:val="24"/>
          <w:szCs w:val="24"/>
        </w:rPr>
        <w:t>community of bittercress, as well as distinctions in how such competitiveness relates to underlying life history traits.</w:t>
      </w:r>
      <w:r>
        <w:rPr>
          <w:rFonts w:ascii="Times New Roman" w:hAnsi="Times New Roman" w:cs="Times New Roman"/>
          <w:sz w:val="24"/>
          <w:szCs w:val="24"/>
        </w:rPr>
        <w:t xml:space="preserve"> </w:t>
      </w:r>
      <w:r w:rsidR="00CF6A7C" w:rsidRPr="00496740">
        <w:rPr>
          <w:rFonts w:ascii="Times New Roman" w:hAnsi="Times New Roman" w:cs="Times New Roman"/>
          <w:sz w:val="24"/>
          <w:szCs w:val="24"/>
        </w:rPr>
        <w:t xml:space="preserve">Instead of the predicted trade-offs discussed above, we uncovered distinct </w:t>
      </w:r>
      <w:commentRangeStart w:id="69"/>
      <w:r w:rsidR="00CF6A7C" w:rsidRPr="00496740">
        <w:rPr>
          <w:rFonts w:ascii="Times New Roman" w:hAnsi="Times New Roman" w:cs="Times New Roman"/>
          <w:sz w:val="24"/>
          <w:szCs w:val="24"/>
        </w:rPr>
        <w:t xml:space="preserve">correlates of competitiveness </w:t>
      </w:r>
      <w:commentRangeEnd w:id="69"/>
      <w:r w:rsidR="00D46099">
        <w:rPr>
          <w:rStyle w:val="CommentReference"/>
        </w:rPr>
        <w:commentReference w:id="69"/>
      </w:r>
      <w:r w:rsidR="00CF6A7C" w:rsidRPr="00496740">
        <w:rPr>
          <w:rFonts w:ascii="Times New Roman" w:hAnsi="Times New Roman" w:cs="Times New Roman"/>
          <w:sz w:val="24"/>
          <w:szCs w:val="24"/>
        </w:rPr>
        <w:t xml:space="preserve">that involved shorter lag phase duration for </w:t>
      </w:r>
      <w:r w:rsidR="00CF6A7C" w:rsidRPr="00496740">
        <w:rPr>
          <w:rFonts w:ascii="Times New Roman" w:hAnsi="Times New Roman" w:cs="Times New Roman"/>
          <w:i/>
          <w:sz w:val="24"/>
          <w:szCs w:val="24"/>
        </w:rPr>
        <w:t>P. fluorescens</w:t>
      </w:r>
      <w:r w:rsidR="00CF6A7C" w:rsidRPr="00496740">
        <w:rPr>
          <w:rFonts w:ascii="Times New Roman" w:hAnsi="Times New Roman" w:cs="Times New Roman"/>
          <w:sz w:val="24"/>
          <w:szCs w:val="24"/>
        </w:rPr>
        <w:t xml:space="preserve">, and higher maximum growth rates for </w:t>
      </w:r>
      <w:r w:rsidR="00CF6A7C" w:rsidRPr="00496740">
        <w:rPr>
          <w:rFonts w:ascii="Times New Roman" w:hAnsi="Times New Roman" w:cs="Times New Roman"/>
          <w:i/>
          <w:sz w:val="24"/>
          <w:szCs w:val="24"/>
        </w:rPr>
        <w:t>P. syringae</w:t>
      </w:r>
      <w:r w:rsidR="005047BB" w:rsidRPr="00496740">
        <w:rPr>
          <w:rFonts w:ascii="Times New Roman" w:hAnsi="Times New Roman" w:cs="Times New Roman"/>
          <w:sz w:val="24"/>
          <w:szCs w:val="24"/>
        </w:rPr>
        <w:t xml:space="preserve">. </w:t>
      </w:r>
      <w:commentRangeStart w:id="70"/>
      <w:r w:rsidR="002B5648" w:rsidRPr="00496740">
        <w:rPr>
          <w:rFonts w:ascii="Times New Roman" w:hAnsi="Times New Roman" w:cs="Times New Roman"/>
          <w:sz w:val="24"/>
          <w:szCs w:val="24"/>
        </w:rPr>
        <w:t xml:space="preserve">Canonical trade-offs </w:t>
      </w:r>
      <w:commentRangeEnd w:id="70"/>
      <w:r w:rsidR="00D46099">
        <w:rPr>
          <w:rStyle w:val="CommentReference"/>
        </w:rPr>
        <w:commentReference w:id="70"/>
      </w:r>
      <w:r w:rsidR="002B5648" w:rsidRPr="00496740">
        <w:rPr>
          <w:rFonts w:ascii="Times New Roman" w:hAnsi="Times New Roman" w:cs="Times New Roman"/>
          <w:sz w:val="24"/>
          <w:szCs w:val="24"/>
        </w:rPr>
        <w:t xml:space="preserve">between rate and </w:t>
      </w:r>
      <w:commentRangeStart w:id="71"/>
      <w:r w:rsidR="002B5648" w:rsidRPr="00496740">
        <w:rPr>
          <w:rFonts w:ascii="Times New Roman" w:hAnsi="Times New Roman" w:cs="Times New Roman"/>
          <w:sz w:val="24"/>
          <w:szCs w:val="24"/>
        </w:rPr>
        <w:t xml:space="preserve">yield </w:t>
      </w:r>
      <w:commentRangeEnd w:id="71"/>
      <w:r w:rsidR="00D46099">
        <w:rPr>
          <w:rStyle w:val="CommentReference"/>
        </w:rPr>
        <w:commentReference w:id="71"/>
      </w:r>
      <w:r w:rsidR="002B5648" w:rsidRPr="00496740">
        <w:rPr>
          <w:rFonts w:ascii="Times New Roman" w:hAnsi="Times New Roman" w:cs="Times New Roman"/>
          <w:sz w:val="24"/>
          <w:szCs w:val="24"/>
        </w:rPr>
        <w:t>were not observed</w:t>
      </w:r>
      <w:r w:rsidR="003A427A">
        <w:rPr>
          <w:rFonts w:ascii="Times New Roman" w:hAnsi="Times New Roman" w:cs="Times New Roman"/>
          <w:sz w:val="24"/>
          <w:szCs w:val="24"/>
        </w:rPr>
        <w:t xml:space="preserve"> across either bacterial clade</w:t>
      </w:r>
      <w:r w:rsidR="002B5648" w:rsidRPr="00496740">
        <w:rPr>
          <w:rFonts w:ascii="Times New Roman" w:hAnsi="Times New Roman" w:cs="Times New Roman"/>
          <w:sz w:val="24"/>
          <w:szCs w:val="24"/>
        </w:rPr>
        <w:t xml:space="preserve">; </w:t>
      </w:r>
      <w:r w:rsidR="00482674">
        <w:rPr>
          <w:rFonts w:ascii="Times New Roman" w:hAnsi="Times New Roman" w:cs="Times New Roman"/>
          <w:sz w:val="24"/>
          <w:szCs w:val="24"/>
        </w:rPr>
        <w:t>instead</w:t>
      </w:r>
      <w:r w:rsidR="002B5648" w:rsidRPr="00496740">
        <w:rPr>
          <w:rFonts w:ascii="Times New Roman" w:hAnsi="Times New Roman" w:cs="Times New Roman"/>
          <w:sz w:val="24"/>
          <w:szCs w:val="24"/>
        </w:rPr>
        <w:t xml:space="preserve">, </w:t>
      </w:r>
      <w:r w:rsidR="00FB1BDA" w:rsidRPr="00496740">
        <w:rPr>
          <w:rFonts w:ascii="Times New Roman" w:hAnsi="Times New Roman" w:cs="Times New Roman"/>
          <w:sz w:val="24"/>
          <w:szCs w:val="24"/>
        </w:rPr>
        <w:t>we</w:t>
      </w:r>
      <w:del w:id="72" w:author="Noah Whiteman" w:date="2015-11-08T14:12:00Z">
        <w:r w:rsidR="00FB1BDA" w:rsidRPr="00496740" w:rsidDel="00D46099">
          <w:rPr>
            <w:rFonts w:ascii="Times New Roman" w:hAnsi="Times New Roman" w:cs="Times New Roman"/>
            <w:sz w:val="24"/>
            <w:szCs w:val="24"/>
          </w:rPr>
          <w:delText xml:space="preserve"> reveal</w:delText>
        </w:r>
      </w:del>
      <w:ins w:id="73" w:author="Noah Whiteman" w:date="2015-11-08T14:12:00Z">
        <w:r w:rsidR="00D46099">
          <w:rPr>
            <w:rFonts w:ascii="Times New Roman" w:hAnsi="Times New Roman" w:cs="Times New Roman"/>
            <w:sz w:val="24"/>
            <w:szCs w:val="24"/>
          </w:rPr>
          <w:t xml:space="preserve"> found</w:t>
        </w:r>
      </w:ins>
      <w:r w:rsidR="00FB1BDA" w:rsidRPr="00496740">
        <w:rPr>
          <w:rFonts w:ascii="Times New Roman" w:hAnsi="Times New Roman" w:cs="Times New Roman"/>
          <w:sz w:val="24"/>
          <w:szCs w:val="24"/>
        </w:rPr>
        <w:t xml:space="preserve"> </w:t>
      </w:r>
      <w:r w:rsidR="008F388D" w:rsidRPr="00496740">
        <w:rPr>
          <w:rFonts w:ascii="Times New Roman" w:hAnsi="Times New Roman" w:cs="Times New Roman"/>
          <w:sz w:val="24"/>
          <w:szCs w:val="24"/>
        </w:rPr>
        <w:t xml:space="preserve">a </w:t>
      </w:r>
      <w:commentRangeStart w:id="74"/>
      <w:r w:rsidR="00FB1BDA" w:rsidRPr="00496740">
        <w:rPr>
          <w:rFonts w:ascii="Times New Roman" w:hAnsi="Times New Roman" w:cs="Times New Roman"/>
          <w:sz w:val="24"/>
          <w:szCs w:val="24"/>
        </w:rPr>
        <w:t xml:space="preserve">novel trade-off </w:t>
      </w:r>
      <w:commentRangeEnd w:id="74"/>
      <w:r w:rsidR="00D46099">
        <w:rPr>
          <w:rStyle w:val="CommentReference"/>
        </w:rPr>
        <w:commentReference w:id="74"/>
      </w:r>
      <w:r w:rsidR="00FB1BDA" w:rsidRPr="00496740">
        <w:rPr>
          <w:rFonts w:ascii="Times New Roman" w:hAnsi="Times New Roman" w:cs="Times New Roman"/>
          <w:sz w:val="24"/>
          <w:szCs w:val="24"/>
        </w:rPr>
        <w:t xml:space="preserve">between lag phase and growth rate present only within </w:t>
      </w:r>
      <w:r w:rsidR="00FB1BDA" w:rsidRPr="00496740">
        <w:rPr>
          <w:rFonts w:ascii="Times New Roman" w:hAnsi="Times New Roman" w:cs="Times New Roman"/>
          <w:i/>
          <w:sz w:val="24"/>
          <w:szCs w:val="24"/>
        </w:rPr>
        <w:t>P. fluorescens</w:t>
      </w:r>
      <w:r w:rsidR="00FB1BDA" w:rsidRPr="00496740">
        <w:rPr>
          <w:rFonts w:ascii="Times New Roman" w:hAnsi="Times New Roman" w:cs="Times New Roman"/>
          <w:sz w:val="24"/>
          <w:szCs w:val="24"/>
        </w:rPr>
        <w:t>.</w:t>
      </w:r>
      <w:r w:rsidR="00460C53" w:rsidRPr="00496740">
        <w:rPr>
          <w:rFonts w:ascii="Times New Roman" w:hAnsi="Times New Roman" w:cs="Times New Roman"/>
          <w:sz w:val="24"/>
          <w:szCs w:val="24"/>
        </w:rPr>
        <w:t xml:space="preserve"> </w:t>
      </w:r>
      <w:r w:rsidR="00482674">
        <w:rPr>
          <w:rFonts w:ascii="Times New Roman" w:hAnsi="Times New Roman" w:cs="Times New Roman"/>
          <w:sz w:val="24"/>
          <w:szCs w:val="24"/>
        </w:rPr>
        <w:t xml:space="preserve">Inhibition ability </w:t>
      </w:r>
      <w:commentRangeStart w:id="75"/>
      <w:r w:rsidR="00EA745B" w:rsidRPr="00496740">
        <w:rPr>
          <w:rFonts w:ascii="Times New Roman" w:hAnsi="Times New Roman" w:cs="Times New Roman"/>
          <w:sz w:val="24"/>
          <w:szCs w:val="24"/>
        </w:rPr>
        <w:t>(i.e. interference competitive ability)</w:t>
      </w:r>
      <w:r w:rsidR="00B36288" w:rsidRPr="00496740">
        <w:rPr>
          <w:rFonts w:ascii="Times New Roman" w:hAnsi="Times New Roman" w:cs="Times New Roman"/>
          <w:sz w:val="24"/>
          <w:szCs w:val="24"/>
        </w:rPr>
        <w:t xml:space="preserve"> </w:t>
      </w:r>
      <w:commentRangeEnd w:id="75"/>
      <w:r w:rsidR="00D46099">
        <w:rPr>
          <w:rStyle w:val="CommentReference"/>
        </w:rPr>
        <w:commentReference w:id="75"/>
      </w:r>
      <w:r w:rsidR="00B36288" w:rsidRPr="00496740">
        <w:rPr>
          <w:rFonts w:ascii="Times New Roman" w:hAnsi="Times New Roman" w:cs="Times New Roman"/>
          <w:sz w:val="24"/>
          <w:szCs w:val="24"/>
        </w:rPr>
        <w:t>did not trade-off with exploitative ability but was</w:t>
      </w:r>
      <w:r w:rsidR="00CF291A" w:rsidRPr="00496740">
        <w:rPr>
          <w:rFonts w:ascii="Times New Roman" w:hAnsi="Times New Roman" w:cs="Times New Roman"/>
          <w:sz w:val="24"/>
          <w:szCs w:val="24"/>
        </w:rPr>
        <w:t xml:space="preserve"> </w:t>
      </w:r>
      <w:r w:rsidR="00B36288" w:rsidRPr="00496740">
        <w:rPr>
          <w:rFonts w:ascii="Times New Roman" w:hAnsi="Times New Roman" w:cs="Times New Roman"/>
          <w:sz w:val="24"/>
          <w:szCs w:val="24"/>
        </w:rPr>
        <w:t>positively correlated with it.</w:t>
      </w:r>
      <w:r w:rsidR="00251EC2" w:rsidRPr="00496740">
        <w:rPr>
          <w:rFonts w:ascii="Times New Roman" w:hAnsi="Times New Roman" w:cs="Times New Roman"/>
          <w:sz w:val="24"/>
          <w:szCs w:val="24"/>
        </w:rPr>
        <w:t xml:space="preserve"> </w:t>
      </w:r>
      <w:commentRangeStart w:id="76"/>
      <w:r w:rsidR="00460C53" w:rsidRPr="00496740">
        <w:rPr>
          <w:rFonts w:ascii="Times New Roman" w:hAnsi="Times New Roman" w:cs="Times New Roman"/>
          <w:sz w:val="24"/>
          <w:szCs w:val="24"/>
        </w:rPr>
        <w:t xml:space="preserve">Such patterns suggest that the evolution of competitiveness </w:t>
      </w:r>
      <w:r w:rsidR="008700B9" w:rsidRPr="00496740">
        <w:rPr>
          <w:rFonts w:ascii="Times New Roman" w:hAnsi="Times New Roman" w:cs="Times New Roman"/>
          <w:sz w:val="24"/>
          <w:szCs w:val="24"/>
        </w:rPr>
        <w:t>may involve</w:t>
      </w:r>
      <w:r w:rsidR="006C144D" w:rsidRPr="00496740">
        <w:rPr>
          <w:rFonts w:ascii="Times New Roman" w:hAnsi="Times New Roman" w:cs="Times New Roman"/>
          <w:sz w:val="24"/>
          <w:szCs w:val="24"/>
        </w:rPr>
        <w:t xml:space="preserve"> different components of life history</w:t>
      </w:r>
      <w:r w:rsidR="008F388D" w:rsidRPr="00496740">
        <w:rPr>
          <w:rFonts w:ascii="Times New Roman" w:hAnsi="Times New Roman" w:cs="Times New Roman"/>
          <w:sz w:val="24"/>
          <w:szCs w:val="24"/>
        </w:rPr>
        <w:t xml:space="preserve"> for these bacteria</w:t>
      </w:r>
      <w:r w:rsidR="006311C9">
        <w:rPr>
          <w:rFonts w:ascii="Times New Roman" w:hAnsi="Times New Roman" w:cs="Times New Roman"/>
          <w:sz w:val="24"/>
          <w:szCs w:val="24"/>
        </w:rPr>
        <w:t>l groups</w:t>
      </w:r>
      <w:commentRangeEnd w:id="76"/>
      <w:r w:rsidR="00D46099">
        <w:rPr>
          <w:rStyle w:val="CommentReference"/>
        </w:rPr>
        <w:commentReference w:id="76"/>
      </w:r>
      <w:r w:rsidR="008F388D" w:rsidRPr="00496740">
        <w:rPr>
          <w:rFonts w:ascii="Times New Roman" w:hAnsi="Times New Roman" w:cs="Times New Roman"/>
          <w:sz w:val="24"/>
          <w:szCs w:val="24"/>
        </w:rPr>
        <w:t>.</w:t>
      </w:r>
      <w:r w:rsidR="00511860" w:rsidRPr="00496740">
        <w:rPr>
          <w:rFonts w:ascii="Times New Roman" w:hAnsi="Times New Roman" w:cs="Times New Roman"/>
          <w:sz w:val="24"/>
          <w:szCs w:val="24"/>
        </w:rPr>
        <w:t xml:space="preserve"> </w:t>
      </w:r>
    </w:p>
    <w:p w14:paraId="2DDBE8FE" w14:textId="7F6B12A4" w:rsidR="000805DC" w:rsidRPr="00496740" w:rsidRDefault="005B1D36" w:rsidP="00301BA0">
      <w:pPr>
        <w:spacing w:line="276" w:lineRule="auto"/>
        <w:rPr>
          <w:rFonts w:ascii="Times New Roman" w:hAnsi="Times New Roman" w:cs="Times New Roman"/>
          <w:sz w:val="24"/>
          <w:szCs w:val="24"/>
        </w:rPr>
      </w:pPr>
      <w:r>
        <w:rPr>
          <w:rFonts w:ascii="Times New Roman" w:hAnsi="Times New Roman" w:cs="Times New Roman"/>
          <w:sz w:val="24"/>
          <w:szCs w:val="24"/>
        </w:rPr>
        <w:tab/>
      </w:r>
      <w:commentRangeStart w:id="77"/>
      <w:r w:rsidR="008F388D" w:rsidRPr="00496740">
        <w:rPr>
          <w:rFonts w:ascii="Times New Roman" w:hAnsi="Times New Roman" w:cs="Times New Roman"/>
          <w:sz w:val="24"/>
          <w:szCs w:val="24"/>
        </w:rPr>
        <w:t xml:space="preserve">Examining the community context of these interactions revealed </w:t>
      </w:r>
      <w:r w:rsidR="003E4E03" w:rsidRPr="00496740">
        <w:rPr>
          <w:rFonts w:ascii="Times New Roman" w:hAnsi="Times New Roman" w:cs="Times New Roman"/>
          <w:sz w:val="24"/>
          <w:szCs w:val="24"/>
        </w:rPr>
        <w:t xml:space="preserve">that </w:t>
      </w:r>
      <w:r w:rsidR="00A40BDF" w:rsidRPr="00496740">
        <w:rPr>
          <w:rFonts w:ascii="Times New Roman" w:hAnsi="Times New Roman" w:cs="Times New Roman"/>
          <w:sz w:val="24"/>
          <w:szCs w:val="24"/>
        </w:rPr>
        <w:t>a modest but potentially important fraction of all three-way interactions result in the reversal of competitive outcomes that would otherwise lead to competitive exclusion of an inferior competitor</w:t>
      </w:r>
      <w:r w:rsidR="00B5590E" w:rsidRPr="00496740">
        <w:rPr>
          <w:rFonts w:ascii="Times New Roman" w:hAnsi="Times New Roman" w:cs="Times New Roman"/>
          <w:sz w:val="24"/>
          <w:szCs w:val="24"/>
        </w:rPr>
        <w:t xml:space="preserve">. </w:t>
      </w:r>
      <w:commentRangeEnd w:id="77"/>
      <w:r w:rsidR="00D46099">
        <w:rPr>
          <w:rStyle w:val="CommentReference"/>
        </w:rPr>
        <w:commentReference w:id="77"/>
      </w:r>
      <w:commentRangeStart w:id="78"/>
      <w:r w:rsidR="00FE52CB" w:rsidRPr="00496740">
        <w:rPr>
          <w:rFonts w:ascii="Times New Roman" w:hAnsi="Times New Roman" w:cs="Times New Roman"/>
          <w:sz w:val="24"/>
          <w:szCs w:val="24"/>
        </w:rPr>
        <w:t xml:space="preserve">A small set of R–P–S </w:t>
      </w:r>
      <w:r w:rsidR="00001B47" w:rsidRPr="00496740">
        <w:rPr>
          <w:rFonts w:ascii="Times New Roman" w:hAnsi="Times New Roman" w:cs="Times New Roman"/>
          <w:sz w:val="24"/>
          <w:szCs w:val="24"/>
        </w:rPr>
        <w:t>interactions</w:t>
      </w:r>
      <w:r w:rsidR="00FE52CB" w:rsidRPr="00496740">
        <w:rPr>
          <w:rFonts w:ascii="Times New Roman" w:hAnsi="Times New Roman" w:cs="Times New Roman"/>
          <w:sz w:val="24"/>
          <w:szCs w:val="24"/>
        </w:rPr>
        <w:t xml:space="preserve"> </w:t>
      </w:r>
      <w:r w:rsidR="008700B9" w:rsidRPr="00496740">
        <w:rPr>
          <w:rFonts w:ascii="Times New Roman" w:hAnsi="Times New Roman" w:cs="Times New Roman"/>
          <w:sz w:val="24"/>
          <w:szCs w:val="24"/>
        </w:rPr>
        <w:t xml:space="preserve">was </w:t>
      </w:r>
      <w:r w:rsidR="00FE52CB" w:rsidRPr="00496740">
        <w:rPr>
          <w:rFonts w:ascii="Times New Roman" w:hAnsi="Times New Roman" w:cs="Times New Roman"/>
          <w:sz w:val="24"/>
          <w:szCs w:val="24"/>
        </w:rPr>
        <w:t xml:space="preserve">discovered, </w:t>
      </w:r>
      <w:r w:rsidR="00001B47" w:rsidRPr="00496740">
        <w:rPr>
          <w:rFonts w:ascii="Times New Roman" w:hAnsi="Times New Roman" w:cs="Times New Roman"/>
          <w:sz w:val="24"/>
          <w:szCs w:val="24"/>
        </w:rPr>
        <w:t xml:space="preserve">which </w:t>
      </w:r>
      <w:r w:rsidR="002D4FD2" w:rsidRPr="00496740">
        <w:rPr>
          <w:rFonts w:ascii="Times New Roman" w:hAnsi="Times New Roman" w:cs="Times New Roman"/>
          <w:sz w:val="24"/>
          <w:szCs w:val="24"/>
        </w:rPr>
        <w:t>may</w:t>
      </w:r>
      <w:r w:rsidR="00001B47" w:rsidRPr="00496740">
        <w:rPr>
          <w:rFonts w:ascii="Times New Roman" w:hAnsi="Times New Roman" w:cs="Times New Roman"/>
          <w:sz w:val="24"/>
          <w:szCs w:val="24"/>
        </w:rPr>
        <w:t xml:space="preserve"> lead to </w:t>
      </w:r>
      <w:commentRangeStart w:id="79"/>
      <w:r w:rsidR="00001B47" w:rsidRPr="00496740">
        <w:rPr>
          <w:rFonts w:ascii="Times New Roman" w:hAnsi="Times New Roman" w:cs="Times New Roman"/>
          <w:sz w:val="24"/>
          <w:szCs w:val="24"/>
        </w:rPr>
        <w:t>cyclical invasion dynamics and thus net neutrality of genotypes</w:t>
      </w:r>
      <w:commentRangeEnd w:id="79"/>
      <w:r w:rsidR="00D46099">
        <w:rPr>
          <w:rStyle w:val="CommentReference"/>
        </w:rPr>
        <w:commentReference w:id="79"/>
      </w:r>
      <w:r w:rsidR="00001B47" w:rsidRPr="00496740">
        <w:rPr>
          <w:rFonts w:ascii="Times New Roman" w:hAnsi="Times New Roman" w:cs="Times New Roman"/>
          <w:sz w:val="24"/>
          <w:szCs w:val="24"/>
        </w:rPr>
        <w:t>; b</w:t>
      </w:r>
      <w:r w:rsidR="00FE52CB" w:rsidRPr="00496740">
        <w:rPr>
          <w:rFonts w:ascii="Times New Roman" w:hAnsi="Times New Roman" w:cs="Times New Roman"/>
          <w:sz w:val="24"/>
          <w:szCs w:val="24"/>
        </w:rPr>
        <w:t xml:space="preserve">ut the intransitivity </w:t>
      </w:r>
      <w:r w:rsidR="00212D57" w:rsidRPr="00496740">
        <w:rPr>
          <w:rFonts w:ascii="Times New Roman" w:hAnsi="Times New Roman" w:cs="Times New Roman"/>
          <w:sz w:val="24"/>
          <w:szCs w:val="24"/>
        </w:rPr>
        <w:t xml:space="preserve">in our interaction network </w:t>
      </w:r>
      <w:r w:rsidR="00B5590E" w:rsidRPr="00496740">
        <w:rPr>
          <w:rFonts w:ascii="Times New Roman" w:hAnsi="Times New Roman" w:cs="Times New Roman"/>
          <w:sz w:val="24"/>
          <w:szCs w:val="24"/>
        </w:rPr>
        <w:t xml:space="preserve">generally took </w:t>
      </w:r>
      <w:r w:rsidR="002D4FD2" w:rsidRPr="00496740">
        <w:rPr>
          <w:rFonts w:ascii="Times New Roman" w:hAnsi="Times New Roman" w:cs="Times New Roman"/>
          <w:sz w:val="24"/>
          <w:szCs w:val="24"/>
        </w:rPr>
        <w:t>the</w:t>
      </w:r>
      <w:r w:rsidR="00B5590E" w:rsidRPr="00496740">
        <w:rPr>
          <w:rFonts w:ascii="Times New Roman" w:hAnsi="Times New Roman" w:cs="Times New Roman"/>
          <w:sz w:val="24"/>
          <w:szCs w:val="24"/>
        </w:rPr>
        <w:t xml:space="preserve"> form of facilitation, </w:t>
      </w:r>
      <w:r w:rsidR="00B5590E" w:rsidRPr="00D46099">
        <w:rPr>
          <w:rFonts w:ascii="Times New Roman" w:hAnsi="Times New Roman" w:cs="Times New Roman"/>
          <w:sz w:val="24"/>
          <w:szCs w:val="24"/>
          <w:highlight w:val="yellow"/>
          <w:rPrChange w:id="80" w:author="Noah Whiteman" w:date="2015-11-08T14:14:00Z">
            <w:rPr>
              <w:rFonts w:ascii="Times New Roman" w:hAnsi="Times New Roman" w:cs="Times New Roman"/>
              <w:sz w:val="24"/>
              <w:szCs w:val="24"/>
            </w:rPr>
          </w:rPrChange>
        </w:rPr>
        <w:t>whereby</w:t>
      </w:r>
      <w:r w:rsidR="00B5590E" w:rsidRPr="00496740">
        <w:rPr>
          <w:rFonts w:ascii="Times New Roman" w:hAnsi="Times New Roman" w:cs="Times New Roman"/>
          <w:sz w:val="24"/>
          <w:szCs w:val="24"/>
        </w:rPr>
        <w:t xml:space="preserve"> a toxic strain displaced a superior competitor </w:t>
      </w:r>
      <w:r w:rsidR="00B5590E" w:rsidRPr="00D46099">
        <w:rPr>
          <w:rFonts w:ascii="Times New Roman" w:hAnsi="Times New Roman" w:cs="Times New Roman"/>
          <w:sz w:val="24"/>
          <w:szCs w:val="24"/>
          <w:highlight w:val="yellow"/>
          <w:rPrChange w:id="81" w:author="Noah Whiteman" w:date="2015-11-08T14:14:00Z">
            <w:rPr>
              <w:rFonts w:ascii="Times New Roman" w:hAnsi="Times New Roman" w:cs="Times New Roman"/>
              <w:sz w:val="24"/>
              <w:szCs w:val="24"/>
            </w:rPr>
          </w:rPrChange>
        </w:rPr>
        <w:t>thereby</w:t>
      </w:r>
      <w:r w:rsidR="00B5590E" w:rsidRPr="00496740">
        <w:rPr>
          <w:rFonts w:ascii="Times New Roman" w:hAnsi="Times New Roman" w:cs="Times New Roman"/>
          <w:sz w:val="24"/>
          <w:szCs w:val="24"/>
        </w:rPr>
        <w:t xml:space="preserve"> fac</w:t>
      </w:r>
      <w:r w:rsidR="006B1E18" w:rsidRPr="00496740">
        <w:rPr>
          <w:rFonts w:ascii="Times New Roman" w:hAnsi="Times New Roman" w:cs="Times New Roman"/>
          <w:sz w:val="24"/>
          <w:szCs w:val="24"/>
        </w:rPr>
        <w:t xml:space="preserve">ilitating a resistant </w:t>
      </w:r>
      <w:r w:rsidR="00C6506A" w:rsidRPr="00496740">
        <w:rPr>
          <w:rFonts w:ascii="Times New Roman" w:hAnsi="Times New Roman" w:cs="Times New Roman"/>
          <w:sz w:val="24"/>
          <w:szCs w:val="24"/>
        </w:rPr>
        <w:t xml:space="preserve">but weaker </w:t>
      </w:r>
      <w:r w:rsidR="00B5590E" w:rsidRPr="00496740">
        <w:rPr>
          <w:rFonts w:ascii="Times New Roman" w:hAnsi="Times New Roman" w:cs="Times New Roman"/>
          <w:sz w:val="24"/>
          <w:szCs w:val="24"/>
        </w:rPr>
        <w:t>recipient</w:t>
      </w:r>
      <w:commentRangeEnd w:id="78"/>
      <w:r w:rsidR="00D46099">
        <w:rPr>
          <w:rStyle w:val="CommentReference"/>
        </w:rPr>
        <w:commentReference w:id="78"/>
      </w:r>
      <w:r w:rsidR="006B1E18" w:rsidRPr="00496740">
        <w:rPr>
          <w:rFonts w:ascii="Times New Roman" w:hAnsi="Times New Roman" w:cs="Times New Roman"/>
          <w:sz w:val="24"/>
          <w:szCs w:val="24"/>
        </w:rPr>
        <w:t xml:space="preserve">. </w:t>
      </w:r>
      <w:commentRangeStart w:id="82"/>
      <w:commentRangeStart w:id="83"/>
      <w:r w:rsidR="00A40BDF" w:rsidRPr="00496740">
        <w:rPr>
          <w:rFonts w:ascii="Times New Roman" w:hAnsi="Times New Roman" w:cs="Times New Roman"/>
          <w:sz w:val="24"/>
          <w:szCs w:val="24"/>
        </w:rPr>
        <w:t xml:space="preserve">The community context of interference competition </w:t>
      </w:r>
      <w:commentRangeEnd w:id="82"/>
      <w:r w:rsidR="00D46099">
        <w:rPr>
          <w:rStyle w:val="CommentReference"/>
        </w:rPr>
        <w:commentReference w:id="82"/>
      </w:r>
      <w:r w:rsidR="00A40BDF" w:rsidRPr="00496740">
        <w:rPr>
          <w:rFonts w:ascii="Times New Roman" w:hAnsi="Times New Roman" w:cs="Times New Roman"/>
          <w:sz w:val="24"/>
          <w:szCs w:val="24"/>
        </w:rPr>
        <w:t xml:space="preserve">is </w:t>
      </w:r>
      <w:del w:id="84" w:author="Noah Whiteman" w:date="2015-11-08T14:14:00Z">
        <w:r w:rsidR="00A40BDF" w:rsidRPr="00496740" w:rsidDel="00D46099">
          <w:rPr>
            <w:rFonts w:ascii="Times New Roman" w:hAnsi="Times New Roman" w:cs="Times New Roman"/>
            <w:sz w:val="24"/>
            <w:szCs w:val="24"/>
          </w:rPr>
          <w:delText xml:space="preserve">thus </w:delText>
        </w:r>
      </w:del>
      <w:r w:rsidR="00A40BDF" w:rsidRPr="00496740">
        <w:rPr>
          <w:rFonts w:ascii="Times New Roman" w:hAnsi="Times New Roman" w:cs="Times New Roman"/>
          <w:sz w:val="24"/>
          <w:szCs w:val="24"/>
        </w:rPr>
        <w:t>important for predicting the exploitative capacity of resistant strains by buffering them from competitive exclusion</w:t>
      </w:r>
      <w:r w:rsidR="005D0F05" w:rsidRPr="00496740">
        <w:rPr>
          <w:rFonts w:ascii="Times New Roman" w:hAnsi="Times New Roman" w:cs="Times New Roman"/>
          <w:sz w:val="24"/>
          <w:szCs w:val="24"/>
        </w:rPr>
        <w:t>, which alters the premium on exploitative capacity if a strain is also resistant</w:t>
      </w:r>
      <w:commentRangeEnd w:id="83"/>
      <w:r w:rsidR="00D46099">
        <w:rPr>
          <w:rStyle w:val="CommentReference"/>
        </w:rPr>
        <w:commentReference w:id="83"/>
      </w:r>
      <w:r w:rsidR="00A40BDF" w:rsidRPr="00496740">
        <w:rPr>
          <w:rFonts w:ascii="Times New Roman" w:hAnsi="Times New Roman" w:cs="Times New Roman"/>
          <w:sz w:val="24"/>
          <w:szCs w:val="24"/>
        </w:rPr>
        <w:t xml:space="preserve">. Such a dataset </w:t>
      </w:r>
      <w:r w:rsidR="008700B9" w:rsidRPr="00496740">
        <w:rPr>
          <w:rFonts w:ascii="Times New Roman" w:hAnsi="Times New Roman" w:cs="Times New Roman"/>
          <w:sz w:val="24"/>
          <w:szCs w:val="24"/>
        </w:rPr>
        <w:t>allows dissection of</w:t>
      </w:r>
      <w:r w:rsidR="00A40BDF" w:rsidRPr="00496740">
        <w:rPr>
          <w:rFonts w:ascii="Times New Roman" w:hAnsi="Times New Roman" w:cs="Times New Roman"/>
          <w:sz w:val="24"/>
          <w:szCs w:val="24"/>
        </w:rPr>
        <w:t xml:space="preserve"> several dimensions of </w:t>
      </w:r>
      <w:r w:rsidR="00A40BDF" w:rsidRPr="00496740">
        <w:rPr>
          <w:rFonts w:ascii="Times New Roman" w:hAnsi="Times New Roman" w:cs="Times New Roman"/>
          <w:i/>
          <w:sz w:val="24"/>
          <w:szCs w:val="24"/>
        </w:rPr>
        <w:t xml:space="preserve">in vitro </w:t>
      </w:r>
      <w:r w:rsidR="00A40BDF" w:rsidRPr="00496740">
        <w:rPr>
          <w:rFonts w:ascii="Times New Roman" w:hAnsi="Times New Roman" w:cs="Times New Roman"/>
          <w:sz w:val="24"/>
          <w:szCs w:val="24"/>
        </w:rPr>
        <w:t xml:space="preserve">fitness exhibited by a natural community of phyllosphere </w:t>
      </w:r>
      <w:r w:rsidR="00A40BDF" w:rsidRPr="00496740">
        <w:rPr>
          <w:rFonts w:ascii="Times New Roman" w:hAnsi="Times New Roman" w:cs="Times New Roman"/>
          <w:i/>
          <w:sz w:val="24"/>
          <w:szCs w:val="24"/>
        </w:rPr>
        <w:t xml:space="preserve">Pseudomonas </w:t>
      </w:r>
      <w:r w:rsidR="00A40BDF" w:rsidRPr="00496740">
        <w:rPr>
          <w:rFonts w:ascii="Times New Roman" w:hAnsi="Times New Roman" w:cs="Times New Roman"/>
          <w:sz w:val="24"/>
          <w:szCs w:val="24"/>
        </w:rPr>
        <w:t>spp., and provides a platform for testing hypotheses about the mechanistic bases of competitive traits (</w:t>
      </w:r>
      <w:r w:rsidR="004D7F95">
        <w:rPr>
          <w:rFonts w:ascii="Times New Roman" w:hAnsi="Times New Roman" w:cs="Times New Roman"/>
          <w:sz w:val="24"/>
          <w:szCs w:val="24"/>
        </w:rPr>
        <w:t>e.g.</w:t>
      </w:r>
      <w:r w:rsidR="00A40BDF" w:rsidRPr="00496740">
        <w:rPr>
          <w:rFonts w:ascii="Times New Roman" w:hAnsi="Times New Roman" w:cs="Times New Roman"/>
          <w:sz w:val="24"/>
          <w:szCs w:val="24"/>
        </w:rPr>
        <w:t xml:space="preserve"> toxin production and resistance). Together, this work helps build an understanding of </w:t>
      </w:r>
      <w:commentRangeStart w:id="85"/>
      <w:r w:rsidR="00A40BDF" w:rsidRPr="00D46099">
        <w:rPr>
          <w:rFonts w:ascii="Times New Roman" w:hAnsi="Times New Roman" w:cs="Times New Roman"/>
          <w:sz w:val="24"/>
          <w:szCs w:val="24"/>
          <w:highlight w:val="yellow"/>
          <w:rPrChange w:id="86" w:author="Noah Whiteman" w:date="2015-11-08T14:15:00Z">
            <w:rPr>
              <w:rFonts w:ascii="Times New Roman" w:hAnsi="Times New Roman" w:cs="Times New Roman"/>
              <w:sz w:val="24"/>
              <w:szCs w:val="24"/>
            </w:rPr>
          </w:rPrChange>
        </w:rPr>
        <w:t>how</w:t>
      </w:r>
      <w:commentRangeEnd w:id="85"/>
      <w:r w:rsidR="00D46099">
        <w:rPr>
          <w:rStyle w:val="CommentReference"/>
        </w:rPr>
        <w:commentReference w:id="85"/>
      </w:r>
      <w:r w:rsidR="00A40BDF" w:rsidRPr="00D46099">
        <w:rPr>
          <w:rFonts w:ascii="Times New Roman" w:hAnsi="Times New Roman" w:cs="Times New Roman"/>
          <w:sz w:val="24"/>
          <w:szCs w:val="24"/>
          <w:highlight w:val="yellow"/>
          <w:rPrChange w:id="87" w:author="Noah Whiteman" w:date="2015-11-08T14:15:00Z">
            <w:rPr>
              <w:rFonts w:ascii="Times New Roman" w:hAnsi="Times New Roman" w:cs="Times New Roman"/>
              <w:sz w:val="24"/>
              <w:szCs w:val="24"/>
            </w:rPr>
          </w:rPrChange>
        </w:rPr>
        <w:t xml:space="preserve"> competitive traits</w:t>
      </w:r>
      <w:r w:rsidR="00A40BDF" w:rsidRPr="00496740">
        <w:rPr>
          <w:rFonts w:ascii="Times New Roman" w:hAnsi="Times New Roman" w:cs="Times New Roman"/>
          <w:sz w:val="24"/>
          <w:szCs w:val="24"/>
        </w:rPr>
        <w:t xml:space="preserve"> might evolve in tandem with </w:t>
      </w:r>
      <w:r w:rsidR="00A40BDF" w:rsidRPr="00D46099">
        <w:rPr>
          <w:rFonts w:ascii="Times New Roman" w:hAnsi="Times New Roman" w:cs="Times New Roman"/>
          <w:sz w:val="24"/>
          <w:szCs w:val="24"/>
          <w:highlight w:val="yellow"/>
          <w:rPrChange w:id="88" w:author="Noah Whiteman" w:date="2015-11-08T14:15:00Z">
            <w:rPr>
              <w:rFonts w:ascii="Times New Roman" w:hAnsi="Times New Roman" w:cs="Times New Roman"/>
              <w:sz w:val="24"/>
              <w:szCs w:val="24"/>
            </w:rPr>
          </w:rPrChange>
        </w:rPr>
        <w:t>other life history traits</w:t>
      </w:r>
      <w:r w:rsidR="00A40BDF" w:rsidRPr="00496740">
        <w:rPr>
          <w:rFonts w:ascii="Times New Roman" w:hAnsi="Times New Roman" w:cs="Times New Roman"/>
          <w:sz w:val="24"/>
          <w:szCs w:val="24"/>
        </w:rPr>
        <w:t xml:space="preserve"> in representatives from real communities that interact in nature.</w:t>
      </w:r>
    </w:p>
    <w:p w14:paraId="58E17D55" w14:textId="77777777" w:rsidR="000805DC" w:rsidRPr="00496740" w:rsidRDefault="000805DC" w:rsidP="00301BA0">
      <w:pPr>
        <w:spacing w:line="276" w:lineRule="auto"/>
        <w:rPr>
          <w:rFonts w:ascii="Times New Roman" w:hAnsi="Times New Roman" w:cs="Times New Roman"/>
          <w:sz w:val="24"/>
          <w:szCs w:val="24"/>
        </w:rPr>
      </w:pPr>
    </w:p>
    <w:p w14:paraId="2A37C202" w14:textId="4205E302" w:rsidR="00076F56" w:rsidRPr="00496740" w:rsidRDefault="00B85FFF" w:rsidP="00301BA0">
      <w:pPr>
        <w:spacing w:line="276" w:lineRule="auto"/>
        <w:outlineLvl w:val="0"/>
        <w:rPr>
          <w:rFonts w:ascii="Times New Roman" w:hAnsi="Times New Roman" w:cs="Times New Roman"/>
          <w:b/>
          <w:sz w:val="24"/>
          <w:szCs w:val="24"/>
        </w:rPr>
      </w:pPr>
      <w:r w:rsidRPr="00496740">
        <w:rPr>
          <w:rFonts w:ascii="Times New Roman" w:hAnsi="Times New Roman" w:cs="Times New Roman"/>
          <w:b/>
          <w:sz w:val="24"/>
          <w:szCs w:val="24"/>
        </w:rPr>
        <w:lastRenderedPageBreak/>
        <w:t>METHODS</w:t>
      </w:r>
    </w:p>
    <w:p w14:paraId="5243F93B" w14:textId="6B82CD94" w:rsidR="008F173C" w:rsidRPr="00496740" w:rsidRDefault="0050598C" w:rsidP="00301BA0">
      <w:pPr>
        <w:spacing w:line="276" w:lineRule="auto"/>
        <w:outlineLvl w:val="0"/>
        <w:rPr>
          <w:rFonts w:ascii="Times New Roman" w:hAnsi="Times New Roman" w:cs="Times New Roman"/>
          <w:b/>
          <w:sz w:val="24"/>
          <w:szCs w:val="24"/>
        </w:rPr>
      </w:pPr>
      <w:r w:rsidRPr="00496740">
        <w:rPr>
          <w:rFonts w:ascii="Times New Roman" w:hAnsi="Times New Roman" w:cs="Times New Roman"/>
          <w:b/>
          <w:sz w:val="24"/>
          <w:szCs w:val="24"/>
        </w:rPr>
        <w:t>Bacterial s</w:t>
      </w:r>
      <w:r w:rsidR="008F173C" w:rsidRPr="00496740">
        <w:rPr>
          <w:rFonts w:ascii="Times New Roman" w:hAnsi="Times New Roman" w:cs="Times New Roman"/>
          <w:b/>
          <w:sz w:val="24"/>
          <w:szCs w:val="24"/>
        </w:rPr>
        <w:t>train selection</w:t>
      </w:r>
    </w:p>
    <w:p w14:paraId="7ECDA4B5" w14:textId="2044F0E3" w:rsidR="008F173C" w:rsidRPr="00496740" w:rsidRDefault="00E65B9D" w:rsidP="00301BA0">
      <w:pPr>
        <w:tabs>
          <w:tab w:val="left" w:pos="8480"/>
        </w:tabs>
        <w:spacing w:line="276" w:lineRule="auto"/>
        <w:rPr>
          <w:rFonts w:ascii="Times New Roman" w:hAnsi="Times New Roman" w:cs="Times New Roman"/>
          <w:sz w:val="24"/>
          <w:szCs w:val="24"/>
        </w:rPr>
      </w:pPr>
      <w:r w:rsidRPr="00496740">
        <w:rPr>
          <w:rFonts w:ascii="Times New Roman" w:hAnsi="Times New Roman" w:cs="Times New Roman"/>
          <w:sz w:val="24"/>
          <w:szCs w:val="24"/>
        </w:rPr>
        <w:t xml:space="preserve">Bacterial strains were selected from among the 51 described in Humphrey et al. </w:t>
      </w:r>
      <w:r w:rsidRPr="00496740">
        <w:rPr>
          <w:rFonts w:ascii="Times New Roman" w:hAnsi="Times New Roman" w:cs="Times New Roman"/>
          <w:sz w:val="24"/>
          <w:szCs w:val="24"/>
        </w:rPr>
        <w:fldChar w:fldCharType="begin"/>
      </w:r>
      <w:r w:rsidR="00563C5D">
        <w:rPr>
          <w:rFonts w:ascii="Times New Roman" w:hAnsi="Times New Roman" w:cs="Times New Roman"/>
          <w:sz w:val="24"/>
          <w:szCs w:val="24"/>
        </w:rPr>
        <w:instrText xml:space="preserve"> ADDIN PAPERS2_CITATIONS &lt;citation&gt;&lt;uuid&gt;F166F5BF-4E35-4A6E-BEAA-41906A72C546&lt;/uuid&gt;&lt;priority&gt;25&lt;/priority&gt;&lt;publications&gt;&lt;publication&gt;&lt;volume&gt;23&lt;/volume&gt;&lt;publication_date&gt;99201403041200000000222000&lt;/publication_date&gt;&lt;number&gt;6&lt;/number&gt;&lt;doi&gt;10.1111/mec.12657&lt;/doi&gt;&lt;startpage&gt;1497&lt;/startpage&gt;&lt;title&gt;Diversity and abundance of phyllosphere bacteria are linked to insect herbivory&lt;/title&gt;&lt;uuid&gt;1D22D931-87B1-4081-8E00-8B06290148BF&lt;/uuid&gt;&lt;subtype&gt;400&lt;/subtype&gt;&lt;endpage&gt;1515&lt;/endpage&gt;&lt;type&gt;400&lt;/type&gt;&lt;url&gt;http://doi.wiley.com/10.1111/mec.12657&lt;/url&gt;&lt;bundle&gt;&lt;publication&gt;&lt;title&gt;Molecular Ecology&lt;/title&gt;&lt;type&gt;-100&lt;/type&gt;&lt;subtype&gt;-100&lt;/subtype&gt;&lt;uuid&gt;700E43F0-A3CC-423D-9266-66011B2C531D&lt;/uuid&gt;&lt;/publication&gt;&lt;/bundle&gt;&lt;authors&gt;&lt;author&gt;&lt;firstName&gt;Parris&lt;/firstName&gt;&lt;middleNames&gt;T&lt;/middleNames&gt;&lt;lastName&gt;Humphrey&lt;/lastName&gt;&lt;/author&gt;&lt;author&gt;&lt;firstName&gt;Trang&lt;/firstName&gt;&lt;middleNames&gt;T&lt;/middleNames&gt;&lt;lastName&gt;Nguyen&lt;/lastName&gt;&lt;/author&gt;&lt;author&gt;&lt;firstName&gt;Martha&lt;/firstName&gt;&lt;middleNames&gt;M&lt;/middleNames&gt;&lt;lastName&gt;Villalobos&lt;/lastName&gt;&lt;/author&gt;&lt;author&gt;&lt;firstName&gt;Noah&lt;/firstName&gt;&lt;middleNames&gt;K&lt;/middleNames&gt;&lt;lastName&gt;Whiteman&lt;/lastName&gt;&lt;/author&gt;&lt;/authors&gt;&lt;/publication&gt;&lt;/publications&gt;&lt;cites&gt;&lt;cite&gt;&lt;suppress&gt;A&lt;/suppress&gt;&lt;/cite&gt;&lt;/cites&gt;&lt;/citation&gt;</w:instrText>
      </w:r>
      <w:r w:rsidRPr="00496740">
        <w:rPr>
          <w:rFonts w:ascii="Times New Roman" w:hAnsi="Times New Roman" w:cs="Times New Roman"/>
          <w:sz w:val="24"/>
          <w:szCs w:val="24"/>
        </w:rPr>
        <w:fldChar w:fldCharType="separate"/>
      </w:r>
      <w:r w:rsidR="004B118A">
        <w:rPr>
          <w:rFonts w:ascii="Times New Roman" w:hAnsi="Times New Roman" w:cs="Times New Roman"/>
          <w:sz w:val="24"/>
          <w:szCs w:val="24"/>
        </w:rPr>
        <w:t>(2014)</w:t>
      </w:r>
      <w:r w:rsidRPr="00496740">
        <w:rPr>
          <w:rFonts w:ascii="Times New Roman" w:hAnsi="Times New Roman" w:cs="Times New Roman"/>
          <w:sz w:val="24"/>
          <w:szCs w:val="24"/>
        </w:rPr>
        <w:fldChar w:fldCharType="end"/>
      </w:r>
      <w:r w:rsidRPr="00496740">
        <w:rPr>
          <w:rFonts w:ascii="Times New Roman" w:hAnsi="Times New Roman" w:cs="Times New Roman"/>
          <w:sz w:val="24"/>
          <w:szCs w:val="24"/>
        </w:rPr>
        <w:t xml:space="preserve">. </w:t>
      </w:r>
      <w:r w:rsidR="00C16F45" w:rsidRPr="00496740">
        <w:rPr>
          <w:rFonts w:ascii="Times New Roman" w:hAnsi="Times New Roman" w:cs="Times New Roman"/>
          <w:sz w:val="24"/>
          <w:szCs w:val="24"/>
        </w:rPr>
        <w:t xml:space="preserve">A total of </w:t>
      </w:r>
      <w:r w:rsidRPr="00496740">
        <w:rPr>
          <w:rFonts w:ascii="Times New Roman" w:hAnsi="Times New Roman" w:cs="Times New Roman"/>
          <w:sz w:val="24"/>
          <w:szCs w:val="24"/>
        </w:rPr>
        <w:t xml:space="preserve">39 </w:t>
      </w:r>
      <w:r w:rsidRPr="00496740">
        <w:rPr>
          <w:rFonts w:ascii="Times New Roman" w:hAnsi="Times New Roman" w:cs="Times New Roman"/>
          <w:i/>
          <w:sz w:val="24"/>
          <w:szCs w:val="24"/>
        </w:rPr>
        <w:t xml:space="preserve">Pseudomonas </w:t>
      </w:r>
      <w:r w:rsidRPr="00496740">
        <w:rPr>
          <w:rFonts w:ascii="Times New Roman" w:hAnsi="Times New Roman" w:cs="Times New Roman"/>
          <w:sz w:val="24"/>
          <w:szCs w:val="24"/>
        </w:rPr>
        <w:t>spp.</w:t>
      </w:r>
      <w:r w:rsidR="00C16F45" w:rsidRPr="00496740">
        <w:rPr>
          <w:rFonts w:ascii="Times New Roman" w:hAnsi="Times New Roman" w:cs="Times New Roman"/>
          <w:sz w:val="24"/>
          <w:szCs w:val="24"/>
        </w:rPr>
        <w:t xml:space="preserve">, including </w:t>
      </w:r>
      <w:r w:rsidRPr="00496740">
        <w:rPr>
          <w:rFonts w:ascii="Times New Roman" w:hAnsi="Times New Roman" w:cs="Times New Roman"/>
          <w:sz w:val="24"/>
          <w:szCs w:val="24"/>
        </w:rPr>
        <w:t xml:space="preserve">26 </w:t>
      </w:r>
      <w:r w:rsidRPr="00496740">
        <w:rPr>
          <w:rFonts w:ascii="Times New Roman" w:hAnsi="Times New Roman" w:cs="Times New Roman"/>
          <w:i/>
          <w:sz w:val="24"/>
          <w:szCs w:val="24"/>
        </w:rPr>
        <w:t>P. syringae</w:t>
      </w:r>
      <w:r w:rsidRPr="00496740">
        <w:rPr>
          <w:rFonts w:ascii="Times New Roman" w:hAnsi="Times New Roman" w:cs="Times New Roman"/>
          <w:sz w:val="24"/>
          <w:szCs w:val="24"/>
        </w:rPr>
        <w:t xml:space="preserve"> and 14 </w:t>
      </w:r>
      <w:r w:rsidRPr="00496740">
        <w:rPr>
          <w:rFonts w:ascii="Times New Roman" w:hAnsi="Times New Roman" w:cs="Times New Roman"/>
          <w:i/>
          <w:sz w:val="24"/>
          <w:szCs w:val="24"/>
        </w:rPr>
        <w:t>P. fluorescens</w:t>
      </w:r>
      <w:r w:rsidR="00C16F45" w:rsidRPr="00496740">
        <w:rPr>
          <w:rFonts w:ascii="Times New Roman" w:hAnsi="Times New Roman" w:cs="Times New Roman"/>
          <w:i/>
          <w:sz w:val="24"/>
          <w:szCs w:val="24"/>
        </w:rPr>
        <w:t xml:space="preserve"> </w:t>
      </w:r>
      <w:r w:rsidRPr="00496740">
        <w:rPr>
          <w:rFonts w:ascii="Times New Roman" w:hAnsi="Times New Roman" w:cs="Times New Roman"/>
          <w:sz w:val="24"/>
          <w:szCs w:val="24"/>
        </w:rPr>
        <w:t>strains</w:t>
      </w:r>
      <w:r w:rsidR="00C16F45" w:rsidRPr="00496740">
        <w:rPr>
          <w:rFonts w:ascii="Times New Roman" w:hAnsi="Times New Roman" w:cs="Times New Roman"/>
          <w:sz w:val="24"/>
          <w:szCs w:val="24"/>
        </w:rPr>
        <w:t xml:space="preserve">, were selected that </w:t>
      </w:r>
      <w:r w:rsidRPr="00496740">
        <w:rPr>
          <w:rFonts w:ascii="Times New Roman" w:hAnsi="Times New Roman" w:cs="Times New Roman"/>
          <w:sz w:val="24"/>
          <w:szCs w:val="24"/>
        </w:rPr>
        <w:t xml:space="preserve">represent </w:t>
      </w:r>
      <w:r w:rsidR="00C16F45" w:rsidRPr="00496740">
        <w:rPr>
          <w:rFonts w:ascii="Times New Roman" w:hAnsi="Times New Roman" w:cs="Times New Roman"/>
          <w:sz w:val="24"/>
          <w:szCs w:val="24"/>
        </w:rPr>
        <w:t xml:space="preserve">the full </w:t>
      </w:r>
      <w:r w:rsidR="000F7AC7" w:rsidRPr="00496740">
        <w:rPr>
          <w:rFonts w:ascii="Times New Roman" w:hAnsi="Times New Roman" w:cs="Times New Roman"/>
          <w:sz w:val="24"/>
          <w:szCs w:val="24"/>
        </w:rPr>
        <w:t xml:space="preserve">range of phylogenetic diversity observed within the plant population sampled. </w:t>
      </w:r>
      <w:r w:rsidR="00A33936" w:rsidRPr="00496740">
        <w:rPr>
          <w:rFonts w:ascii="Times New Roman" w:hAnsi="Times New Roman" w:cs="Times New Roman"/>
          <w:sz w:val="24"/>
          <w:szCs w:val="24"/>
        </w:rPr>
        <w:t>To serve as a reference for the</w:t>
      </w:r>
      <w:r w:rsidR="002D1B0B">
        <w:rPr>
          <w:rFonts w:ascii="Times New Roman" w:hAnsi="Times New Roman" w:cs="Times New Roman"/>
          <w:sz w:val="24"/>
          <w:szCs w:val="24"/>
        </w:rPr>
        <w:t>se</w:t>
      </w:r>
      <w:r w:rsidR="00A33936" w:rsidRPr="00496740">
        <w:rPr>
          <w:rFonts w:ascii="Times New Roman" w:hAnsi="Times New Roman" w:cs="Times New Roman"/>
          <w:sz w:val="24"/>
          <w:szCs w:val="24"/>
        </w:rPr>
        <w:t xml:space="preserve"> natural </w:t>
      </w:r>
      <w:r w:rsidR="00A33936" w:rsidRPr="00496740">
        <w:rPr>
          <w:rFonts w:ascii="Times New Roman" w:hAnsi="Times New Roman" w:cs="Times New Roman"/>
          <w:i/>
          <w:sz w:val="24"/>
          <w:szCs w:val="24"/>
        </w:rPr>
        <w:t xml:space="preserve">Pseudomonas </w:t>
      </w:r>
      <w:r w:rsidR="00A33936" w:rsidRPr="00496740">
        <w:rPr>
          <w:rFonts w:ascii="Times New Roman" w:hAnsi="Times New Roman" w:cs="Times New Roman"/>
          <w:sz w:val="24"/>
          <w:szCs w:val="24"/>
        </w:rPr>
        <w:t>spp. isolates, w</w:t>
      </w:r>
      <w:r w:rsidR="007C56CF" w:rsidRPr="00496740">
        <w:rPr>
          <w:rFonts w:ascii="Times New Roman" w:hAnsi="Times New Roman" w:cs="Times New Roman"/>
          <w:sz w:val="24"/>
          <w:szCs w:val="24"/>
        </w:rPr>
        <w:t>e included the</w:t>
      </w:r>
      <w:r w:rsidR="00C16F45" w:rsidRPr="00496740">
        <w:rPr>
          <w:rFonts w:ascii="Times New Roman" w:hAnsi="Times New Roman" w:cs="Times New Roman"/>
          <w:sz w:val="24"/>
          <w:szCs w:val="24"/>
        </w:rPr>
        <w:t xml:space="preserve"> laboratory reference</w:t>
      </w:r>
      <w:r w:rsidR="007C56CF" w:rsidRPr="00496740">
        <w:rPr>
          <w:rFonts w:ascii="Times New Roman" w:hAnsi="Times New Roman" w:cs="Times New Roman"/>
          <w:sz w:val="24"/>
          <w:szCs w:val="24"/>
        </w:rPr>
        <w:t xml:space="preserve"> strain </w:t>
      </w:r>
      <w:r w:rsidR="007C56CF" w:rsidRPr="00496740">
        <w:rPr>
          <w:rFonts w:ascii="Times New Roman" w:hAnsi="Times New Roman" w:cs="Times New Roman"/>
          <w:i/>
          <w:sz w:val="24"/>
          <w:szCs w:val="24"/>
        </w:rPr>
        <w:t xml:space="preserve">P. syringae </w:t>
      </w:r>
      <w:proofErr w:type="spellStart"/>
      <w:proofErr w:type="gramStart"/>
      <w:r w:rsidR="007C56CF" w:rsidRPr="00496740">
        <w:rPr>
          <w:rFonts w:ascii="Times New Roman" w:hAnsi="Times New Roman" w:cs="Times New Roman"/>
          <w:sz w:val="24"/>
          <w:szCs w:val="24"/>
        </w:rPr>
        <w:t>pv</w:t>
      </w:r>
      <w:proofErr w:type="spellEnd"/>
      <w:proofErr w:type="gramEnd"/>
      <w:r w:rsidR="007C56CF" w:rsidRPr="00496740">
        <w:rPr>
          <w:rFonts w:ascii="Times New Roman" w:hAnsi="Times New Roman" w:cs="Times New Roman"/>
          <w:sz w:val="24"/>
          <w:szCs w:val="24"/>
        </w:rPr>
        <w:t xml:space="preserve">. </w:t>
      </w:r>
      <w:proofErr w:type="spellStart"/>
      <w:r w:rsidR="007C56CF" w:rsidRPr="00496740">
        <w:rPr>
          <w:rFonts w:ascii="Times New Roman" w:hAnsi="Times New Roman" w:cs="Times New Roman"/>
          <w:sz w:val="24"/>
          <w:szCs w:val="24"/>
        </w:rPr>
        <w:t>macul</w:t>
      </w:r>
      <w:r w:rsidR="00076F56" w:rsidRPr="00496740">
        <w:rPr>
          <w:rFonts w:ascii="Times New Roman" w:hAnsi="Times New Roman" w:cs="Times New Roman"/>
          <w:sz w:val="24"/>
          <w:szCs w:val="24"/>
        </w:rPr>
        <w:t>icola</w:t>
      </w:r>
      <w:proofErr w:type="spellEnd"/>
      <w:r w:rsidR="00076F56" w:rsidRPr="00496740">
        <w:rPr>
          <w:rFonts w:ascii="Times New Roman" w:hAnsi="Times New Roman" w:cs="Times New Roman"/>
          <w:sz w:val="24"/>
          <w:szCs w:val="24"/>
        </w:rPr>
        <w:t xml:space="preserve"> str. ES4326 (hereafter </w:t>
      </w:r>
      <w:r w:rsidR="007C56CF" w:rsidRPr="00496740">
        <w:rPr>
          <w:rFonts w:ascii="Times New Roman" w:hAnsi="Times New Roman" w:cs="Times New Roman"/>
          <w:sz w:val="24"/>
          <w:szCs w:val="24"/>
        </w:rPr>
        <w:t>4326) owing to its phylogenetic similarity to strains isolated from bittercress</w:t>
      </w:r>
      <w:r w:rsidR="008700B9" w:rsidRPr="00496740">
        <w:rPr>
          <w:rFonts w:ascii="Times New Roman" w:hAnsi="Times New Roman" w:cs="Times New Roman"/>
          <w:sz w:val="24"/>
          <w:szCs w:val="24"/>
        </w:rPr>
        <w:t xml:space="preserve"> and</w:t>
      </w:r>
      <w:r w:rsidR="007C56CF" w:rsidRPr="00496740">
        <w:rPr>
          <w:rFonts w:ascii="Times New Roman" w:hAnsi="Times New Roman" w:cs="Times New Roman"/>
          <w:sz w:val="24"/>
          <w:szCs w:val="24"/>
        </w:rPr>
        <w:t xml:space="preserve"> its extensive characterization in the laboratory</w:t>
      </w:r>
      <w:r w:rsidR="00C16F45" w:rsidRPr="00496740">
        <w:rPr>
          <w:rFonts w:ascii="Times New Roman" w:hAnsi="Times New Roman" w:cs="Times New Roman"/>
          <w:sz w:val="24"/>
          <w:szCs w:val="24"/>
        </w:rPr>
        <w:t xml:space="preserve"> as a pathogen of </w:t>
      </w:r>
      <w:r w:rsidR="00C16F45" w:rsidRPr="00496740">
        <w:rPr>
          <w:rFonts w:ascii="Times New Roman" w:hAnsi="Times New Roman" w:cs="Times New Roman"/>
          <w:i/>
          <w:sz w:val="24"/>
          <w:szCs w:val="24"/>
        </w:rPr>
        <w:t>Arabidopsis thaliana</w:t>
      </w:r>
      <w:r w:rsidR="00CC554F" w:rsidRPr="00496740">
        <w:rPr>
          <w:rFonts w:ascii="Times New Roman" w:hAnsi="Times New Roman" w:cs="Times New Roman"/>
          <w:sz w:val="24"/>
          <w:szCs w:val="24"/>
        </w:rPr>
        <w:t xml:space="preserve"> </w:t>
      </w:r>
      <w:r w:rsidR="00CC554F" w:rsidRPr="00496740">
        <w:rPr>
          <w:rFonts w:ascii="Times New Roman" w:hAnsi="Times New Roman" w:cs="Times New Roman"/>
          <w:sz w:val="24"/>
          <w:szCs w:val="24"/>
        </w:rPr>
        <w:fldChar w:fldCharType="begin"/>
      </w:r>
      <w:r w:rsidR="00563C5D">
        <w:rPr>
          <w:rFonts w:ascii="Times New Roman" w:hAnsi="Times New Roman" w:cs="Times New Roman"/>
          <w:sz w:val="24"/>
          <w:szCs w:val="24"/>
        </w:rPr>
        <w:instrText xml:space="preserve"> ADDIN PAPERS2_CITATIONS &lt;citation&gt;&lt;uuid&gt;4BB57B9F-FA0F-4E63-8439-4A0FF6087E2A&lt;/uuid&gt;&lt;priority&gt;26&lt;/priority&gt;&lt;publications&gt;&lt;publication&gt;&lt;uuid&gt;482B247F-5751-4ED0-AA0B-21D5E0183BE2&lt;/uuid&gt;&lt;volume&gt;102&lt;/volume&gt;&lt;doi&gt;10.1073/pnas.0409450102&lt;/doi&gt;&lt;startpage&gt;1791&lt;/startpage&gt;&lt;publication_date&gt;99200502011200000000222000&lt;/publication_date&gt;&lt;url&gt;http://www.pnas.org/content/102/5/1791.long&lt;/url&gt;&lt;type&gt;400&lt;/type&gt;&lt;title&gt;Pseudomonas syringae manipulates systemic plant defenses against pathogens and herbivores&lt;/title&gt;&lt;location&gt;200,9,42.3763320,-71.1173130&lt;/location&gt;&lt;institution&gt;Department of Organismic and Evolutionary Biology, Harvard University, 26 Oxford Street, Cambridge, MA 02138, USA.&lt;/institution&gt;&lt;number&gt;5&lt;/number&gt;&lt;subtype&gt;400&lt;/subtype&gt;&lt;endpage&gt;1796&lt;/endpage&gt;&lt;bundle&gt;&lt;publication&gt;&lt;url&gt;http://www.pnas.org/&lt;/url&gt;&lt;title&gt;Proceedings of the National Academy of Sciences of the United States of America&lt;/title&gt;&lt;type&gt;-100&lt;/type&gt;&lt;subtype&gt;-100&lt;/subtype&gt;&lt;uuid&gt;284B8465-3F60-4B1B-9F03-3D00AAF25AFD&lt;/uuid&gt;&lt;/publication&gt;&lt;/bundle&gt;&lt;authors&gt;&lt;author&gt;&lt;firstName&gt;Jianping&lt;/firstName&gt;&lt;lastName&gt;Cui&lt;/lastName&gt;&lt;/author&gt;&lt;author&gt;&lt;firstName&gt;Adam&lt;/firstName&gt;&lt;middleNames&gt;K&lt;/middleNames&gt;&lt;lastName&gt;Bahrami&lt;/lastName&gt;&lt;/author&gt;&lt;author&gt;&lt;firstName&gt;Elizabeth&lt;/firstName&gt;&lt;middleNames&gt;G&lt;/middleNames&gt;&lt;lastName&gt;Pringle&lt;/lastName&gt;&lt;/author&gt;&lt;author&gt;&lt;firstName&gt;Gustavo&lt;/firstName&gt;&lt;lastName&gt;Hernandez-Guzman&lt;/lastName&gt;&lt;/author&gt;&lt;author&gt;&lt;firstName&gt;Carol&lt;/firstName&gt;&lt;middleNames&gt;L&lt;/middleNames&gt;&lt;lastName&gt;Bender&lt;/lastName&gt;&lt;/author&gt;&lt;author&gt;&lt;firstName&gt;Naomi&lt;/firstName&gt;&lt;middleNames&gt;E&lt;/middleNames&gt;&lt;lastName&gt;Pierce&lt;/lastName&gt;&lt;/author&gt;&lt;author&gt;&lt;firstName&gt;Frederick&lt;/firstName&gt;&lt;middleNames&gt;M&lt;/middleNames&gt;&lt;lastName&gt;Ausubel&lt;/lastName&gt;&lt;/author&gt;&lt;/authors&gt;&lt;/publication&gt;&lt;publication&gt;&lt;uuid&gt;E7812212-7674-4096-904E-F23816E1ADEF&lt;/uuid&gt;&lt;volume&gt;129&lt;/volume&gt;&lt;doi&gt;10.1104/pp.010815&lt;/doi&gt;&lt;startpage&gt;551&lt;/startpage&gt;&lt;publication_date&gt;99200206001200000000220000&lt;/publication_date&gt;&lt;url&gt;http://eutils.ncbi.nlm.nih.gov/entrez/eutils/elink.fcgi?dbfrom=pubmed&amp;amp;id=12068100&amp;amp;retmode=ref&amp;amp;cmd=prlinks&lt;/url&gt;&lt;type&gt;400&lt;/type&gt;&lt;title&gt;Signals involved in Arabidopsis resistance to Trichoplusia ni caterpillars induced by virulent and avirulent strains of the phytopathogen Pseudomonas syringae.&lt;/title&gt;&lt;location&gt;602,0,0,0&lt;/location&gt;&lt;institution&gt;Department of Organismic and Evolutionary Biology, Harvard University, Cambridge, MA 02138, USA.&lt;/institution&gt;&lt;number&gt;2&lt;/number&gt;&lt;subtype&gt;400&lt;/subtype&gt;&lt;endpage&gt;564&lt;/endpage&gt;&lt;bundle&gt;&lt;publication&gt;&lt;publisher&gt;AMER SOC PLANT BIOLOGISTS&lt;/publisher&gt;&lt;title&gt;Plant physiology&lt;/title&gt;&lt;type&gt;-100&lt;/type&gt;&lt;subtype&gt;-100&lt;/subtype&gt;&lt;uuid&gt;A9557688-917C-4D23-8E70-A07BE1EBC214&lt;/uuid&gt;&lt;/publication&gt;&lt;/bundle&gt;&lt;authors&gt;&lt;author&gt;&lt;firstName&gt;Jianping&lt;/firstName&gt;&lt;lastName&gt;Cui&lt;/lastName&gt;&lt;/author&gt;&lt;author&gt;&lt;firstName&gt;Georg&lt;/firstName&gt;&lt;lastName&gt;Jander&lt;/lastName&gt;&lt;/author&gt;&lt;author&gt;&lt;firstName&gt;Lisa&lt;/firstName&gt;&lt;middleNames&gt;R&lt;/middleNames&gt;&lt;lastName&gt;Racki&lt;/lastName&gt;&lt;/author&gt;&lt;author&gt;&lt;firstName&gt;Paul&lt;/firstName&gt;&lt;middleNames&gt;D&lt;/middleNames&gt;&lt;lastName&gt;Kim&lt;/lastName&gt;&lt;/author&gt;&lt;author&gt;&lt;firstName&gt;Naomi&lt;/firstName&gt;&lt;middleNames&gt;E&lt;/middleNames&gt;&lt;lastName&gt;Pierce&lt;/lastName&gt;&lt;/author&gt;&lt;author&gt;&lt;firstName&gt;Frederick&lt;/firstName&gt;&lt;middleNames&gt;M&lt;/middleNames&gt;&lt;lastName&gt;Ausubel&lt;/lastName&gt;&lt;/author&gt;&lt;/authors&gt;&lt;/publication&gt;&lt;publication&gt;&lt;uuid&gt;50216C82-1892-431C-B1BC-E80C23AEDCDD&lt;/uuid&gt;&lt;volume&gt;25&lt;/volume&gt;&lt;doi&gt;10.1105/tpc.113.113415&lt;/doi&gt;&lt;startpage&gt;4755&lt;/startpage&gt;&lt;publication_date&gt;99201311001200000000220000&lt;/publication_date&gt;&lt;url&gt;http://eutils.ncbi.nlm.nih.gov/entrez/eutils/elink.fcgi?dbfrom=pubmed&amp;amp;id=24285796&amp;amp;retmode=ref&amp;amp;cmd=prlinks&lt;/url&gt;&lt;type&gt;400&lt;/type&gt;&lt;title&gt;Pathogen-triggered ethylene signaling mediates systemic-induced susceptibility to herbivory in Arabidopsis.&lt;/title&gt;&lt;location&gt;&amp;lt;html&gt;&amp;lt;head&gt;&amp;lt;meta http-equiv="content-type" content="text/html; charset=utf-8"/&gt;&amp;lt;title&gt;Sorry...&amp;lt;/title&gt;&amp;lt;style&gt; body { font-family: verdana, arial, sans-serif; background-color: #fff; color: #000; }&amp;lt;/style&gt;&amp;lt;/head&gt;&amp;lt;body&gt;&amp;lt;div&gt;&amp;lt;table&gt;&amp;lt;tr&gt;&amp;lt;td&gt;&amp;lt;b&gt;&amp;lt;font face=times color=#0039b6 size=10&gt;G&amp;lt;/font&gt;&amp;lt;font face=times color=#c41200 size=10&gt;o&amp;lt;/font&gt;&amp;lt;font face=times color=#f3c518 size=10&gt;o&amp;lt;/font&gt;&amp;lt;font face=times color=#0039b6 size=10&gt;g&amp;lt;/font&gt;&amp;lt;font face=times color=#30a72f size=10&gt;l&amp;lt;/font&gt;&amp;lt;font face=times color=#c41200 size=10&gt;e&amp;lt;/font&gt;&amp;lt;/b&gt;&amp;lt;/td&gt;&amp;lt;td style="text-align: left; vertical-align: bottom; padding-bottom: 15px; width: 50%"&gt;&amp;lt;div style="border-bottom: 1px solid #dfdfdf;"&gt;Sorry...&amp;lt;/div&gt;&amp;lt;/td&gt;&amp;lt;/tr&gt;&amp;lt;/table&gt;&amp;lt;/div&gt;&amp;lt;div style="margin-left: 4em;"&gt;&amp;lt;h1&gt;We're sorry...&amp;lt;/h1&gt;&amp;lt;p&gt;... but your computer or network may be sending automated queries. To protect our users, we can't process your request right now.&amp;lt;/p&gt;&amp;lt;/div&gt;&amp;lt;div style="margin-left: 4em;"&gt;See &amp;lt;a href="https://support.google.com/websearch/answer/86640"&gt;Google Help&amp;lt;/a&gt; for more information.&amp;lt;br/&gt;&amp;lt;br/&gt;&amp;lt;/div&gt;&amp;lt;div style="text-align: center; border-top: 1px solid #dfdfdf;"&gt;&amp;amp;copy; 2013 Google - &amp;lt;a href="https://www.google.com"&gt;Google Home&amp;lt;/a&gt;&amp;lt;/div&gt;&amp;lt;/body&gt;&amp;lt;/html&gt;&lt;/location&gt;&lt;institution&gt;Department of Organismic and Evolutionary Biology, Harvard University, Cambridge, Massachusetts 02138.&lt;/institution&gt;&lt;number&gt;11&lt;/number&gt;&lt;subtype&gt;400&lt;/subtype&gt;&lt;endpage&gt;4766&lt;/endpage&gt;&lt;bundle&gt;&lt;publication&gt;&lt;publisher&gt;AMER SOC PLANT BIOLOGISTS&lt;/publisher&gt;&lt;title&gt;The Plant cell&lt;/title&gt;&lt;type&gt;-100&lt;/type&gt;&lt;subtype&gt;-100&lt;/subtype&gt;&lt;uuid&gt;7D62A7A8-57A5-4617-AC11-7DA7F593DC92&lt;/uuid&gt;&lt;/publication&gt;&lt;/bundle&gt;&lt;authors&gt;&lt;author&gt;&lt;firstName&gt;Simon&lt;/firstName&gt;&lt;middleNames&gt;C&lt;/middleNames&gt;&lt;lastName&gt;Groen&lt;/lastName&gt;&lt;/author&gt;&lt;author&gt;&lt;firstName&gt;Noah&lt;/firstName&gt;&lt;middleNames&gt;K&lt;/middleNames&gt;&lt;lastName&gt;Whiteman&lt;/lastName&gt;&lt;/author&gt;&lt;author&gt;&lt;firstName&gt;Adam&lt;/firstName&gt;&lt;middleNames&gt;K&lt;/middleNames&gt;&lt;lastName&gt;Bahrami&lt;/lastName&gt;&lt;/author&gt;&lt;author&gt;&lt;firstName&gt;Amity&lt;/firstName&gt;&lt;middleNames&gt;M&lt;/middleNames&gt;&lt;lastName&gt;Wilczek&lt;/lastName&gt;&lt;/author&gt;&lt;author&gt;&lt;firstName&gt;Jianping&lt;/firstName&gt;&lt;lastName&gt;Cui&lt;/lastName&gt;&lt;/author&gt;&lt;author&gt;&lt;firstName&gt;JACOB&lt;/firstName&gt;&lt;middleNames&gt;A&lt;/middleNames&gt;&lt;lastName&gt;RUSSELL&lt;/lastName&gt;&lt;/author&gt;&lt;author&gt;&lt;firstName&gt;Angelica&lt;/firstName&gt;&lt;lastName&gt;Cibrian-Jaramillo&lt;/lastName&gt;&lt;/author&gt;&lt;author&gt;&lt;firstName&gt;Ian&lt;/firstName&gt;&lt;middleNames&gt;A&lt;/middleNames&gt;&lt;lastName&gt;Butler&lt;/lastName&gt;&lt;/author&gt;&lt;author&gt;&lt;firstName&gt;Jignasha&lt;/firstName&gt;&lt;middleNames&gt;D&lt;/middleNames&gt;&lt;lastName&gt;Rana&lt;/lastName&gt;&lt;/author&gt;&lt;author&gt;&lt;firstName&gt;Guo-Hua&lt;/firstName&gt;&lt;lastName&gt;Huang&lt;/lastName&gt;&lt;/author&gt;&lt;author&gt;&lt;firstName&gt;Jenifer&lt;/firstName&gt;&lt;lastName&gt;Bush&lt;/lastName&gt;&lt;/author&gt;&lt;author&gt;&lt;firstName&gt;Frederick&lt;/firstName&gt;&lt;middleNames&gt;M&lt;/middleNames&gt;&lt;lastName&gt;Ausubel&lt;/lastName&gt;&lt;/author&gt;&lt;author&gt;&lt;firstName&gt;Naomi&lt;/firstName&gt;&lt;middleNames&gt;E&lt;/middleNames&gt;&lt;lastName&gt;Pierce&lt;/lastName&gt;&lt;/author&gt;&lt;/authors&gt;&lt;/publication&gt;&lt;/publications&gt;&lt;cites&gt;&lt;cite&gt;&lt;prefix&gt;e.g.&lt;/prefix&gt;&lt;/cite&gt;&lt;cite&gt;&lt;/cite&gt;&lt;cite&gt;&lt;/cite&gt;&lt;/cites&gt;&lt;/citation&gt;</w:instrText>
      </w:r>
      <w:r w:rsidR="00CC554F" w:rsidRPr="00496740">
        <w:rPr>
          <w:rFonts w:ascii="Times New Roman" w:hAnsi="Times New Roman" w:cs="Times New Roman"/>
          <w:sz w:val="24"/>
          <w:szCs w:val="24"/>
        </w:rPr>
        <w:fldChar w:fldCharType="separate"/>
      </w:r>
      <w:r w:rsidR="004B118A">
        <w:rPr>
          <w:rFonts w:ascii="Times New Roman" w:hAnsi="Times New Roman" w:cs="Times New Roman"/>
          <w:sz w:val="24"/>
          <w:szCs w:val="24"/>
        </w:rPr>
        <w:t>(Cui et al. 2002; e.g. Cui et al. 2005; Groen et al. 2013)</w:t>
      </w:r>
      <w:r w:rsidR="00CC554F" w:rsidRPr="00496740">
        <w:rPr>
          <w:rFonts w:ascii="Times New Roman" w:hAnsi="Times New Roman" w:cs="Times New Roman"/>
          <w:sz w:val="24"/>
          <w:szCs w:val="24"/>
        </w:rPr>
        <w:fldChar w:fldCharType="end"/>
      </w:r>
      <w:r w:rsidR="007C56CF" w:rsidRPr="00496740">
        <w:rPr>
          <w:rFonts w:ascii="Times New Roman" w:hAnsi="Times New Roman" w:cs="Times New Roman"/>
          <w:sz w:val="24"/>
          <w:szCs w:val="24"/>
        </w:rPr>
        <w:t>.</w:t>
      </w:r>
    </w:p>
    <w:p w14:paraId="1FC25B94" w14:textId="2B133CA1" w:rsidR="008F173C" w:rsidRPr="00496740" w:rsidRDefault="00040193" w:rsidP="00301BA0">
      <w:pPr>
        <w:spacing w:line="276" w:lineRule="auto"/>
        <w:outlineLvl w:val="0"/>
        <w:rPr>
          <w:rFonts w:ascii="Times New Roman" w:hAnsi="Times New Roman" w:cs="Times New Roman"/>
          <w:b/>
          <w:sz w:val="24"/>
          <w:szCs w:val="24"/>
        </w:rPr>
      </w:pPr>
      <w:r w:rsidRPr="00496740">
        <w:rPr>
          <w:rFonts w:ascii="Times New Roman" w:hAnsi="Times New Roman" w:cs="Times New Roman"/>
          <w:b/>
          <w:i/>
          <w:sz w:val="24"/>
          <w:szCs w:val="24"/>
        </w:rPr>
        <w:t>I</w:t>
      </w:r>
      <w:r w:rsidR="009278F0" w:rsidRPr="00496740">
        <w:rPr>
          <w:rFonts w:ascii="Times New Roman" w:hAnsi="Times New Roman" w:cs="Times New Roman"/>
          <w:b/>
          <w:i/>
          <w:sz w:val="24"/>
          <w:szCs w:val="24"/>
        </w:rPr>
        <w:t xml:space="preserve">n vitro </w:t>
      </w:r>
      <w:r w:rsidRPr="00496740">
        <w:rPr>
          <w:rFonts w:ascii="Times New Roman" w:hAnsi="Times New Roman" w:cs="Times New Roman"/>
          <w:b/>
          <w:i/>
          <w:sz w:val="24"/>
          <w:szCs w:val="24"/>
        </w:rPr>
        <w:t>g</w:t>
      </w:r>
      <w:r w:rsidR="008F173C" w:rsidRPr="00496740">
        <w:rPr>
          <w:rFonts w:ascii="Times New Roman" w:hAnsi="Times New Roman" w:cs="Times New Roman"/>
          <w:b/>
          <w:sz w:val="24"/>
          <w:szCs w:val="24"/>
        </w:rPr>
        <w:t>rowth assays</w:t>
      </w:r>
    </w:p>
    <w:p w14:paraId="60559F70" w14:textId="14A7CA22" w:rsidR="00366BEB" w:rsidRPr="00496740" w:rsidRDefault="00775B8B" w:rsidP="00301BA0">
      <w:pPr>
        <w:spacing w:line="276" w:lineRule="auto"/>
        <w:rPr>
          <w:rFonts w:ascii="Times New Roman" w:hAnsi="Times New Roman" w:cs="Times New Roman"/>
          <w:sz w:val="24"/>
          <w:szCs w:val="24"/>
        </w:rPr>
      </w:pPr>
      <w:r w:rsidRPr="00496740">
        <w:rPr>
          <w:rFonts w:ascii="Times New Roman" w:hAnsi="Times New Roman" w:cs="Times New Roman"/>
          <w:sz w:val="24"/>
          <w:szCs w:val="24"/>
        </w:rPr>
        <w:t xml:space="preserve">All strains were re-streaked from –80 °C stocks in 50% glycerol onto King’s B </w:t>
      </w:r>
      <w:r w:rsidR="00B20FAF" w:rsidRPr="00496740">
        <w:rPr>
          <w:rFonts w:ascii="Times New Roman" w:hAnsi="Times New Roman" w:cs="Times New Roman"/>
          <w:sz w:val="24"/>
          <w:szCs w:val="24"/>
        </w:rPr>
        <w:t xml:space="preserve">(KB) </w:t>
      </w:r>
      <w:r w:rsidRPr="00496740">
        <w:rPr>
          <w:rFonts w:ascii="Times New Roman" w:hAnsi="Times New Roman" w:cs="Times New Roman"/>
          <w:sz w:val="24"/>
          <w:szCs w:val="24"/>
        </w:rPr>
        <w:t>plates containing 10 mM MgSO</w:t>
      </w:r>
      <w:r w:rsidRPr="00496740">
        <w:rPr>
          <w:rFonts w:ascii="Times New Roman" w:hAnsi="Times New Roman" w:cs="Times New Roman"/>
          <w:sz w:val="24"/>
          <w:szCs w:val="24"/>
          <w:vertAlign w:val="subscript"/>
        </w:rPr>
        <w:t>4</w:t>
      </w:r>
      <w:r w:rsidRPr="00496740">
        <w:rPr>
          <w:rFonts w:ascii="Times New Roman" w:hAnsi="Times New Roman" w:cs="Times New Roman"/>
          <w:sz w:val="24"/>
          <w:szCs w:val="24"/>
        </w:rPr>
        <w:t xml:space="preserve"> and incubated at 28 °C for 3 days. All strains had undergone only one prior cycle of isolation–growth–freezing since initial isolate </w:t>
      </w:r>
      <w:r w:rsidR="002F00BD" w:rsidRPr="00496740">
        <w:rPr>
          <w:rFonts w:ascii="Times New Roman" w:hAnsi="Times New Roman" w:cs="Times New Roman"/>
          <w:sz w:val="24"/>
          <w:szCs w:val="24"/>
        </w:rPr>
        <w:t xml:space="preserve">on </w:t>
      </w:r>
      <w:r w:rsidR="005150A0" w:rsidRPr="00496740">
        <w:rPr>
          <w:rFonts w:ascii="Times New Roman" w:hAnsi="Times New Roman" w:cs="Times New Roman"/>
          <w:sz w:val="24"/>
          <w:szCs w:val="24"/>
        </w:rPr>
        <w:t>K</w:t>
      </w:r>
      <w:r w:rsidR="002F00BD" w:rsidRPr="00496740">
        <w:rPr>
          <w:rFonts w:ascii="Times New Roman" w:hAnsi="Times New Roman" w:cs="Times New Roman"/>
          <w:sz w:val="24"/>
          <w:szCs w:val="24"/>
        </w:rPr>
        <w:t xml:space="preserve">B plates from </w:t>
      </w:r>
      <w:r w:rsidR="00E65B9D" w:rsidRPr="00496740">
        <w:rPr>
          <w:rFonts w:ascii="Times New Roman" w:hAnsi="Times New Roman" w:cs="Times New Roman"/>
          <w:sz w:val="24"/>
          <w:szCs w:val="24"/>
        </w:rPr>
        <w:t xml:space="preserve">surface-sterilized leaf homogenates from bittercress </w:t>
      </w:r>
      <w:r w:rsidRPr="00496740">
        <w:rPr>
          <w:rFonts w:ascii="Times New Roman" w:hAnsi="Times New Roman" w:cs="Times New Roman"/>
          <w:sz w:val="24"/>
          <w:szCs w:val="24"/>
        </w:rPr>
        <w:fldChar w:fldCharType="begin"/>
      </w:r>
      <w:r w:rsidR="00563C5D">
        <w:rPr>
          <w:rFonts w:ascii="Times New Roman" w:hAnsi="Times New Roman" w:cs="Times New Roman"/>
          <w:sz w:val="24"/>
          <w:szCs w:val="24"/>
        </w:rPr>
        <w:instrText xml:space="preserve"> ADDIN PAPERS2_CITATIONS &lt;citation&gt;&lt;uuid&gt;0E586709-A740-4349-AAE1-40EDCC183103&lt;/uuid&gt;&lt;priority&gt;27&lt;/priority&gt;&lt;publications&gt;&lt;publication&gt;&lt;volume&gt;23&lt;/volume&gt;&lt;publication_date&gt;99201403041200000000222000&lt;/publication_date&gt;&lt;number&gt;6&lt;/number&gt;&lt;doi&gt;10.1111/mec.12657&lt;/doi&gt;&lt;startpage&gt;1497&lt;/startpage&gt;&lt;title&gt;Diversity and abundance of phyllosphere bacteria are linked to insect herbivory&lt;/title&gt;&lt;uuid&gt;1D22D931-87B1-4081-8E00-8B06290148BF&lt;/uuid&gt;&lt;subtype&gt;400&lt;/subtype&gt;&lt;endpage&gt;1515&lt;/endpage&gt;&lt;type&gt;400&lt;/type&gt;&lt;url&gt;http://doi.wiley.com/10.1111/mec.12657&lt;/url&gt;&lt;bundle&gt;&lt;publication&gt;&lt;title&gt;Molecular Ecology&lt;/title&gt;&lt;type&gt;-100&lt;/type&gt;&lt;subtype&gt;-100&lt;/subtype&gt;&lt;uuid&gt;700E43F0-A3CC-423D-9266-66011B2C531D&lt;/uuid&gt;&lt;/publication&gt;&lt;/bundle&gt;&lt;authors&gt;&lt;author&gt;&lt;firstName&gt;Parris&lt;/firstName&gt;&lt;middleNames&gt;T&lt;/middleNames&gt;&lt;lastName&gt;Humphrey&lt;/lastName&gt;&lt;/author&gt;&lt;author&gt;&lt;firstName&gt;Trang&lt;/firstName&gt;&lt;middleNames&gt;T&lt;/middleNames&gt;&lt;lastName&gt;Nguyen&lt;/lastName&gt;&lt;/author&gt;&lt;author&gt;&lt;firstName&gt;Martha&lt;/firstName&gt;&lt;middleNames&gt;M&lt;/middleNames&gt;&lt;lastName&gt;Villalobos&lt;/lastName&gt;&lt;/author&gt;&lt;author&gt;&lt;firstName&gt;Noah&lt;/firstName&gt;&lt;middleNames&gt;K&lt;/middleNames&gt;&lt;lastName&gt;Whiteman&lt;/lastName&gt;&lt;/author&gt;&lt;/authors&gt;&lt;/publication&gt;&lt;/publications&gt;&lt;cites&gt;&lt;/cites&gt;&lt;/citation&gt;</w:instrText>
      </w:r>
      <w:r w:rsidRPr="00496740">
        <w:rPr>
          <w:rFonts w:ascii="Times New Roman" w:hAnsi="Times New Roman" w:cs="Times New Roman"/>
          <w:sz w:val="24"/>
          <w:szCs w:val="24"/>
        </w:rPr>
        <w:fldChar w:fldCharType="separate"/>
      </w:r>
      <w:r w:rsidR="004B118A">
        <w:rPr>
          <w:rFonts w:ascii="Times New Roman" w:hAnsi="Times New Roman" w:cs="Times New Roman"/>
          <w:sz w:val="24"/>
          <w:szCs w:val="24"/>
        </w:rPr>
        <w:t>(Humphrey et al. 2014)</w:t>
      </w:r>
      <w:r w:rsidRPr="00496740">
        <w:rPr>
          <w:rFonts w:ascii="Times New Roman" w:hAnsi="Times New Roman" w:cs="Times New Roman"/>
          <w:sz w:val="24"/>
          <w:szCs w:val="24"/>
        </w:rPr>
        <w:fldChar w:fldCharType="end"/>
      </w:r>
      <w:r w:rsidRPr="00496740">
        <w:rPr>
          <w:rFonts w:ascii="Times New Roman" w:hAnsi="Times New Roman" w:cs="Times New Roman"/>
          <w:sz w:val="24"/>
          <w:szCs w:val="24"/>
        </w:rPr>
        <w:t xml:space="preserve">. </w:t>
      </w:r>
      <w:r w:rsidR="002F00BD" w:rsidRPr="00496740">
        <w:rPr>
          <w:rFonts w:ascii="Times New Roman" w:hAnsi="Times New Roman" w:cs="Times New Roman"/>
          <w:sz w:val="24"/>
          <w:szCs w:val="24"/>
        </w:rPr>
        <w:t xml:space="preserve">Single colonies were </w:t>
      </w:r>
      <w:del w:id="89" w:author="Noah Whiteman" w:date="2015-11-08T14:18:00Z">
        <w:r w:rsidR="002F00BD" w:rsidRPr="00496740" w:rsidDel="007534BA">
          <w:rPr>
            <w:rFonts w:ascii="Times New Roman" w:hAnsi="Times New Roman" w:cs="Times New Roman"/>
            <w:sz w:val="24"/>
            <w:szCs w:val="24"/>
          </w:rPr>
          <w:delText xml:space="preserve">plucked </w:delText>
        </w:r>
      </w:del>
      <w:ins w:id="90" w:author="Noah Whiteman" w:date="2015-11-08T14:18:00Z">
        <w:r w:rsidR="007534BA" w:rsidRPr="00496740">
          <w:rPr>
            <w:rFonts w:ascii="Times New Roman" w:hAnsi="Times New Roman" w:cs="Times New Roman"/>
            <w:sz w:val="24"/>
            <w:szCs w:val="24"/>
          </w:rPr>
          <w:t>p</w:t>
        </w:r>
        <w:r w:rsidR="007534BA">
          <w:rPr>
            <w:rFonts w:ascii="Times New Roman" w:hAnsi="Times New Roman" w:cs="Times New Roman"/>
            <w:sz w:val="24"/>
            <w:szCs w:val="24"/>
          </w:rPr>
          <w:t>icked</w:t>
        </w:r>
        <w:r w:rsidR="007534BA" w:rsidRPr="00496740">
          <w:rPr>
            <w:rFonts w:ascii="Times New Roman" w:hAnsi="Times New Roman" w:cs="Times New Roman"/>
            <w:sz w:val="24"/>
            <w:szCs w:val="24"/>
          </w:rPr>
          <w:t xml:space="preserve"> </w:t>
        </w:r>
      </w:ins>
      <w:r w:rsidR="002F00BD" w:rsidRPr="00496740">
        <w:rPr>
          <w:rFonts w:ascii="Times New Roman" w:hAnsi="Times New Roman" w:cs="Times New Roman"/>
          <w:sz w:val="24"/>
          <w:szCs w:val="24"/>
        </w:rPr>
        <w:t>and inoculated into 1 mL minimal media (MM)</w:t>
      </w:r>
      <w:r w:rsidR="0059670C" w:rsidRPr="00496740">
        <w:rPr>
          <w:rFonts w:ascii="Times New Roman" w:hAnsi="Times New Roman" w:cs="Times New Roman"/>
          <w:sz w:val="24"/>
          <w:szCs w:val="24"/>
        </w:rPr>
        <w:t xml:space="preserve"> and grown overnight in a shaking incubator (250 rpm) at 28 °C. MM</w:t>
      </w:r>
      <w:r w:rsidR="002F00BD" w:rsidRPr="00496740">
        <w:rPr>
          <w:rFonts w:ascii="Times New Roman" w:hAnsi="Times New Roman" w:cs="Times New Roman"/>
          <w:sz w:val="24"/>
          <w:szCs w:val="24"/>
        </w:rPr>
        <w:t xml:space="preserve"> </w:t>
      </w:r>
      <w:r w:rsidR="0059670C" w:rsidRPr="00496740">
        <w:rPr>
          <w:rFonts w:ascii="Times New Roman" w:hAnsi="Times New Roman" w:cs="Times New Roman"/>
          <w:sz w:val="24"/>
          <w:szCs w:val="24"/>
        </w:rPr>
        <w:t xml:space="preserve">was prepared by combining filter-sterilized stock solutions to yield </w:t>
      </w:r>
      <w:r w:rsidR="002F00BD" w:rsidRPr="00496740">
        <w:rPr>
          <w:rFonts w:ascii="Times New Roman" w:hAnsi="Times New Roman" w:cs="Times New Roman"/>
          <w:sz w:val="24"/>
          <w:szCs w:val="24"/>
        </w:rPr>
        <w:t xml:space="preserve">10 mM fructose, 10 mM </w:t>
      </w:r>
      <w:proofErr w:type="spellStart"/>
      <w:r w:rsidR="002F00BD" w:rsidRPr="00496740">
        <w:rPr>
          <w:rFonts w:ascii="Times New Roman" w:hAnsi="Times New Roman" w:cs="Times New Roman"/>
          <w:sz w:val="24"/>
          <w:szCs w:val="24"/>
        </w:rPr>
        <w:t>mannitol</w:t>
      </w:r>
      <w:proofErr w:type="spellEnd"/>
      <w:r w:rsidR="002F00BD" w:rsidRPr="00496740">
        <w:rPr>
          <w:rFonts w:ascii="Times New Roman" w:hAnsi="Times New Roman" w:cs="Times New Roman"/>
          <w:sz w:val="24"/>
          <w:szCs w:val="24"/>
        </w:rPr>
        <w:t xml:space="preserve">, </w:t>
      </w:r>
      <w:r w:rsidR="00366BEB" w:rsidRPr="00496740">
        <w:rPr>
          <w:rFonts w:ascii="Times New Roman" w:hAnsi="Times New Roman" w:cs="Times New Roman"/>
          <w:sz w:val="24"/>
          <w:szCs w:val="24"/>
        </w:rPr>
        <w:t>50</w:t>
      </w:r>
      <w:r w:rsidR="002F00BD" w:rsidRPr="00496740">
        <w:rPr>
          <w:rFonts w:ascii="Times New Roman" w:hAnsi="Times New Roman" w:cs="Times New Roman"/>
          <w:sz w:val="24"/>
          <w:szCs w:val="24"/>
        </w:rPr>
        <w:t xml:space="preserve"> mM </w:t>
      </w:r>
      <w:r w:rsidR="00366BEB" w:rsidRPr="00496740">
        <w:rPr>
          <w:rFonts w:ascii="Times New Roman" w:hAnsi="Times New Roman" w:cs="Times New Roman"/>
          <w:sz w:val="24"/>
          <w:szCs w:val="24"/>
        </w:rPr>
        <w:t>KPO</w:t>
      </w:r>
      <w:r w:rsidR="00366BEB" w:rsidRPr="00496740">
        <w:rPr>
          <w:rFonts w:ascii="Times New Roman" w:hAnsi="Times New Roman" w:cs="Times New Roman"/>
          <w:sz w:val="24"/>
          <w:szCs w:val="24"/>
          <w:vertAlign w:val="subscript"/>
        </w:rPr>
        <w:t>4</w:t>
      </w:r>
      <w:r w:rsidR="00C341A6" w:rsidRPr="00496740">
        <w:rPr>
          <w:rFonts w:ascii="Times New Roman" w:hAnsi="Times New Roman" w:cs="Times New Roman"/>
          <w:sz w:val="24"/>
          <w:szCs w:val="24"/>
        </w:rPr>
        <w:t xml:space="preserve"> at pH 5.6,</w:t>
      </w:r>
      <w:r w:rsidR="00366BEB" w:rsidRPr="00496740">
        <w:rPr>
          <w:rFonts w:ascii="Times New Roman" w:hAnsi="Times New Roman" w:cs="Times New Roman"/>
          <w:sz w:val="24"/>
          <w:szCs w:val="24"/>
        </w:rPr>
        <w:t xml:space="preserve"> 7.6 mM (NH</w:t>
      </w:r>
      <w:r w:rsidR="00366BEB" w:rsidRPr="00496740">
        <w:rPr>
          <w:rFonts w:ascii="Times New Roman" w:hAnsi="Times New Roman" w:cs="Times New Roman"/>
          <w:sz w:val="24"/>
          <w:szCs w:val="24"/>
          <w:vertAlign w:val="subscript"/>
        </w:rPr>
        <w:t>4</w:t>
      </w:r>
      <w:r w:rsidR="00366BEB" w:rsidRPr="00496740">
        <w:rPr>
          <w:rFonts w:ascii="Times New Roman" w:hAnsi="Times New Roman" w:cs="Times New Roman"/>
          <w:sz w:val="24"/>
          <w:szCs w:val="24"/>
        </w:rPr>
        <w:t>)</w:t>
      </w:r>
      <w:r w:rsidR="00366BEB" w:rsidRPr="00496740">
        <w:rPr>
          <w:rFonts w:ascii="Times New Roman" w:hAnsi="Times New Roman" w:cs="Times New Roman"/>
          <w:sz w:val="24"/>
          <w:szCs w:val="24"/>
          <w:vertAlign w:val="subscript"/>
        </w:rPr>
        <w:t>2</w:t>
      </w:r>
      <w:r w:rsidR="00366BEB" w:rsidRPr="00496740">
        <w:rPr>
          <w:rFonts w:ascii="Times New Roman" w:hAnsi="Times New Roman" w:cs="Times New Roman"/>
          <w:sz w:val="24"/>
          <w:szCs w:val="24"/>
        </w:rPr>
        <w:t>SO</w:t>
      </w:r>
      <w:r w:rsidR="00366BEB" w:rsidRPr="00496740">
        <w:rPr>
          <w:rFonts w:ascii="Times New Roman" w:hAnsi="Times New Roman" w:cs="Times New Roman"/>
          <w:sz w:val="24"/>
          <w:szCs w:val="24"/>
          <w:vertAlign w:val="subscript"/>
        </w:rPr>
        <w:t>4</w:t>
      </w:r>
      <w:r w:rsidR="00366BEB" w:rsidRPr="00496740">
        <w:rPr>
          <w:rFonts w:ascii="Times New Roman" w:hAnsi="Times New Roman" w:cs="Times New Roman"/>
          <w:sz w:val="24"/>
          <w:szCs w:val="24"/>
        </w:rPr>
        <w:t>,</w:t>
      </w:r>
      <w:r w:rsidR="002F00BD" w:rsidRPr="00496740">
        <w:rPr>
          <w:rFonts w:ascii="Times New Roman" w:hAnsi="Times New Roman" w:cs="Times New Roman"/>
          <w:sz w:val="24"/>
          <w:szCs w:val="24"/>
        </w:rPr>
        <w:t xml:space="preserve"> </w:t>
      </w:r>
      <w:r w:rsidR="000B1F88" w:rsidRPr="00496740">
        <w:rPr>
          <w:rFonts w:ascii="Times New Roman" w:hAnsi="Times New Roman" w:cs="Times New Roman"/>
          <w:sz w:val="24"/>
          <w:szCs w:val="24"/>
        </w:rPr>
        <w:t xml:space="preserve">and </w:t>
      </w:r>
      <w:r w:rsidR="00366BEB" w:rsidRPr="00496740">
        <w:rPr>
          <w:rFonts w:ascii="Times New Roman" w:hAnsi="Times New Roman" w:cs="Times New Roman"/>
          <w:sz w:val="24"/>
          <w:szCs w:val="24"/>
        </w:rPr>
        <w:t>1.7 mM MgCl</w:t>
      </w:r>
      <w:r w:rsidR="00366BEB" w:rsidRPr="00496740">
        <w:rPr>
          <w:rFonts w:ascii="Times New Roman" w:hAnsi="Times New Roman" w:cs="Times New Roman"/>
          <w:sz w:val="24"/>
          <w:szCs w:val="24"/>
          <w:vertAlign w:val="subscript"/>
        </w:rPr>
        <w:t>2</w:t>
      </w:r>
      <w:r w:rsidR="002F00BD" w:rsidRPr="00496740">
        <w:rPr>
          <w:rFonts w:ascii="Times New Roman" w:hAnsi="Times New Roman" w:cs="Times New Roman"/>
          <w:sz w:val="24"/>
          <w:szCs w:val="24"/>
          <w:vertAlign w:val="subscript"/>
        </w:rPr>
        <w:softHyphen/>
      </w:r>
      <w:r w:rsidR="000E0184" w:rsidRPr="00496740">
        <w:rPr>
          <w:rFonts w:ascii="Times New Roman" w:hAnsi="Times New Roman" w:cs="Times New Roman"/>
          <w:sz w:val="24"/>
          <w:szCs w:val="24"/>
        </w:rPr>
        <w:t xml:space="preserve"> </w:t>
      </w:r>
      <w:r w:rsidR="0092328F" w:rsidRPr="00496740">
        <w:rPr>
          <w:rFonts w:ascii="Times New Roman" w:hAnsi="Times New Roman" w:cs="Times New Roman"/>
          <w:sz w:val="24"/>
          <w:szCs w:val="24"/>
        </w:rPr>
        <w:fldChar w:fldCharType="begin"/>
      </w:r>
      <w:r w:rsidR="00563C5D">
        <w:rPr>
          <w:rFonts w:ascii="Times New Roman" w:hAnsi="Times New Roman" w:cs="Times New Roman"/>
          <w:sz w:val="24"/>
          <w:szCs w:val="24"/>
        </w:rPr>
        <w:instrText xml:space="preserve"> ADDIN PAPERS2_CITATIONS &lt;citation&gt;&lt;uuid&gt;6A7DF944-B71D-4BA4-91D3-17E6D0A556FF&lt;/uuid&gt;&lt;priority&gt;28&lt;/priority&gt;&lt;publications&gt;&lt;publication&gt;&lt;uuid&gt;494DC35D-6711-4CBD-B981-85FDB3F1E270&lt;/uuid&gt;&lt;volume&gt;32&lt;/volume&gt;&lt;startpage&gt;927&lt;/startpage&gt;&lt;publication_date&gt;99199906001200000000220000&lt;/publication_date&gt;&lt;url&gt;http://eutils.ncbi.nlm.nih.gov/entrez/eutils/elink.fcgi?dbfrom=pubmed&amp;amp;id=10361296&amp;amp;retmode=ref&amp;amp;cmd=prlinks&lt;/url&gt;&lt;type&gt;400&lt;/type&gt;&lt;title&gt;Characterization of the Pseudomonas syringae pv. tomato AvrRpt2 protein: demonstration of secretion and processing during bacterial pathogenesis.&lt;/title&gt;&lt;location&gt;&amp;lt;html&gt;&amp;lt;head&gt;&amp;lt;meta http-equiv="content-type" content="text/html; charset=utf-8"/&gt;&amp;lt;title&gt;Sorry...&amp;lt;/title&gt;&amp;lt;style&gt; body { font-family: verdana, arial, sans-serif; background-color: #fff; color: #000; }&amp;lt;/style&gt;&amp;lt;/head&gt;&amp;lt;body&gt;&amp;lt;div&gt;&amp;lt;table&gt;&amp;lt;tr&gt;&amp;lt;td&gt;&amp;lt;b&gt;&amp;lt;font face=times color=#0039b6 size=10&gt;G&amp;lt;/font&gt;&amp;lt;font face=times color=#c41200 size=10&gt;o&amp;lt;/font&gt;&amp;lt;font face=times color=#f3c518 size=10&gt;o&amp;lt;/font&gt;&amp;lt;font face=times color=#0039b6 size=10&gt;g&amp;lt;/font&gt;&amp;lt;font face=times color=#30a72f size=10&gt;l&amp;lt;/font&gt;&amp;lt;font face=times color=#c41200 size=10&gt;e&amp;lt;/font&gt;&amp;lt;/b&gt;&amp;lt;/td&gt;&amp;lt;td style="text-align: left; vertical-align: bottom; padding-bottom: 15px; width: 50%"&gt;&amp;lt;div style="border-bottom: 1px solid #dfdfdf;"&gt;Sorry...&amp;lt;/div&gt;&amp;lt;/td&gt;&amp;lt;/tr&gt;&amp;lt;/table&gt;&amp;lt;/div&gt;&amp;lt;div style="margin-left: 4em;"&gt;&amp;lt;h1&gt;We're sorry...&amp;lt;/h1&gt;&amp;lt;p&gt;... but your computer or network may be sending automated queries. To protect our users, we can't process your request right now.&amp;lt;/p&gt;&amp;lt;/div&gt;&amp;lt;div style="margin-left: 4em;"&gt;See &amp;lt;a href="https://support.google.com/websearch/answer/86640"&gt;Google Help&amp;lt;/a&gt; for more information.&amp;lt;br/&gt;&amp;lt;br/&gt;&amp;lt;/div&gt;&amp;lt;div style="text-align: center; border-top: 1px solid #dfdfdf;"&gt;&amp;lt;a href="https://www.google.com"&gt;Google Home&amp;lt;/a&gt;&amp;lt;/div&gt;&amp;lt;/body&gt;&amp;lt;/html&gt;&lt;/location&gt;&lt;institution&gt;Department of Plant and Microbial Biology, 111 Koshland Hall, University of California, Berkeley, CA 94720-3102, USA.&lt;/institution&gt;&lt;number&gt;5&lt;/number&gt;&lt;subtype&gt;400&lt;/subtype&gt;&lt;endpage&gt;941&lt;/endpage&gt;&lt;bundle&gt;&lt;publication&gt;&lt;title&gt;Molecular microbiology&lt;/title&gt;&lt;type&gt;-100&lt;/type&gt;&lt;subtype&gt;-100&lt;/subtype&gt;&lt;uuid&gt;1808F557-EF32-49B2-8DE3-BD2471D6F4A0&lt;/uuid&gt;&lt;/publication&gt;&lt;/bundle&gt;&lt;authors&gt;&lt;author&gt;&lt;firstName&gt;M&lt;/firstName&gt;&lt;middleNames&gt;B&lt;/middleNames&gt;&lt;lastName&gt;Mudgett&lt;/lastName&gt;&lt;/author&gt;&lt;author&gt;&lt;firstName&gt;B&lt;/firstName&gt;&lt;middleNames&gt;J&lt;/middleNames&gt;&lt;lastName&gt;Staskawicz&lt;/lastName&gt;&lt;/author&gt;&lt;/authors&gt;&lt;/publication&gt;&lt;publication&gt;&lt;uuid&gt;2DE6BB14-4CA6-44E5-9647-361F367626E5&lt;/uuid&gt;&lt;volume&gt;14&lt;/volume&gt;&lt;doi&gt;10.1111/j.1461-0248.2011.01687.x&lt;/doi&gt;&lt;startpage&gt;1149&lt;/startpage&gt;&lt;publication_date&gt;99201111001200000000220000&lt;/publication_date&gt;&lt;url&gt;http://eutils.ncbi.nlm.nih.gov/entrez/eutils/elink.fcgi?dbfrom=pubmed&amp;amp;id=21951910&amp;amp;retmode=ref&amp;amp;cmd=prlinks&lt;/url&gt;&lt;type&gt;400&lt;/type&gt;&lt;title&gt;Cheating, trade-offs and the evolution of aggressiveness in a natural pathogen population.&lt;/title&gt;&lt;location&gt;&amp;lt;html&gt;&amp;lt;head&gt;&amp;lt;meta http-equiv="content-type" content="text/html; charset=utf-8"/&gt;&amp;lt;title&gt;Sorry...&amp;lt;/title&gt;&amp;lt;style&gt; body { font-family: verdana, arial, sans-serif; background-color: #fff; color: #000; }&amp;lt;/style&gt;&amp;lt;/head&gt;&amp;lt;body&gt;&amp;lt;div&gt;&amp;lt;table&gt;&amp;lt;tr&gt;&amp;lt;td&gt;&amp;lt;b&gt;&amp;lt;font face=times color=#0039b6 size=10&gt;G&amp;lt;/font&gt;&amp;lt;font face=times color=#c41200 size=10&gt;o&amp;lt;/font&gt;&amp;lt;font face=times color=#f3c518 size=10&gt;o&amp;lt;/font&gt;&amp;lt;font face=times color=#0039b6 size=10&gt;g&amp;lt;/font&gt;&amp;lt;font face=times color=#30a72f size=10&gt;l&amp;lt;/font&gt;&amp;lt;font face=times color=#c41200 size=10&gt;e&amp;lt;/font&gt;&amp;lt;/b&gt;&amp;lt;/td&gt;&amp;lt;td style="text-align: left; vertical-align: bottom; padding-bottom: 15px; width: 50%"&gt;&amp;lt;div style="border-bottom: 1px solid #dfdfdf;"&gt;Sorry...&amp;lt;/div&gt;&amp;lt;/td&gt;&amp;lt;/tr&gt;&amp;lt;/table&gt;&amp;lt;/div&gt;&amp;lt;div style="margin-left: 4em;"&gt;&amp;lt;h1&gt;We're sorry...&amp;lt;/h1&gt;&amp;lt;p&gt;... but your computer or network may be sending automated queries. To protect our users, we can't process your request right now.&amp;lt;/p&gt;&amp;lt;/div&gt;&amp;lt;div style="margin-left: 4em;"&gt;See &amp;lt;a href="https://support.google.com/websearch/answer/86640"&gt;Google Help&amp;lt;/a&gt; for more information.&amp;lt;br/&gt;&amp;lt;br/&gt;&amp;lt;/div&gt;&amp;lt;div style="text-align: center; border-top: 1px solid #dfdfdf;"&gt;&amp;lt;a href="https://www.google.com"&gt;Google Home&amp;lt;/a&gt;&amp;lt;/div&gt;&amp;lt;/body&gt;&amp;lt;/html&gt;&lt;/location&gt;&lt;institution&gt;Department of Ecology &amp;amp; Evolution, University of Chicago, Chicago, IL, USA.&lt;/institution&gt;&lt;number&gt;11&lt;/number&gt;&lt;subtype&gt;400&lt;/subtype&gt;&lt;endpage&gt;1157&lt;/endpage&gt;&lt;bundle&gt;&lt;publication&gt;&lt;title&gt;Ecology Letters&lt;/title&gt;&lt;type&gt;-100&lt;/type&gt;&lt;subtype&gt;-100&lt;/subtype&gt;&lt;uuid&gt;DDD61184-E5DB-48B3-929B-EFBFDC5A2991&lt;/uuid&gt;&lt;/publication&gt;&lt;/bundle&gt;&lt;authors&gt;&lt;author&gt;&lt;firstName&gt;Luke&lt;/firstName&gt;&lt;middleNames&gt;G&lt;/middleNames&gt;&lt;lastName&gt;Barrett&lt;/lastName&gt;&lt;/author&gt;&lt;author&gt;&lt;firstName&gt;Thomas&lt;/firstName&gt;&lt;lastName&gt;Bell&lt;/lastName&gt;&lt;/author&gt;&lt;author&gt;&lt;firstName&gt;Greg&lt;/firstName&gt;&lt;lastName&gt;Dwyer&lt;/lastName&gt;&lt;/author&gt;&lt;author&gt;&lt;firstName&gt;Joy&lt;/firstName&gt;&lt;lastName&gt;Bergelson&lt;/lastName&gt;&lt;/author&gt;&lt;/authors&gt;&lt;/publication&gt;&lt;/publications&gt;&lt;cites&gt;&lt;/cites&gt;&lt;/citation&gt;</w:instrText>
      </w:r>
      <w:r w:rsidR="0092328F" w:rsidRPr="00496740">
        <w:rPr>
          <w:rFonts w:ascii="Times New Roman" w:hAnsi="Times New Roman" w:cs="Times New Roman"/>
          <w:sz w:val="24"/>
          <w:szCs w:val="24"/>
        </w:rPr>
        <w:fldChar w:fldCharType="separate"/>
      </w:r>
      <w:r w:rsidR="004B118A">
        <w:rPr>
          <w:rFonts w:ascii="Times New Roman" w:hAnsi="Times New Roman" w:cs="Times New Roman"/>
          <w:sz w:val="24"/>
          <w:szCs w:val="24"/>
        </w:rPr>
        <w:t>(Mudgett and Staskawicz 1999; Barrett et al. 2011)</w:t>
      </w:r>
      <w:r w:rsidR="0092328F" w:rsidRPr="00496740">
        <w:rPr>
          <w:rFonts w:ascii="Times New Roman" w:hAnsi="Times New Roman" w:cs="Times New Roman"/>
          <w:sz w:val="24"/>
          <w:szCs w:val="24"/>
        </w:rPr>
        <w:fldChar w:fldCharType="end"/>
      </w:r>
      <w:r w:rsidR="000E0184" w:rsidRPr="00496740">
        <w:rPr>
          <w:rFonts w:ascii="Times New Roman" w:hAnsi="Times New Roman" w:cs="Times New Roman"/>
          <w:sz w:val="24"/>
          <w:szCs w:val="24"/>
        </w:rPr>
        <w:t xml:space="preserve">. MM at pH 5.6 </w:t>
      </w:r>
      <w:r w:rsidR="002F00BD" w:rsidRPr="00496740">
        <w:rPr>
          <w:rFonts w:ascii="Times New Roman" w:hAnsi="Times New Roman" w:cs="Times New Roman"/>
          <w:sz w:val="24"/>
          <w:szCs w:val="24"/>
        </w:rPr>
        <w:t>has been shown to induce the expression of the type-III secretion system</w:t>
      </w:r>
      <w:r w:rsidR="000E0184" w:rsidRPr="00496740">
        <w:rPr>
          <w:rFonts w:ascii="Times New Roman" w:hAnsi="Times New Roman" w:cs="Times New Roman"/>
          <w:sz w:val="24"/>
          <w:szCs w:val="24"/>
        </w:rPr>
        <w:t xml:space="preserve"> (T3SS)</w:t>
      </w:r>
      <w:r w:rsidR="004A63F8" w:rsidRPr="00496740">
        <w:rPr>
          <w:rFonts w:ascii="Times New Roman" w:hAnsi="Times New Roman" w:cs="Times New Roman"/>
          <w:sz w:val="24"/>
          <w:szCs w:val="24"/>
        </w:rPr>
        <w:t xml:space="preserve"> </w:t>
      </w:r>
      <w:r w:rsidR="002F00BD" w:rsidRPr="00496740">
        <w:rPr>
          <w:rFonts w:ascii="Times New Roman" w:hAnsi="Times New Roman" w:cs="Times New Roman"/>
          <w:sz w:val="24"/>
          <w:szCs w:val="24"/>
        </w:rPr>
        <w:t xml:space="preserve">in a diversity of </w:t>
      </w:r>
      <w:r w:rsidR="002F00BD" w:rsidRPr="00496740">
        <w:rPr>
          <w:rFonts w:ascii="Times New Roman" w:hAnsi="Times New Roman" w:cs="Times New Roman"/>
          <w:i/>
          <w:sz w:val="24"/>
          <w:szCs w:val="24"/>
        </w:rPr>
        <w:t xml:space="preserve">Pseudomonas </w:t>
      </w:r>
      <w:r w:rsidR="002F00BD" w:rsidRPr="00496740">
        <w:rPr>
          <w:rFonts w:ascii="Times New Roman" w:hAnsi="Times New Roman" w:cs="Times New Roman"/>
          <w:sz w:val="24"/>
          <w:szCs w:val="24"/>
        </w:rPr>
        <w:t>spp.</w:t>
      </w:r>
      <w:r w:rsidR="000E0184" w:rsidRPr="00496740">
        <w:rPr>
          <w:rFonts w:ascii="Times New Roman" w:hAnsi="Times New Roman" w:cs="Times New Roman"/>
          <w:sz w:val="24"/>
          <w:szCs w:val="24"/>
        </w:rPr>
        <w:t xml:space="preserve"> </w:t>
      </w:r>
      <w:r w:rsidR="00B27B92" w:rsidRPr="00496740">
        <w:rPr>
          <w:rFonts w:ascii="Times New Roman" w:hAnsi="Times New Roman" w:cs="Times New Roman"/>
          <w:sz w:val="24"/>
          <w:szCs w:val="24"/>
        </w:rPr>
        <w:fldChar w:fldCharType="begin"/>
      </w:r>
      <w:r w:rsidR="00563C5D">
        <w:rPr>
          <w:rFonts w:ascii="Times New Roman" w:hAnsi="Times New Roman" w:cs="Times New Roman"/>
          <w:sz w:val="24"/>
          <w:szCs w:val="24"/>
        </w:rPr>
        <w:instrText xml:space="preserve"> ADDIN PAPERS2_CITATIONS &lt;citation&gt;&lt;uuid&gt;9C23671D-64E9-44B4-ACFE-627CAE4CD519&lt;/uuid&gt;&lt;priority&gt;29&lt;/priority&gt;&lt;publications&gt;&lt;publication&gt;&lt;uuid&gt;5326BBAD-F987-4B48-B61E-947CFFA210CE&lt;/uuid&gt;&lt;volume&gt;245&lt;/volume&gt;&lt;startpage&gt;1374&lt;/startpage&gt;&lt;publication_date&gt;99198909221200000000222000&lt;/publication_date&gt;&lt;url&gt;http://eutils.ncbi.nlm.nih.gov/entrez/eutils/elink.fcgi?dbfrom=pubmed&amp;amp;id=2781284&amp;amp;retmode=ref&amp;amp;cmd=prlinks&lt;/url&gt;&lt;type&gt;400&lt;/type&gt;&lt;title&gt;Bacterial blight of soybean: regulation of a pathogen gene determining host cultivar specificity.&lt;/title&gt;&lt;location&gt;&amp;lt;html&gt;&amp;lt;head&gt;&amp;lt;meta http-equiv="content-type" content="text/html; charset=utf-8"/&gt;&amp;lt;title&gt;Sorry...&amp;lt;/title&gt;&amp;lt;style&gt; body { font-family: verdana, arial, sans-serif; background-color: #fff; color: #000; }&amp;lt;/style&gt;&amp;lt;/head&gt;&amp;lt;body&gt;&amp;lt;div&gt;&amp;lt;table&gt;&amp;lt;tr&gt;&amp;lt;td&gt;&amp;lt;b&gt;&amp;lt;font face=times color=#0039b6 size=10&gt;G&amp;lt;/font&gt;&amp;lt;font face=times color=#c41200 size=10&gt;o&amp;lt;/font&gt;&amp;lt;font face=times color=#f3c518 size=10&gt;o&amp;lt;/font&gt;&amp;lt;font face=times color=#0039b6 size=10&gt;g&amp;lt;/font&gt;&amp;lt;font face=times color=#30a72f size=10&gt;l&amp;lt;/font&gt;&amp;lt;font face=times color=#c41200 size=10&gt;e&amp;lt;/font&gt;&amp;lt;/b&gt;&amp;lt;/td&gt;&amp;lt;td style="text-align: left; vertical-align: bottom; padding-bottom: 15px; width: 50%"&gt;&amp;lt;div style="border-bottom: 1px solid #dfdfdf;"&gt;Sorry...&amp;lt;/div&gt;&amp;lt;/td&gt;&amp;lt;/tr&gt;&amp;lt;/table&gt;&amp;lt;/div&gt;&amp;lt;div style="margin-left: 4em;"&gt;&amp;lt;h1&gt;We're sorry...&amp;lt;/h1&gt;&amp;lt;p&gt;... but your computer or network may be sending automated queries. To protect our users, we can't process your request right now.&amp;lt;/p&gt;&amp;lt;/div&gt;&amp;lt;div style="margin-left: 4em;"&gt;See &amp;lt;a href="https://support.google.com/websearch/answer/86640"&gt;Google Help&amp;lt;/a&gt; for more information.&amp;lt;br/&gt;&amp;lt;br/&gt;&amp;lt;/div&gt;&amp;lt;div style="text-align: center; border-top: 1px solid #dfdfdf;"&gt;&amp;lt;a href="https://www.google.com"&gt;Google Home&amp;lt;/a&gt;&amp;lt;/div&gt;&amp;lt;/body&gt;&amp;lt;/html&gt;&lt;/location&gt;&lt;institution&gt;Department of Plant Pathology, University of California, Berkeley 94720.&lt;/institution&gt;&lt;number&gt;4924&lt;/number&gt;&lt;subtype&gt;400&lt;/subtype&gt;&lt;endpage&gt;1377&lt;/endpage&gt;&lt;bundle&gt;&lt;publication&gt;&lt;title&gt;Science (New York, NY)&lt;/title&gt;&lt;type&gt;-100&lt;/type&gt;&lt;subtype&gt;-100&lt;/subtype&gt;&lt;uuid&gt;BD61255B-B8DA-4039-A43C-750DAAE0658D&lt;/uuid&gt;&lt;/publication&gt;&lt;/bundle&gt;&lt;authors&gt;&lt;author&gt;&lt;firstName&gt;T&lt;/firstName&gt;&lt;middleNames&gt;V&lt;/middleNames&gt;&lt;lastName&gt;Huynh&lt;/lastName&gt;&lt;/author&gt;&lt;author&gt;&lt;firstName&gt;D&lt;/firstName&gt;&lt;lastName&gt;Dahlbeck&lt;/lastName&gt;&lt;/author&gt;&lt;author&gt;&lt;firstName&gt;B&lt;/firstName&gt;&lt;middleNames&gt;J&lt;/middleNames&gt;&lt;lastName&gt;Staskawicz&lt;/lastName&gt;&lt;/author&gt;&lt;/authors&gt;&lt;/publication&gt;&lt;/publications&gt;&lt;cites&gt;&lt;/cites&gt;&lt;/citation&gt;</w:instrText>
      </w:r>
      <w:r w:rsidR="00B27B92" w:rsidRPr="00496740">
        <w:rPr>
          <w:rFonts w:ascii="Times New Roman" w:hAnsi="Times New Roman" w:cs="Times New Roman"/>
          <w:sz w:val="24"/>
          <w:szCs w:val="24"/>
        </w:rPr>
        <w:fldChar w:fldCharType="separate"/>
      </w:r>
      <w:r w:rsidR="004B118A">
        <w:rPr>
          <w:rFonts w:ascii="Times New Roman" w:hAnsi="Times New Roman" w:cs="Times New Roman"/>
          <w:sz w:val="24"/>
          <w:szCs w:val="24"/>
        </w:rPr>
        <w:t>(Huynh et al. 1989)</w:t>
      </w:r>
      <w:r w:rsidR="00B27B92" w:rsidRPr="00496740">
        <w:rPr>
          <w:rFonts w:ascii="Times New Roman" w:hAnsi="Times New Roman" w:cs="Times New Roman"/>
          <w:sz w:val="24"/>
          <w:szCs w:val="24"/>
        </w:rPr>
        <w:fldChar w:fldCharType="end"/>
      </w:r>
      <w:r w:rsidR="000E0184" w:rsidRPr="00496740">
        <w:rPr>
          <w:rFonts w:ascii="Times New Roman" w:hAnsi="Times New Roman" w:cs="Times New Roman"/>
          <w:sz w:val="24"/>
          <w:szCs w:val="24"/>
        </w:rPr>
        <w:t xml:space="preserve">, in contrast </w:t>
      </w:r>
      <w:r w:rsidR="00B27B92" w:rsidRPr="00496740">
        <w:rPr>
          <w:rFonts w:ascii="Times New Roman" w:hAnsi="Times New Roman" w:cs="Times New Roman"/>
          <w:sz w:val="24"/>
          <w:szCs w:val="24"/>
        </w:rPr>
        <w:t>to</w:t>
      </w:r>
      <w:r w:rsidR="000E0184" w:rsidRPr="00496740">
        <w:rPr>
          <w:rFonts w:ascii="Times New Roman" w:hAnsi="Times New Roman" w:cs="Times New Roman"/>
          <w:sz w:val="24"/>
          <w:szCs w:val="24"/>
        </w:rPr>
        <w:t xml:space="preserve"> </w:t>
      </w:r>
      <w:r w:rsidR="005150A0" w:rsidRPr="00496740">
        <w:rPr>
          <w:rFonts w:ascii="Times New Roman" w:hAnsi="Times New Roman" w:cs="Times New Roman"/>
          <w:sz w:val="24"/>
          <w:szCs w:val="24"/>
        </w:rPr>
        <w:t>K</w:t>
      </w:r>
      <w:r w:rsidR="000E0184" w:rsidRPr="00496740">
        <w:rPr>
          <w:rFonts w:ascii="Times New Roman" w:hAnsi="Times New Roman" w:cs="Times New Roman"/>
          <w:sz w:val="24"/>
          <w:szCs w:val="24"/>
        </w:rPr>
        <w:t>B</w:t>
      </w:r>
      <w:r w:rsidR="00366BEB" w:rsidRPr="00496740">
        <w:rPr>
          <w:rFonts w:ascii="Times New Roman" w:hAnsi="Times New Roman" w:cs="Times New Roman"/>
          <w:sz w:val="24"/>
          <w:szCs w:val="24"/>
        </w:rPr>
        <w:t>,</w:t>
      </w:r>
      <w:r w:rsidR="000E0184" w:rsidRPr="00496740">
        <w:rPr>
          <w:rFonts w:ascii="Times New Roman" w:hAnsi="Times New Roman" w:cs="Times New Roman"/>
          <w:sz w:val="24"/>
          <w:szCs w:val="24"/>
        </w:rPr>
        <w:t xml:space="preserve"> which results</w:t>
      </w:r>
      <w:r w:rsidR="00752F6A" w:rsidRPr="00496740">
        <w:rPr>
          <w:rFonts w:ascii="Times New Roman" w:hAnsi="Times New Roman" w:cs="Times New Roman"/>
          <w:sz w:val="24"/>
          <w:szCs w:val="24"/>
        </w:rPr>
        <w:t xml:space="preserve"> in negligible T3SS expression.</w:t>
      </w:r>
      <w:r w:rsidR="004A63F8" w:rsidRPr="00496740">
        <w:rPr>
          <w:rFonts w:ascii="Times New Roman" w:hAnsi="Times New Roman" w:cs="Times New Roman"/>
          <w:sz w:val="24"/>
          <w:szCs w:val="24"/>
        </w:rPr>
        <w:t xml:space="preserve"> T3SS expression was important for maximizing the potential relevance of our </w:t>
      </w:r>
      <w:r w:rsidR="004A63F8" w:rsidRPr="00496740">
        <w:rPr>
          <w:rFonts w:ascii="Times New Roman" w:hAnsi="Times New Roman" w:cs="Times New Roman"/>
          <w:i/>
          <w:sz w:val="24"/>
          <w:szCs w:val="24"/>
        </w:rPr>
        <w:t xml:space="preserve">in vitro </w:t>
      </w:r>
      <w:r w:rsidR="004A63F8" w:rsidRPr="00496740">
        <w:rPr>
          <w:rFonts w:ascii="Times New Roman" w:hAnsi="Times New Roman" w:cs="Times New Roman"/>
          <w:sz w:val="24"/>
          <w:szCs w:val="24"/>
        </w:rPr>
        <w:t xml:space="preserve">assay environments to those </w:t>
      </w:r>
      <w:r w:rsidR="005150A0" w:rsidRPr="00496740">
        <w:rPr>
          <w:rFonts w:ascii="Times New Roman" w:hAnsi="Times New Roman" w:cs="Times New Roman"/>
          <w:sz w:val="24"/>
          <w:szCs w:val="24"/>
        </w:rPr>
        <w:t xml:space="preserve">of </w:t>
      </w:r>
      <w:r w:rsidR="004A63F8" w:rsidRPr="00496740">
        <w:rPr>
          <w:rFonts w:ascii="Times New Roman" w:hAnsi="Times New Roman" w:cs="Times New Roman"/>
          <w:sz w:val="24"/>
          <w:szCs w:val="24"/>
        </w:rPr>
        <w:t>plants</w:t>
      </w:r>
      <w:r w:rsidR="00C61EEB" w:rsidRPr="00496740">
        <w:rPr>
          <w:rFonts w:ascii="Times New Roman" w:hAnsi="Times New Roman" w:cs="Times New Roman"/>
          <w:sz w:val="24"/>
          <w:szCs w:val="24"/>
        </w:rPr>
        <w:t xml:space="preserve">, in which T3SS </w:t>
      </w:r>
      <w:r w:rsidR="008308FF" w:rsidRPr="00496740">
        <w:rPr>
          <w:rFonts w:ascii="Times New Roman" w:hAnsi="Times New Roman" w:cs="Times New Roman"/>
          <w:sz w:val="24"/>
          <w:szCs w:val="24"/>
        </w:rPr>
        <w:t xml:space="preserve">expression </w:t>
      </w:r>
      <w:r w:rsidR="00C61EEB" w:rsidRPr="00496740">
        <w:rPr>
          <w:rFonts w:ascii="Times New Roman" w:hAnsi="Times New Roman" w:cs="Times New Roman"/>
          <w:sz w:val="24"/>
          <w:szCs w:val="24"/>
        </w:rPr>
        <w:t>is expected</w:t>
      </w:r>
      <w:r w:rsidR="004A63F8" w:rsidRPr="00496740">
        <w:rPr>
          <w:rFonts w:ascii="Times New Roman" w:hAnsi="Times New Roman" w:cs="Times New Roman"/>
          <w:sz w:val="24"/>
          <w:szCs w:val="24"/>
        </w:rPr>
        <w:t xml:space="preserve">. </w:t>
      </w:r>
      <w:r w:rsidR="00BE29F5" w:rsidRPr="00496740">
        <w:rPr>
          <w:rFonts w:ascii="Times New Roman" w:hAnsi="Times New Roman" w:cs="Times New Roman"/>
          <w:sz w:val="24"/>
          <w:szCs w:val="24"/>
        </w:rPr>
        <w:t>All 1 mL of each overnight culture was spun down for 3m at 3,000 x g and the supernatant was replaced with 500 µL fresh MM. The density of each culture was adjusted to OD</w:t>
      </w:r>
      <w:r w:rsidR="00BE29F5" w:rsidRPr="007534BA">
        <w:rPr>
          <w:rFonts w:ascii="Times New Roman" w:hAnsi="Times New Roman" w:cs="Times New Roman"/>
          <w:sz w:val="24"/>
          <w:szCs w:val="24"/>
          <w:vertAlign w:val="subscript"/>
          <w:rPrChange w:id="91" w:author="Noah Whiteman" w:date="2015-11-08T14:20:00Z">
            <w:rPr>
              <w:rFonts w:ascii="Times New Roman" w:hAnsi="Times New Roman" w:cs="Times New Roman"/>
              <w:sz w:val="24"/>
              <w:szCs w:val="24"/>
            </w:rPr>
          </w:rPrChange>
        </w:rPr>
        <w:t>600</w:t>
      </w:r>
      <w:r w:rsidR="00BE29F5" w:rsidRPr="00496740">
        <w:rPr>
          <w:rFonts w:ascii="Times New Roman" w:hAnsi="Times New Roman" w:cs="Times New Roman"/>
          <w:sz w:val="24"/>
          <w:szCs w:val="24"/>
        </w:rPr>
        <w:t xml:space="preserve"> = 0.2 prior to 1:100 dilution into a total of 180 µL MM inside the wells of sterile polystyrene 96-well plates (Falcon). </w:t>
      </w:r>
      <w:r w:rsidR="00650333" w:rsidRPr="00496740">
        <w:rPr>
          <w:rFonts w:ascii="Times New Roman" w:hAnsi="Times New Roman" w:cs="Times New Roman"/>
          <w:sz w:val="24"/>
          <w:szCs w:val="24"/>
        </w:rPr>
        <w:t xml:space="preserve">Each </w:t>
      </w:r>
      <w:r w:rsidR="00BE29F5" w:rsidRPr="00496740">
        <w:rPr>
          <w:rFonts w:ascii="Times New Roman" w:hAnsi="Times New Roman" w:cs="Times New Roman"/>
          <w:sz w:val="24"/>
          <w:szCs w:val="24"/>
        </w:rPr>
        <w:t>96-well plate w</w:t>
      </w:r>
      <w:r w:rsidR="00650333" w:rsidRPr="00496740">
        <w:rPr>
          <w:rFonts w:ascii="Times New Roman" w:hAnsi="Times New Roman" w:cs="Times New Roman"/>
          <w:sz w:val="24"/>
          <w:szCs w:val="24"/>
        </w:rPr>
        <w:t>as</w:t>
      </w:r>
      <w:r w:rsidR="00BE29F5" w:rsidRPr="00496740">
        <w:rPr>
          <w:rFonts w:ascii="Times New Roman" w:hAnsi="Times New Roman" w:cs="Times New Roman"/>
          <w:sz w:val="24"/>
          <w:szCs w:val="24"/>
        </w:rPr>
        <w:t xml:space="preserve"> covered with </w:t>
      </w:r>
      <w:proofErr w:type="spellStart"/>
      <w:r w:rsidR="00BE29F5" w:rsidRPr="00496740">
        <w:rPr>
          <w:rFonts w:ascii="Times New Roman" w:hAnsi="Times New Roman" w:cs="Times New Roman"/>
          <w:sz w:val="24"/>
          <w:szCs w:val="24"/>
        </w:rPr>
        <w:t>BreathEasy</w:t>
      </w:r>
      <w:proofErr w:type="spellEnd"/>
      <w:r w:rsidR="00BE29F5" w:rsidRPr="00496740">
        <w:rPr>
          <w:rFonts w:ascii="Times New Roman" w:hAnsi="Times New Roman" w:cs="Times New Roman"/>
          <w:sz w:val="24"/>
          <w:szCs w:val="24"/>
        </w:rPr>
        <w:t xml:space="preserve">® optically clear, gas-permeable plastic tape and incubated for 60 h in a </w:t>
      </w:r>
      <w:proofErr w:type="spellStart"/>
      <w:r w:rsidR="00BE29F5" w:rsidRPr="00496740">
        <w:rPr>
          <w:rFonts w:ascii="Times New Roman" w:hAnsi="Times New Roman" w:cs="Times New Roman"/>
          <w:sz w:val="24"/>
          <w:szCs w:val="24"/>
        </w:rPr>
        <w:t>BioTek</w:t>
      </w:r>
      <w:proofErr w:type="spellEnd"/>
      <w:r w:rsidR="00BE29F5" w:rsidRPr="00496740">
        <w:rPr>
          <w:rFonts w:ascii="Times New Roman" w:hAnsi="Times New Roman" w:cs="Times New Roman"/>
          <w:sz w:val="24"/>
          <w:szCs w:val="24"/>
        </w:rPr>
        <w:t xml:space="preserve"> </w:t>
      </w:r>
      <w:r w:rsidR="00EA70DC" w:rsidRPr="00496740">
        <w:rPr>
          <w:rFonts w:ascii="Times New Roman" w:hAnsi="Times New Roman" w:cs="Times New Roman"/>
          <w:sz w:val="24"/>
          <w:szCs w:val="24"/>
        </w:rPr>
        <w:t xml:space="preserve">600 </w:t>
      </w:r>
      <w:r w:rsidR="00BE29F5" w:rsidRPr="00496740">
        <w:rPr>
          <w:rFonts w:ascii="Times New Roman" w:hAnsi="Times New Roman" w:cs="Times New Roman"/>
          <w:sz w:val="24"/>
          <w:szCs w:val="24"/>
        </w:rPr>
        <w:t>plate reader</w:t>
      </w:r>
      <w:r w:rsidR="005F6594" w:rsidRPr="00496740">
        <w:rPr>
          <w:rFonts w:ascii="Times New Roman" w:hAnsi="Times New Roman" w:cs="Times New Roman"/>
          <w:sz w:val="24"/>
          <w:szCs w:val="24"/>
        </w:rPr>
        <w:t xml:space="preserve"> in which </w:t>
      </w:r>
      <w:r w:rsidR="0047204D" w:rsidRPr="00496740">
        <w:rPr>
          <w:rFonts w:ascii="Times New Roman" w:hAnsi="Times New Roman" w:cs="Times New Roman"/>
          <w:sz w:val="24"/>
          <w:szCs w:val="24"/>
        </w:rPr>
        <w:t>OD</w:t>
      </w:r>
      <w:r w:rsidR="0047204D" w:rsidRPr="00496740">
        <w:rPr>
          <w:rFonts w:ascii="Times New Roman" w:hAnsi="Times New Roman" w:cs="Times New Roman"/>
          <w:sz w:val="24"/>
          <w:szCs w:val="24"/>
          <w:vertAlign w:val="subscript"/>
        </w:rPr>
        <w:t>600</w:t>
      </w:r>
      <w:r w:rsidR="0047204D" w:rsidRPr="00496740">
        <w:rPr>
          <w:rFonts w:ascii="Times New Roman" w:hAnsi="Times New Roman" w:cs="Times New Roman"/>
          <w:sz w:val="24"/>
          <w:szCs w:val="24"/>
        </w:rPr>
        <w:t xml:space="preserve"> </w:t>
      </w:r>
      <w:r w:rsidR="005F6594" w:rsidRPr="00496740">
        <w:rPr>
          <w:rFonts w:ascii="Times New Roman" w:hAnsi="Times New Roman" w:cs="Times New Roman"/>
          <w:sz w:val="24"/>
          <w:szCs w:val="24"/>
        </w:rPr>
        <w:t xml:space="preserve">measurements were taken every 5 min </w:t>
      </w:r>
      <w:commentRangeStart w:id="92"/>
      <w:r w:rsidR="005F6594" w:rsidRPr="00496740">
        <w:rPr>
          <w:rFonts w:ascii="Times New Roman" w:hAnsi="Times New Roman" w:cs="Times New Roman"/>
          <w:sz w:val="24"/>
          <w:szCs w:val="24"/>
        </w:rPr>
        <w:t>with continuous orbital shaking</w:t>
      </w:r>
      <w:commentRangeEnd w:id="92"/>
      <w:r w:rsidR="007534BA">
        <w:rPr>
          <w:rStyle w:val="CommentReference"/>
        </w:rPr>
        <w:commentReference w:id="92"/>
      </w:r>
      <w:r w:rsidR="00BE29F5" w:rsidRPr="00496740">
        <w:rPr>
          <w:rFonts w:ascii="Times New Roman" w:hAnsi="Times New Roman" w:cs="Times New Roman"/>
          <w:sz w:val="24"/>
          <w:szCs w:val="24"/>
        </w:rPr>
        <w:t>.</w:t>
      </w:r>
      <w:r w:rsidR="00B20FAF" w:rsidRPr="00496740">
        <w:rPr>
          <w:rFonts w:ascii="Times New Roman" w:hAnsi="Times New Roman" w:cs="Times New Roman"/>
          <w:sz w:val="24"/>
          <w:szCs w:val="24"/>
        </w:rPr>
        <w:t xml:space="preserve"> Identical growth assays were performed on separate days </w:t>
      </w:r>
      <w:r w:rsidR="00196C50" w:rsidRPr="00496740">
        <w:rPr>
          <w:rFonts w:ascii="Times New Roman" w:hAnsi="Times New Roman" w:cs="Times New Roman"/>
          <w:sz w:val="24"/>
          <w:szCs w:val="24"/>
        </w:rPr>
        <w:t xml:space="preserve">in duplicate </w:t>
      </w:r>
      <w:r w:rsidR="00B20FAF" w:rsidRPr="00496740">
        <w:rPr>
          <w:rFonts w:ascii="Times New Roman" w:hAnsi="Times New Roman" w:cs="Times New Roman"/>
          <w:sz w:val="24"/>
          <w:szCs w:val="24"/>
        </w:rPr>
        <w:t>using KB</w:t>
      </w:r>
      <w:r w:rsidR="00196C50" w:rsidRPr="00496740">
        <w:rPr>
          <w:rFonts w:ascii="Times New Roman" w:hAnsi="Times New Roman" w:cs="Times New Roman"/>
          <w:sz w:val="24"/>
          <w:szCs w:val="24"/>
        </w:rPr>
        <w:t xml:space="preserve"> instead of MM</w:t>
      </w:r>
      <w:r w:rsidR="00CA5429" w:rsidRPr="00496740">
        <w:rPr>
          <w:rFonts w:ascii="Times New Roman" w:hAnsi="Times New Roman" w:cs="Times New Roman"/>
          <w:sz w:val="24"/>
          <w:szCs w:val="24"/>
        </w:rPr>
        <w:t>.</w:t>
      </w:r>
    </w:p>
    <w:p w14:paraId="6FEC6114" w14:textId="4187CAFD" w:rsidR="008F173C" w:rsidRPr="00496740" w:rsidRDefault="00435F1F" w:rsidP="00301BA0">
      <w:pPr>
        <w:spacing w:line="276" w:lineRule="auto"/>
        <w:outlineLvl w:val="0"/>
        <w:rPr>
          <w:rFonts w:ascii="Times New Roman" w:hAnsi="Times New Roman" w:cs="Times New Roman"/>
          <w:b/>
          <w:sz w:val="24"/>
          <w:szCs w:val="24"/>
        </w:rPr>
      </w:pPr>
      <w:r w:rsidRPr="00496740">
        <w:rPr>
          <w:rFonts w:ascii="Times New Roman" w:hAnsi="Times New Roman" w:cs="Times New Roman"/>
          <w:b/>
          <w:sz w:val="24"/>
          <w:szCs w:val="24"/>
        </w:rPr>
        <w:t xml:space="preserve">Life history trait </w:t>
      </w:r>
      <w:r w:rsidR="00FC6124" w:rsidRPr="00496740">
        <w:rPr>
          <w:rFonts w:ascii="Times New Roman" w:hAnsi="Times New Roman" w:cs="Times New Roman"/>
          <w:b/>
          <w:sz w:val="24"/>
          <w:szCs w:val="24"/>
        </w:rPr>
        <w:t>estimation</w:t>
      </w:r>
    </w:p>
    <w:p w14:paraId="46CF7104" w14:textId="2B07F7AE" w:rsidR="00435F1F" w:rsidRPr="00496740" w:rsidRDefault="00E73507" w:rsidP="00301BA0">
      <w:pPr>
        <w:spacing w:line="276" w:lineRule="auto"/>
        <w:rPr>
          <w:rFonts w:ascii="Times New Roman" w:hAnsi="Times New Roman" w:cs="Times New Roman"/>
          <w:sz w:val="24"/>
          <w:szCs w:val="24"/>
        </w:rPr>
      </w:pPr>
      <w:r w:rsidRPr="00496740">
        <w:rPr>
          <w:rFonts w:ascii="Times New Roman" w:hAnsi="Times New Roman" w:cs="Times New Roman"/>
          <w:sz w:val="24"/>
          <w:szCs w:val="24"/>
        </w:rPr>
        <w:t xml:space="preserve">The </w:t>
      </w:r>
      <w:r w:rsidR="003A454A" w:rsidRPr="00496740">
        <w:rPr>
          <w:rFonts w:ascii="Times New Roman" w:hAnsi="Times New Roman" w:cs="Times New Roman"/>
          <w:sz w:val="24"/>
          <w:szCs w:val="24"/>
        </w:rPr>
        <w:t xml:space="preserve">R package </w:t>
      </w:r>
      <w:proofErr w:type="spellStart"/>
      <w:r w:rsidR="003A454A" w:rsidRPr="00496740">
        <w:rPr>
          <w:rFonts w:ascii="Times New Roman" w:hAnsi="Times New Roman" w:cs="Times New Roman"/>
          <w:i/>
          <w:sz w:val="24"/>
          <w:szCs w:val="24"/>
        </w:rPr>
        <w:t>grofit</w:t>
      </w:r>
      <w:proofErr w:type="spellEnd"/>
      <w:r w:rsidR="003A454A" w:rsidRPr="00496740">
        <w:rPr>
          <w:rFonts w:ascii="Times New Roman" w:hAnsi="Times New Roman" w:cs="Times New Roman"/>
          <w:sz w:val="24"/>
          <w:szCs w:val="24"/>
        </w:rPr>
        <w:t xml:space="preserve"> was used to fit smoothed functions to the bacterial growth data. Curve fits generated using </w:t>
      </w:r>
      <w:proofErr w:type="spellStart"/>
      <w:r w:rsidR="003A454A" w:rsidRPr="00496740">
        <w:rPr>
          <w:rFonts w:ascii="Times New Roman" w:hAnsi="Times New Roman" w:cs="Times New Roman"/>
          <w:sz w:val="24"/>
          <w:szCs w:val="24"/>
        </w:rPr>
        <w:t>logistique</w:t>
      </w:r>
      <w:proofErr w:type="spellEnd"/>
      <w:r w:rsidR="003A454A" w:rsidRPr="00496740">
        <w:rPr>
          <w:rFonts w:ascii="Times New Roman" w:hAnsi="Times New Roman" w:cs="Times New Roman"/>
          <w:sz w:val="24"/>
          <w:szCs w:val="24"/>
        </w:rPr>
        <w:t xml:space="preserve">, </w:t>
      </w:r>
      <w:r w:rsidR="00E7629C" w:rsidRPr="00496740">
        <w:rPr>
          <w:rFonts w:ascii="Times New Roman" w:hAnsi="Times New Roman" w:cs="Times New Roman"/>
          <w:sz w:val="24"/>
          <w:szCs w:val="24"/>
        </w:rPr>
        <w:t xml:space="preserve">Richards, </w:t>
      </w:r>
      <w:proofErr w:type="spellStart"/>
      <w:r w:rsidR="003A454A" w:rsidRPr="00496740">
        <w:rPr>
          <w:rFonts w:ascii="Times New Roman" w:hAnsi="Times New Roman" w:cs="Times New Roman"/>
          <w:sz w:val="24"/>
          <w:szCs w:val="24"/>
        </w:rPr>
        <w:t>Gompertz</w:t>
      </w:r>
      <w:proofErr w:type="spellEnd"/>
      <w:r w:rsidR="003A454A" w:rsidRPr="00496740">
        <w:rPr>
          <w:rFonts w:ascii="Times New Roman" w:hAnsi="Times New Roman" w:cs="Times New Roman"/>
          <w:sz w:val="24"/>
          <w:szCs w:val="24"/>
        </w:rPr>
        <w:t xml:space="preserve">, or modified </w:t>
      </w:r>
      <w:proofErr w:type="spellStart"/>
      <w:r w:rsidR="003A454A" w:rsidRPr="00496740">
        <w:rPr>
          <w:rFonts w:ascii="Times New Roman" w:hAnsi="Times New Roman" w:cs="Times New Roman"/>
          <w:sz w:val="24"/>
          <w:szCs w:val="24"/>
        </w:rPr>
        <w:t>Gompertz</w:t>
      </w:r>
      <w:proofErr w:type="spellEnd"/>
      <w:r w:rsidR="003A454A" w:rsidRPr="00496740">
        <w:rPr>
          <w:rFonts w:ascii="Times New Roman" w:hAnsi="Times New Roman" w:cs="Times New Roman"/>
          <w:sz w:val="24"/>
          <w:szCs w:val="24"/>
        </w:rPr>
        <w:t xml:space="preserve"> equations failed to produce estimates with </w:t>
      </w:r>
      <w:r w:rsidR="003A454A" w:rsidRPr="00496740">
        <w:rPr>
          <w:rFonts w:ascii="Times New Roman" w:hAnsi="Times New Roman" w:cs="Times New Roman"/>
          <w:i/>
          <w:sz w:val="24"/>
          <w:szCs w:val="24"/>
        </w:rPr>
        <w:t>r</w:t>
      </w:r>
      <w:r w:rsidR="003A454A" w:rsidRPr="00496740">
        <w:rPr>
          <w:rFonts w:ascii="Times New Roman" w:hAnsi="Times New Roman" w:cs="Times New Roman"/>
          <w:sz w:val="24"/>
          <w:szCs w:val="24"/>
        </w:rPr>
        <w:t xml:space="preserve"> ≥ 0.5</w:t>
      </w:r>
      <w:r w:rsidRPr="00496740">
        <w:rPr>
          <w:rFonts w:ascii="Times New Roman" w:hAnsi="Times New Roman" w:cs="Times New Roman"/>
          <w:sz w:val="24"/>
          <w:szCs w:val="24"/>
        </w:rPr>
        <w:t xml:space="preserve"> and we therefore used </w:t>
      </w:r>
      <w:r w:rsidR="00E7629C" w:rsidRPr="00496740">
        <w:rPr>
          <w:rFonts w:ascii="Times New Roman" w:hAnsi="Times New Roman" w:cs="Times New Roman"/>
          <w:sz w:val="24"/>
          <w:szCs w:val="24"/>
        </w:rPr>
        <w:t>a</w:t>
      </w:r>
      <w:r w:rsidR="00320234" w:rsidRPr="00496740">
        <w:rPr>
          <w:rFonts w:ascii="Times New Roman" w:hAnsi="Times New Roman" w:cs="Times New Roman"/>
          <w:sz w:val="24"/>
          <w:szCs w:val="24"/>
        </w:rPr>
        <w:t xml:space="preserve"> non-parametric</w:t>
      </w:r>
      <w:r w:rsidR="00E7629C" w:rsidRPr="00496740">
        <w:rPr>
          <w:rFonts w:ascii="Times New Roman" w:hAnsi="Times New Roman" w:cs="Times New Roman"/>
          <w:sz w:val="24"/>
          <w:szCs w:val="24"/>
        </w:rPr>
        <w:t xml:space="preserve"> locally-weighted smoothing (LOWESS) function to estimate the following growth parameters: maximum growth rate </w:t>
      </w:r>
      <w:proofErr w:type="spellStart"/>
      <w:r w:rsidR="00E7629C" w:rsidRPr="00496740">
        <w:rPr>
          <w:rFonts w:ascii="Times New Roman" w:hAnsi="Times New Roman" w:cs="Times New Roman"/>
          <w:i/>
          <w:sz w:val="24"/>
          <w:szCs w:val="24"/>
        </w:rPr>
        <w:t>r</w:t>
      </w:r>
      <w:r w:rsidR="00E7629C" w:rsidRPr="00496740">
        <w:rPr>
          <w:rFonts w:ascii="Times New Roman" w:hAnsi="Times New Roman" w:cs="Times New Roman"/>
          <w:i/>
          <w:sz w:val="24"/>
          <w:szCs w:val="24"/>
          <w:vertAlign w:val="subscript"/>
        </w:rPr>
        <w:t>m</w:t>
      </w:r>
      <w:proofErr w:type="spellEnd"/>
      <w:r w:rsidR="00E7629C" w:rsidRPr="00496740">
        <w:rPr>
          <w:rFonts w:ascii="Times New Roman" w:hAnsi="Times New Roman" w:cs="Times New Roman"/>
          <w:sz w:val="24"/>
          <w:szCs w:val="24"/>
        </w:rPr>
        <w:t xml:space="preserve">, lag phase </w:t>
      </w:r>
      <w:r w:rsidR="00E7629C" w:rsidRPr="00496740">
        <w:rPr>
          <w:rFonts w:ascii="Times New Roman" w:hAnsi="Times New Roman" w:cs="Times New Roman"/>
          <w:i/>
          <w:sz w:val="24"/>
          <w:szCs w:val="24"/>
        </w:rPr>
        <w:t>L</w:t>
      </w:r>
      <w:r w:rsidR="00E7629C" w:rsidRPr="00496740">
        <w:rPr>
          <w:rFonts w:ascii="Times New Roman" w:hAnsi="Times New Roman" w:cs="Times New Roman"/>
          <w:sz w:val="24"/>
          <w:szCs w:val="24"/>
        </w:rPr>
        <w:t xml:space="preserve">, and maximum yield </w:t>
      </w:r>
      <w:r w:rsidR="00E7629C" w:rsidRPr="00496740">
        <w:rPr>
          <w:rFonts w:ascii="Times New Roman" w:hAnsi="Times New Roman" w:cs="Times New Roman"/>
          <w:i/>
          <w:sz w:val="24"/>
          <w:szCs w:val="24"/>
        </w:rPr>
        <w:t>K</w:t>
      </w:r>
      <w:r w:rsidR="00E7629C" w:rsidRPr="00496740">
        <w:rPr>
          <w:rFonts w:ascii="Times New Roman" w:hAnsi="Times New Roman" w:cs="Times New Roman"/>
          <w:sz w:val="24"/>
          <w:szCs w:val="24"/>
        </w:rPr>
        <w:t>. Lag phase represents the period in unit</w:t>
      </w:r>
      <w:r w:rsidR="00786C21" w:rsidRPr="00496740">
        <w:rPr>
          <w:rFonts w:ascii="Times New Roman" w:hAnsi="Times New Roman" w:cs="Times New Roman"/>
          <w:sz w:val="24"/>
          <w:szCs w:val="24"/>
        </w:rPr>
        <w:t>s</w:t>
      </w:r>
      <w:r w:rsidR="00E7629C" w:rsidRPr="00496740">
        <w:rPr>
          <w:rFonts w:ascii="Times New Roman" w:hAnsi="Times New Roman" w:cs="Times New Roman"/>
          <w:sz w:val="24"/>
          <w:szCs w:val="24"/>
        </w:rPr>
        <w:t xml:space="preserve"> of time (minutes) prior to </w:t>
      </w:r>
      <w:r w:rsidR="00786C21" w:rsidRPr="00496740">
        <w:rPr>
          <w:rFonts w:ascii="Times New Roman" w:hAnsi="Times New Roman" w:cs="Times New Roman"/>
          <w:sz w:val="24"/>
          <w:szCs w:val="24"/>
        </w:rPr>
        <w:t>initiation of</w:t>
      </w:r>
      <w:r w:rsidR="00E7629C" w:rsidRPr="00496740">
        <w:rPr>
          <w:rFonts w:ascii="Times New Roman" w:hAnsi="Times New Roman" w:cs="Times New Roman"/>
          <w:sz w:val="24"/>
          <w:szCs w:val="24"/>
        </w:rPr>
        <w:t xml:space="preserve"> </w:t>
      </w:r>
      <w:r w:rsidR="00786C21" w:rsidRPr="00496740">
        <w:rPr>
          <w:rFonts w:ascii="Times New Roman" w:hAnsi="Times New Roman" w:cs="Times New Roman"/>
          <w:sz w:val="24"/>
          <w:szCs w:val="24"/>
        </w:rPr>
        <w:t xml:space="preserve">exponential </w:t>
      </w:r>
      <w:r w:rsidR="00785609" w:rsidRPr="00496740">
        <w:rPr>
          <w:rFonts w:ascii="Times New Roman" w:hAnsi="Times New Roman" w:cs="Times New Roman"/>
          <w:sz w:val="24"/>
          <w:szCs w:val="24"/>
        </w:rPr>
        <w:t xml:space="preserve">growth, while </w:t>
      </w:r>
      <w:r w:rsidR="00785609" w:rsidRPr="00496740">
        <w:rPr>
          <w:rFonts w:ascii="Times New Roman" w:hAnsi="Times New Roman" w:cs="Times New Roman"/>
          <w:i/>
          <w:sz w:val="24"/>
          <w:szCs w:val="24"/>
        </w:rPr>
        <w:t>K</w:t>
      </w:r>
      <w:r w:rsidR="00785609" w:rsidRPr="00496740">
        <w:rPr>
          <w:rFonts w:ascii="Times New Roman" w:hAnsi="Times New Roman" w:cs="Times New Roman"/>
          <w:sz w:val="24"/>
          <w:szCs w:val="24"/>
        </w:rPr>
        <w:t xml:space="preserve"> is the</w:t>
      </w:r>
      <w:r w:rsidR="008E652A" w:rsidRPr="00496740">
        <w:rPr>
          <w:rFonts w:ascii="Times New Roman" w:hAnsi="Times New Roman" w:cs="Times New Roman"/>
          <w:sz w:val="24"/>
          <w:szCs w:val="24"/>
        </w:rPr>
        <w:t xml:space="preserve"> maximum</w:t>
      </w:r>
      <w:r w:rsidR="00785609" w:rsidRPr="00496740">
        <w:rPr>
          <w:rFonts w:ascii="Times New Roman" w:hAnsi="Times New Roman" w:cs="Times New Roman"/>
          <w:sz w:val="24"/>
          <w:szCs w:val="24"/>
        </w:rPr>
        <w:t xml:space="preserve"> OD</w:t>
      </w:r>
      <w:r w:rsidR="00785609" w:rsidRPr="00496740">
        <w:rPr>
          <w:rFonts w:ascii="Times New Roman" w:hAnsi="Times New Roman" w:cs="Times New Roman"/>
          <w:sz w:val="24"/>
          <w:szCs w:val="24"/>
          <w:vertAlign w:val="subscript"/>
        </w:rPr>
        <w:t>600</w:t>
      </w:r>
      <w:r w:rsidR="00785609" w:rsidRPr="00496740">
        <w:rPr>
          <w:rFonts w:ascii="Times New Roman" w:hAnsi="Times New Roman" w:cs="Times New Roman"/>
          <w:sz w:val="24"/>
          <w:szCs w:val="24"/>
        </w:rPr>
        <w:t xml:space="preserve"> </w:t>
      </w:r>
      <w:r w:rsidR="007D4760" w:rsidRPr="00496740">
        <w:rPr>
          <w:rFonts w:ascii="Times New Roman" w:hAnsi="Times New Roman" w:cs="Times New Roman"/>
          <w:sz w:val="24"/>
          <w:szCs w:val="24"/>
        </w:rPr>
        <w:t xml:space="preserve">attained </w:t>
      </w:r>
      <w:r w:rsidR="00785609" w:rsidRPr="00496740">
        <w:rPr>
          <w:rFonts w:ascii="Times New Roman" w:hAnsi="Times New Roman" w:cs="Times New Roman"/>
          <w:sz w:val="24"/>
          <w:szCs w:val="24"/>
        </w:rPr>
        <w:t>during the 60 h of growth.</w:t>
      </w:r>
      <w:r w:rsidR="00B724F7" w:rsidRPr="00496740">
        <w:rPr>
          <w:rFonts w:ascii="Times New Roman" w:hAnsi="Times New Roman" w:cs="Times New Roman"/>
          <w:sz w:val="24"/>
          <w:szCs w:val="24"/>
        </w:rPr>
        <w:t xml:space="preserve"> The growth curve of a few long lag-phased strains never leveled off (</w:t>
      </w:r>
      <w:r w:rsidR="002F45EB" w:rsidRPr="00496740">
        <w:rPr>
          <w:rFonts w:ascii="Times New Roman" w:hAnsi="Times New Roman" w:cs="Times New Roman"/>
          <w:sz w:val="24"/>
          <w:szCs w:val="24"/>
        </w:rPr>
        <w:t>Fig.</w:t>
      </w:r>
      <w:r w:rsidR="00B724F7" w:rsidRPr="00496740">
        <w:rPr>
          <w:rFonts w:ascii="Times New Roman" w:hAnsi="Times New Roman" w:cs="Times New Roman"/>
          <w:sz w:val="24"/>
          <w:szCs w:val="24"/>
        </w:rPr>
        <w:t xml:space="preserve"> S1</w:t>
      </w:r>
      <w:r w:rsidR="00625C25" w:rsidRPr="00496740">
        <w:rPr>
          <w:rFonts w:ascii="Times New Roman" w:hAnsi="Times New Roman" w:cs="Times New Roman"/>
          <w:sz w:val="24"/>
          <w:szCs w:val="24"/>
        </w:rPr>
        <w:t>, e.g.</w:t>
      </w:r>
      <w:r w:rsidR="00CC3E68" w:rsidRPr="00496740">
        <w:rPr>
          <w:rFonts w:ascii="Times New Roman" w:hAnsi="Times New Roman" w:cs="Times New Roman"/>
          <w:sz w:val="24"/>
          <w:szCs w:val="24"/>
        </w:rPr>
        <w:t xml:space="preserve"> strain 17A</w:t>
      </w:r>
      <w:r w:rsidR="00B724F7" w:rsidRPr="00496740">
        <w:rPr>
          <w:rFonts w:ascii="Times New Roman" w:hAnsi="Times New Roman" w:cs="Times New Roman"/>
          <w:sz w:val="24"/>
          <w:szCs w:val="24"/>
        </w:rPr>
        <w:t>), and in these cases the final OD</w:t>
      </w:r>
      <w:r w:rsidR="00B724F7" w:rsidRPr="00496740">
        <w:rPr>
          <w:rFonts w:ascii="Times New Roman" w:hAnsi="Times New Roman" w:cs="Times New Roman"/>
          <w:sz w:val="24"/>
          <w:szCs w:val="24"/>
          <w:vertAlign w:val="subscript"/>
        </w:rPr>
        <w:t>600</w:t>
      </w:r>
      <w:r w:rsidR="00B724F7" w:rsidRPr="00496740">
        <w:rPr>
          <w:rFonts w:ascii="Times New Roman" w:hAnsi="Times New Roman" w:cs="Times New Roman"/>
          <w:sz w:val="24"/>
          <w:szCs w:val="24"/>
        </w:rPr>
        <w:t xml:space="preserve"> measurement</w:t>
      </w:r>
      <w:r w:rsidR="00B724F7" w:rsidRPr="00496740">
        <w:rPr>
          <w:rFonts w:ascii="Times New Roman" w:hAnsi="Times New Roman" w:cs="Times New Roman"/>
          <w:i/>
          <w:sz w:val="24"/>
          <w:szCs w:val="24"/>
        </w:rPr>
        <w:t xml:space="preserve"> </w:t>
      </w:r>
      <w:r w:rsidR="00B724F7" w:rsidRPr="00496740">
        <w:rPr>
          <w:rFonts w:ascii="Times New Roman" w:hAnsi="Times New Roman" w:cs="Times New Roman"/>
          <w:sz w:val="24"/>
          <w:szCs w:val="24"/>
        </w:rPr>
        <w:t xml:space="preserve">was taken as the value of </w:t>
      </w:r>
      <w:r w:rsidR="00B724F7" w:rsidRPr="00496740">
        <w:rPr>
          <w:rFonts w:ascii="Times New Roman" w:hAnsi="Times New Roman" w:cs="Times New Roman"/>
          <w:i/>
          <w:sz w:val="24"/>
          <w:szCs w:val="24"/>
        </w:rPr>
        <w:t>K.</w:t>
      </w:r>
      <w:r w:rsidR="00FD03BB" w:rsidRPr="00496740">
        <w:rPr>
          <w:rFonts w:ascii="Times New Roman" w:hAnsi="Times New Roman" w:cs="Times New Roman"/>
          <w:sz w:val="24"/>
          <w:szCs w:val="24"/>
        </w:rPr>
        <w:t xml:space="preserve"> In cases where the growth trajectory </w:t>
      </w:r>
      <w:r w:rsidR="00F27DCB" w:rsidRPr="00496740">
        <w:rPr>
          <w:rFonts w:ascii="Times New Roman" w:hAnsi="Times New Roman" w:cs="Times New Roman"/>
          <w:sz w:val="24"/>
          <w:szCs w:val="24"/>
        </w:rPr>
        <w:t xml:space="preserve">of strains </w:t>
      </w:r>
      <w:r w:rsidR="00FD03BB" w:rsidRPr="00496740">
        <w:rPr>
          <w:rFonts w:ascii="Times New Roman" w:hAnsi="Times New Roman" w:cs="Times New Roman"/>
          <w:sz w:val="24"/>
          <w:szCs w:val="24"/>
        </w:rPr>
        <w:t xml:space="preserve">exhibited </w:t>
      </w:r>
      <w:r w:rsidR="00660E22" w:rsidRPr="00496740">
        <w:rPr>
          <w:rFonts w:ascii="Times New Roman" w:hAnsi="Times New Roman" w:cs="Times New Roman"/>
          <w:sz w:val="24"/>
          <w:szCs w:val="24"/>
        </w:rPr>
        <w:t xml:space="preserve">multiple humps, indicative of </w:t>
      </w:r>
      <w:r w:rsidR="00CF14CA" w:rsidRPr="00496740">
        <w:rPr>
          <w:rFonts w:ascii="Times New Roman" w:hAnsi="Times New Roman" w:cs="Times New Roman"/>
          <w:sz w:val="24"/>
          <w:szCs w:val="24"/>
        </w:rPr>
        <w:lastRenderedPageBreak/>
        <w:t>intermediate lags between</w:t>
      </w:r>
      <w:r w:rsidR="00660E22" w:rsidRPr="00496740">
        <w:rPr>
          <w:rFonts w:ascii="Times New Roman" w:hAnsi="Times New Roman" w:cs="Times New Roman"/>
          <w:sz w:val="24"/>
          <w:szCs w:val="24"/>
        </w:rPr>
        <w:t xml:space="preserve"> exponential phases</w:t>
      </w:r>
      <w:r w:rsidR="00FD03BB" w:rsidRPr="00496740">
        <w:rPr>
          <w:rFonts w:ascii="Times New Roman" w:hAnsi="Times New Roman" w:cs="Times New Roman"/>
          <w:sz w:val="24"/>
          <w:szCs w:val="24"/>
        </w:rPr>
        <w:t xml:space="preserve">, we captured the </w:t>
      </w:r>
      <w:proofErr w:type="spellStart"/>
      <w:r w:rsidR="00FD03BB" w:rsidRPr="00496740">
        <w:rPr>
          <w:rFonts w:ascii="Times New Roman" w:hAnsi="Times New Roman" w:cs="Times New Roman"/>
          <w:i/>
          <w:sz w:val="24"/>
          <w:szCs w:val="24"/>
        </w:rPr>
        <w:t>r</w:t>
      </w:r>
      <w:r w:rsidR="00FD03BB" w:rsidRPr="00496740">
        <w:rPr>
          <w:rFonts w:ascii="Times New Roman" w:hAnsi="Times New Roman" w:cs="Times New Roman"/>
          <w:i/>
          <w:sz w:val="24"/>
          <w:szCs w:val="24"/>
          <w:vertAlign w:val="subscript"/>
        </w:rPr>
        <w:t>m</w:t>
      </w:r>
      <w:proofErr w:type="spellEnd"/>
      <w:r w:rsidR="00FD03BB" w:rsidRPr="00496740">
        <w:rPr>
          <w:rFonts w:ascii="Times New Roman" w:hAnsi="Times New Roman" w:cs="Times New Roman"/>
          <w:sz w:val="24"/>
          <w:szCs w:val="24"/>
        </w:rPr>
        <w:t xml:space="preserve"> corresponding to the initial phase of </w:t>
      </w:r>
      <w:r w:rsidR="00CF14CA" w:rsidRPr="00496740">
        <w:rPr>
          <w:rFonts w:ascii="Times New Roman" w:hAnsi="Times New Roman" w:cs="Times New Roman"/>
          <w:sz w:val="24"/>
          <w:szCs w:val="24"/>
        </w:rPr>
        <w:t xml:space="preserve">such </w:t>
      </w:r>
      <w:r w:rsidR="00FD03BB" w:rsidRPr="00496740">
        <w:rPr>
          <w:rFonts w:ascii="Times New Roman" w:hAnsi="Times New Roman" w:cs="Times New Roman"/>
          <w:sz w:val="24"/>
          <w:szCs w:val="24"/>
        </w:rPr>
        <w:t>sustained growth (</w:t>
      </w:r>
      <w:r w:rsidR="00625C25" w:rsidRPr="00496740">
        <w:rPr>
          <w:rFonts w:ascii="Times New Roman" w:hAnsi="Times New Roman" w:cs="Times New Roman"/>
          <w:sz w:val="24"/>
          <w:szCs w:val="24"/>
        </w:rPr>
        <w:t xml:space="preserve">e.g. </w:t>
      </w:r>
      <w:r w:rsidR="00CC3E68" w:rsidRPr="00496740">
        <w:rPr>
          <w:rFonts w:ascii="Times New Roman" w:hAnsi="Times New Roman" w:cs="Times New Roman"/>
          <w:sz w:val="24"/>
          <w:szCs w:val="24"/>
        </w:rPr>
        <w:t>strain 20A</w:t>
      </w:r>
      <w:r w:rsidR="00B406C4" w:rsidRPr="00496740">
        <w:rPr>
          <w:rFonts w:ascii="Times New Roman" w:hAnsi="Times New Roman" w:cs="Times New Roman"/>
          <w:sz w:val="24"/>
          <w:szCs w:val="24"/>
        </w:rPr>
        <w:t>; Fig. S1</w:t>
      </w:r>
      <w:r w:rsidR="00FD03BB" w:rsidRPr="00496740">
        <w:rPr>
          <w:rFonts w:ascii="Times New Roman" w:hAnsi="Times New Roman" w:cs="Times New Roman"/>
          <w:sz w:val="24"/>
          <w:szCs w:val="24"/>
        </w:rPr>
        <w:t>)</w:t>
      </w:r>
      <w:r w:rsidR="00103623" w:rsidRPr="00496740">
        <w:rPr>
          <w:rFonts w:ascii="Times New Roman" w:hAnsi="Times New Roman" w:cs="Times New Roman"/>
          <w:sz w:val="24"/>
          <w:szCs w:val="24"/>
        </w:rPr>
        <w:t>.</w:t>
      </w:r>
    </w:p>
    <w:p w14:paraId="5CDDBA9B" w14:textId="77777777" w:rsidR="00FA07FA" w:rsidRPr="00496740" w:rsidRDefault="00FA07FA" w:rsidP="00301BA0">
      <w:pPr>
        <w:spacing w:line="276" w:lineRule="auto"/>
        <w:outlineLvl w:val="0"/>
        <w:rPr>
          <w:rFonts w:ascii="Times New Roman" w:hAnsi="Times New Roman" w:cs="Times New Roman"/>
          <w:b/>
          <w:sz w:val="24"/>
          <w:szCs w:val="24"/>
        </w:rPr>
      </w:pPr>
      <w:r w:rsidRPr="00496740">
        <w:rPr>
          <w:rFonts w:ascii="Times New Roman" w:hAnsi="Times New Roman" w:cs="Times New Roman"/>
          <w:b/>
          <w:sz w:val="24"/>
          <w:szCs w:val="24"/>
        </w:rPr>
        <w:t>Competition assays</w:t>
      </w:r>
    </w:p>
    <w:p w14:paraId="414CBD3A" w14:textId="3CA8E0B1" w:rsidR="00FA07FA" w:rsidRPr="00496740" w:rsidRDefault="007853FA" w:rsidP="00301BA0">
      <w:pPr>
        <w:spacing w:line="276" w:lineRule="auto"/>
        <w:rPr>
          <w:rFonts w:ascii="Times New Roman" w:hAnsi="Times New Roman" w:cs="Times New Roman"/>
          <w:sz w:val="24"/>
          <w:szCs w:val="24"/>
        </w:rPr>
      </w:pPr>
      <w:r w:rsidRPr="00496740">
        <w:rPr>
          <w:rFonts w:ascii="Times New Roman" w:hAnsi="Times New Roman" w:cs="Times New Roman"/>
          <w:sz w:val="24"/>
          <w:szCs w:val="24"/>
        </w:rPr>
        <w:t xml:space="preserve">Pairwise high-density competition assays were conducted on plates (100 mm diameter petri dishes) with a 1x MM and 1% agar substrate, covered with </w:t>
      </w:r>
      <w:r w:rsidR="001C0971">
        <w:rPr>
          <w:rFonts w:ascii="Times New Roman" w:hAnsi="Times New Roman" w:cs="Times New Roman"/>
          <w:sz w:val="24"/>
          <w:szCs w:val="24"/>
        </w:rPr>
        <w:t xml:space="preserve">4 ml of 1x MM in 0.5% agar </w:t>
      </w:r>
      <w:r w:rsidRPr="00496740">
        <w:rPr>
          <w:rFonts w:ascii="Times New Roman" w:hAnsi="Times New Roman" w:cs="Times New Roman"/>
          <w:sz w:val="24"/>
          <w:szCs w:val="24"/>
        </w:rPr>
        <w:t xml:space="preserve">overlays containing </w:t>
      </w:r>
      <w:r w:rsidR="007E69EC" w:rsidRPr="00496740">
        <w:rPr>
          <w:rFonts w:ascii="Times New Roman" w:hAnsi="Times New Roman" w:cs="Times New Roman"/>
          <w:sz w:val="24"/>
          <w:szCs w:val="24"/>
        </w:rPr>
        <w:t xml:space="preserve">a bacterial suspension of each </w:t>
      </w:r>
      <w:r w:rsidRPr="00496740">
        <w:rPr>
          <w:rFonts w:ascii="Times New Roman" w:hAnsi="Times New Roman" w:cs="Times New Roman"/>
          <w:sz w:val="24"/>
          <w:szCs w:val="24"/>
        </w:rPr>
        <w:t>res</w:t>
      </w:r>
      <w:r w:rsidR="007E69EC" w:rsidRPr="00496740">
        <w:rPr>
          <w:rFonts w:ascii="Times New Roman" w:hAnsi="Times New Roman" w:cs="Times New Roman"/>
          <w:sz w:val="24"/>
          <w:szCs w:val="24"/>
        </w:rPr>
        <w:t>ident</w:t>
      </w:r>
      <w:r w:rsidRPr="00496740">
        <w:rPr>
          <w:rFonts w:ascii="Times New Roman" w:hAnsi="Times New Roman" w:cs="Times New Roman"/>
          <w:sz w:val="24"/>
          <w:szCs w:val="24"/>
        </w:rPr>
        <w:t xml:space="preserve"> strain inoculated at an initial density of </w:t>
      </w:r>
      <w:r w:rsidR="004E7ADC" w:rsidRPr="00496740">
        <w:rPr>
          <w:rFonts w:ascii="Times New Roman" w:hAnsi="Times New Roman" w:cs="Times New Roman"/>
          <w:sz w:val="24"/>
          <w:szCs w:val="24"/>
        </w:rPr>
        <w:t>5x10</w:t>
      </w:r>
      <w:r w:rsidR="004E7ADC" w:rsidRPr="00496740">
        <w:rPr>
          <w:rFonts w:ascii="Times New Roman" w:hAnsi="Times New Roman" w:cs="Times New Roman"/>
          <w:sz w:val="24"/>
          <w:szCs w:val="24"/>
          <w:vertAlign w:val="superscript"/>
        </w:rPr>
        <w:t>5</w:t>
      </w:r>
      <w:r w:rsidR="001C0971">
        <w:rPr>
          <w:rFonts w:ascii="Times New Roman" w:hAnsi="Times New Roman" w:cs="Times New Roman"/>
          <w:sz w:val="24"/>
          <w:szCs w:val="24"/>
        </w:rPr>
        <w:t>•</w:t>
      </w:r>
      <w:r w:rsidR="004E7ADC" w:rsidRPr="00496740">
        <w:rPr>
          <w:rFonts w:ascii="Times New Roman" w:hAnsi="Times New Roman" w:cs="Times New Roman"/>
          <w:sz w:val="24"/>
          <w:szCs w:val="24"/>
        </w:rPr>
        <w:t>ml</w:t>
      </w:r>
      <w:r w:rsidR="001C0971" w:rsidRPr="001C0971">
        <w:rPr>
          <w:rFonts w:ascii="Times New Roman" w:hAnsi="Times New Roman" w:cs="Times New Roman"/>
          <w:sz w:val="24"/>
          <w:szCs w:val="24"/>
          <w:vertAlign w:val="superscript"/>
        </w:rPr>
        <w:t>-1</w:t>
      </w:r>
      <w:r w:rsidR="004E7ADC" w:rsidRPr="00496740">
        <w:rPr>
          <w:rFonts w:ascii="Times New Roman" w:hAnsi="Times New Roman" w:cs="Times New Roman"/>
          <w:sz w:val="24"/>
          <w:szCs w:val="24"/>
        </w:rPr>
        <w:t xml:space="preserve">. </w:t>
      </w:r>
      <w:r w:rsidR="00955995" w:rsidRPr="00496740">
        <w:rPr>
          <w:rFonts w:ascii="Times New Roman" w:hAnsi="Times New Roman" w:cs="Times New Roman"/>
          <w:sz w:val="24"/>
          <w:szCs w:val="24"/>
        </w:rPr>
        <w:t xml:space="preserve">Soft agar was cooled to </w:t>
      </w:r>
      <w:r w:rsidR="00A207A2" w:rsidRPr="00496740">
        <w:rPr>
          <w:rFonts w:ascii="Times New Roman" w:hAnsi="Times New Roman" w:cs="Times New Roman"/>
          <w:sz w:val="24"/>
          <w:szCs w:val="24"/>
        </w:rPr>
        <w:t xml:space="preserve">approximately </w:t>
      </w:r>
      <w:r w:rsidR="00955995" w:rsidRPr="00496740">
        <w:rPr>
          <w:rFonts w:ascii="Times New Roman" w:hAnsi="Times New Roman" w:cs="Times New Roman"/>
          <w:sz w:val="24"/>
          <w:szCs w:val="24"/>
        </w:rPr>
        <w:t xml:space="preserve">42 °C prior to inoculation with </w:t>
      </w:r>
      <w:r w:rsidR="00A207A2" w:rsidRPr="00496740">
        <w:rPr>
          <w:rFonts w:ascii="Times New Roman" w:hAnsi="Times New Roman" w:cs="Times New Roman"/>
          <w:sz w:val="24"/>
          <w:szCs w:val="24"/>
        </w:rPr>
        <w:t>each resident strain, and all soft agar pours were a</w:t>
      </w:r>
      <w:r w:rsidR="00955995" w:rsidRPr="00496740">
        <w:rPr>
          <w:rFonts w:ascii="Times New Roman" w:hAnsi="Times New Roman" w:cs="Times New Roman"/>
          <w:sz w:val="24"/>
          <w:szCs w:val="24"/>
        </w:rPr>
        <w:t>llowed to dry for 20 minutes</w:t>
      </w:r>
      <w:r w:rsidR="008A6858" w:rsidRPr="00496740">
        <w:rPr>
          <w:rFonts w:ascii="Times New Roman" w:hAnsi="Times New Roman" w:cs="Times New Roman"/>
          <w:sz w:val="24"/>
          <w:szCs w:val="24"/>
        </w:rPr>
        <w:t xml:space="preserve">. </w:t>
      </w:r>
      <w:r w:rsidR="00955995" w:rsidRPr="00496740">
        <w:rPr>
          <w:rFonts w:ascii="Times New Roman" w:hAnsi="Times New Roman" w:cs="Times New Roman"/>
          <w:sz w:val="24"/>
          <w:szCs w:val="24"/>
        </w:rPr>
        <w:t xml:space="preserve">Suspensions of each of the 40 invader strains were </w:t>
      </w:r>
      <w:r w:rsidR="008A6858" w:rsidRPr="00496740">
        <w:rPr>
          <w:rFonts w:ascii="Times New Roman" w:hAnsi="Times New Roman" w:cs="Times New Roman"/>
          <w:sz w:val="24"/>
          <w:szCs w:val="24"/>
        </w:rPr>
        <w:t xml:space="preserve">then </w:t>
      </w:r>
      <w:r w:rsidR="00955995" w:rsidRPr="00496740">
        <w:rPr>
          <w:rFonts w:ascii="Times New Roman" w:hAnsi="Times New Roman" w:cs="Times New Roman"/>
          <w:sz w:val="24"/>
          <w:szCs w:val="24"/>
        </w:rPr>
        <w:t xml:space="preserve">spotted at the same concentration in 4 µL aliquots spaced every 0.5 cm in parallel rows using an </w:t>
      </w:r>
      <w:r w:rsidR="002A7D57" w:rsidRPr="00496740">
        <w:rPr>
          <w:rFonts w:ascii="Times New Roman" w:hAnsi="Times New Roman" w:cs="Times New Roman"/>
          <w:sz w:val="24"/>
          <w:szCs w:val="24"/>
        </w:rPr>
        <w:t xml:space="preserve">8-channel </w:t>
      </w:r>
      <w:proofErr w:type="spellStart"/>
      <w:r w:rsidR="002A7D57" w:rsidRPr="00496740">
        <w:rPr>
          <w:rFonts w:ascii="Times New Roman" w:hAnsi="Times New Roman" w:cs="Times New Roman"/>
          <w:sz w:val="24"/>
          <w:szCs w:val="24"/>
        </w:rPr>
        <w:t>pipettor</w:t>
      </w:r>
      <w:proofErr w:type="spellEnd"/>
      <w:r w:rsidR="002A7D57" w:rsidRPr="00496740">
        <w:rPr>
          <w:rFonts w:ascii="Times New Roman" w:hAnsi="Times New Roman" w:cs="Times New Roman"/>
          <w:sz w:val="24"/>
          <w:szCs w:val="24"/>
        </w:rPr>
        <w:t>. Plates were incubated face up for 12 h, followed by face down incubation at 28 °C for 10</w:t>
      </w:r>
      <w:r w:rsidR="00E73507" w:rsidRPr="00496740">
        <w:rPr>
          <w:rFonts w:ascii="Times New Roman" w:hAnsi="Times New Roman" w:cs="Times New Roman"/>
          <w:sz w:val="24"/>
          <w:szCs w:val="24"/>
        </w:rPr>
        <w:t xml:space="preserve"> </w:t>
      </w:r>
      <w:r w:rsidR="002A7D57" w:rsidRPr="00496740">
        <w:rPr>
          <w:rFonts w:ascii="Times New Roman" w:hAnsi="Times New Roman" w:cs="Times New Roman"/>
          <w:sz w:val="24"/>
          <w:szCs w:val="24"/>
        </w:rPr>
        <w:t xml:space="preserve">days. </w:t>
      </w:r>
      <w:proofErr w:type="spellStart"/>
      <w:r w:rsidR="00333781" w:rsidRPr="00496740">
        <w:rPr>
          <w:rFonts w:ascii="Times New Roman" w:hAnsi="Times New Roman" w:cs="Times New Roman"/>
          <w:sz w:val="24"/>
          <w:szCs w:val="24"/>
        </w:rPr>
        <w:t>Megacolony</w:t>
      </w:r>
      <w:proofErr w:type="spellEnd"/>
      <w:r w:rsidR="00575848" w:rsidRPr="00496740">
        <w:rPr>
          <w:rFonts w:ascii="Times New Roman" w:hAnsi="Times New Roman" w:cs="Times New Roman"/>
          <w:sz w:val="24"/>
          <w:szCs w:val="24"/>
        </w:rPr>
        <w:t xml:space="preserve"> spots</w:t>
      </w:r>
      <w:r w:rsidR="002A7D57" w:rsidRPr="00496740">
        <w:rPr>
          <w:rFonts w:ascii="Times New Roman" w:hAnsi="Times New Roman" w:cs="Times New Roman"/>
          <w:sz w:val="24"/>
          <w:szCs w:val="24"/>
        </w:rPr>
        <w:t xml:space="preserve"> were scored for growth on days 1, 3, 5, 8, and 10. Data used for the fol</w:t>
      </w:r>
      <w:r w:rsidR="00F305B7">
        <w:rPr>
          <w:rFonts w:ascii="Times New Roman" w:hAnsi="Times New Roman" w:cs="Times New Roman"/>
          <w:sz w:val="24"/>
          <w:szCs w:val="24"/>
        </w:rPr>
        <w:t>lowing analyses are from day 10, by which time all interactions dynamics had leveled off</w:t>
      </w:r>
      <w:r w:rsidR="00421FF8" w:rsidRPr="00496740">
        <w:rPr>
          <w:rFonts w:ascii="Times New Roman" w:hAnsi="Times New Roman" w:cs="Times New Roman"/>
          <w:sz w:val="24"/>
          <w:szCs w:val="24"/>
        </w:rPr>
        <w:t>.</w:t>
      </w:r>
    </w:p>
    <w:p w14:paraId="007A175C" w14:textId="20553D4A" w:rsidR="002E73F7" w:rsidRPr="00496740" w:rsidRDefault="00E20AA5" w:rsidP="00301BA0">
      <w:pPr>
        <w:spacing w:line="276" w:lineRule="auto"/>
        <w:rPr>
          <w:rFonts w:ascii="Times New Roman" w:hAnsi="Times New Roman" w:cs="Times New Roman"/>
          <w:sz w:val="24"/>
          <w:szCs w:val="24"/>
        </w:rPr>
      </w:pPr>
      <w:r>
        <w:rPr>
          <w:rFonts w:ascii="Times New Roman" w:hAnsi="Times New Roman" w:cs="Times New Roman"/>
          <w:sz w:val="24"/>
          <w:szCs w:val="24"/>
        </w:rPr>
        <w:tab/>
      </w:r>
      <w:r w:rsidR="00575848" w:rsidRPr="00496740">
        <w:rPr>
          <w:rFonts w:ascii="Times New Roman" w:hAnsi="Times New Roman" w:cs="Times New Roman"/>
          <w:sz w:val="24"/>
          <w:szCs w:val="24"/>
        </w:rPr>
        <w:t xml:space="preserve">Growth was scored in three </w:t>
      </w:r>
      <w:r w:rsidR="009A3EFD">
        <w:rPr>
          <w:rFonts w:ascii="Times New Roman" w:hAnsi="Times New Roman" w:cs="Times New Roman"/>
          <w:sz w:val="24"/>
          <w:szCs w:val="24"/>
        </w:rPr>
        <w:t xml:space="preserve">discrete </w:t>
      </w:r>
      <w:r w:rsidR="00575848" w:rsidRPr="00496740">
        <w:rPr>
          <w:rFonts w:ascii="Times New Roman" w:hAnsi="Times New Roman" w:cs="Times New Roman"/>
          <w:sz w:val="24"/>
          <w:szCs w:val="24"/>
        </w:rPr>
        <w:t xml:space="preserve">categories: </w:t>
      </w:r>
      <w:r w:rsidR="005A7E0A" w:rsidRPr="00496740">
        <w:rPr>
          <w:rFonts w:ascii="Times New Roman" w:hAnsi="Times New Roman" w:cs="Times New Roman"/>
          <w:sz w:val="24"/>
          <w:szCs w:val="24"/>
        </w:rPr>
        <w:t>‘</w:t>
      </w:r>
      <w:r w:rsidR="00575848" w:rsidRPr="00496740">
        <w:rPr>
          <w:rFonts w:ascii="Times New Roman" w:hAnsi="Times New Roman" w:cs="Times New Roman"/>
          <w:sz w:val="24"/>
          <w:szCs w:val="24"/>
        </w:rPr>
        <w:t>0</w:t>
      </w:r>
      <w:r w:rsidR="005A7E0A" w:rsidRPr="00496740">
        <w:rPr>
          <w:rFonts w:ascii="Times New Roman" w:hAnsi="Times New Roman" w:cs="Times New Roman"/>
          <w:sz w:val="24"/>
          <w:szCs w:val="24"/>
        </w:rPr>
        <w:t>’</w:t>
      </w:r>
      <w:r w:rsidR="00575848" w:rsidRPr="00496740">
        <w:rPr>
          <w:rFonts w:ascii="Times New Roman" w:hAnsi="Times New Roman" w:cs="Times New Roman"/>
          <w:sz w:val="24"/>
          <w:szCs w:val="24"/>
        </w:rPr>
        <w:t xml:space="preserve"> for no visible growth of the invader above a negative control spot containing MM alone; </w:t>
      </w:r>
      <w:r w:rsidR="005A7E0A" w:rsidRPr="00496740">
        <w:rPr>
          <w:rFonts w:ascii="Times New Roman" w:hAnsi="Times New Roman" w:cs="Times New Roman"/>
          <w:sz w:val="24"/>
          <w:szCs w:val="24"/>
        </w:rPr>
        <w:t>‘</w:t>
      </w:r>
      <w:r w:rsidR="006B3333" w:rsidRPr="00496740">
        <w:rPr>
          <w:rFonts w:ascii="Times New Roman" w:hAnsi="Times New Roman" w:cs="Times New Roman"/>
          <w:sz w:val="24"/>
          <w:szCs w:val="24"/>
        </w:rPr>
        <w:t>0.5</w:t>
      </w:r>
      <w:r w:rsidR="005A7E0A" w:rsidRPr="00496740">
        <w:rPr>
          <w:rFonts w:ascii="Times New Roman" w:hAnsi="Times New Roman" w:cs="Times New Roman"/>
          <w:sz w:val="24"/>
          <w:szCs w:val="24"/>
        </w:rPr>
        <w:t>’</w:t>
      </w:r>
      <w:r w:rsidR="00575848" w:rsidRPr="00496740">
        <w:rPr>
          <w:rFonts w:ascii="Times New Roman" w:hAnsi="Times New Roman" w:cs="Times New Roman"/>
          <w:sz w:val="24"/>
          <w:szCs w:val="24"/>
        </w:rPr>
        <w:t xml:space="preserve"> for </w:t>
      </w:r>
      <w:r w:rsidR="005A7E0A" w:rsidRPr="00496740">
        <w:rPr>
          <w:rFonts w:ascii="Times New Roman" w:hAnsi="Times New Roman" w:cs="Times New Roman"/>
          <w:sz w:val="24"/>
          <w:szCs w:val="24"/>
        </w:rPr>
        <w:t xml:space="preserve">a </w:t>
      </w:r>
      <w:r w:rsidR="00A96CBD">
        <w:rPr>
          <w:rFonts w:ascii="Times New Roman" w:hAnsi="Times New Roman" w:cs="Times New Roman"/>
          <w:sz w:val="24"/>
          <w:szCs w:val="24"/>
        </w:rPr>
        <w:t>largely translucent</w:t>
      </w:r>
      <w:r w:rsidR="00575848" w:rsidRPr="00496740">
        <w:rPr>
          <w:rFonts w:ascii="Times New Roman" w:hAnsi="Times New Roman" w:cs="Times New Roman"/>
          <w:sz w:val="24"/>
          <w:szCs w:val="24"/>
        </w:rPr>
        <w:t xml:space="preserve"> </w:t>
      </w:r>
      <w:proofErr w:type="spellStart"/>
      <w:r w:rsidR="00A96CBD">
        <w:rPr>
          <w:rFonts w:ascii="Times New Roman" w:hAnsi="Times New Roman" w:cs="Times New Roman"/>
          <w:sz w:val="24"/>
          <w:szCs w:val="24"/>
        </w:rPr>
        <w:t>megacolony</w:t>
      </w:r>
      <w:proofErr w:type="spellEnd"/>
      <w:r w:rsidR="00A96CBD">
        <w:rPr>
          <w:rFonts w:ascii="Times New Roman" w:hAnsi="Times New Roman" w:cs="Times New Roman"/>
          <w:sz w:val="24"/>
          <w:szCs w:val="24"/>
        </w:rPr>
        <w:t xml:space="preserve"> </w:t>
      </w:r>
      <w:r w:rsidR="00792A8C" w:rsidRPr="00496740">
        <w:rPr>
          <w:rFonts w:ascii="Times New Roman" w:hAnsi="Times New Roman" w:cs="Times New Roman"/>
          <w:sz w:val="24"/>
          <w:szCs w:val="24"/>
        </w:rPr>
        <w:t>which reflected a definite presence of growth but which was relatively suppressed</w:t>
      </w:r>
      <w:r w:rsidR="008E652A" w:rsidRPr="00496740">
        <w:rPr>
          <w:rFonts w:ascii="Times New Roman" w:hAnsi="Times New Roman" w:cs="Times New Roman"/>
          <w:sz w:val="24"/>
          <w:szCs w:val="24"/>
        </w:rPr>
        <w:t xml:space="preserve"> and confined to the </w:t>
      </w:r>
      <w:proofErr w:type="spellStart"/>
      <w:r w:rsidR="008E652A" w:rsidRPr="00496740">
        <w:rPr>
          <w:rFonts w:ascii="Times New Roman" w:hAnsi="Times New Roman" w:cs="Times New Roman"/>
          <w:sz w:val="24"/>
          <w:szCs w:val="24"/>
        </w:rPr>
        <w:t>megacolony</w:t>
      </w:r>
      <w:proofErr w:type="spellEnd"/>
      <w:r w:rsidR="008E652A" w:rsidRPr="00496740">
        <w:rPr>
          <w:rFonts w:ascii="Times New Roman" w:hAnsi="Times New Roman" w:cs="Times New Roman"/>
          <w:sz w:val="24"/>
          <w:szCs w:val="24"/>
        </w:rPr>
        <w:t xml:space="preserve"> margin</w:t>
      </w:r>
      <w:r w:rsidR="00792A8C" w:rsidRPr="00496740">
        <w:rPr>
          <w:rFonts w:ascii="Times New Roman" w:hAnsi="Times New Roman" w:cs="Times New Roman"/>
          <w:sz w:val="24"/>
          <w:szCs w:val="24"/>
        </w:rPr>
        <w:t xml:space="preserve">; and </w:t>
      </w:r>
      <w:r w:rsidR="005A7E0A" w:rsidRPr="00496740">
        <w:rPr>
          <w:rFonts w:ascii="Times New Roman" w:hAnsi="Times New Roman" w:cs="Times New Roman"/>
          <w:sz w:val="24"/>
          <w:szCs w:val="24"/>
        </w:rPr>
        <w:t>‘</w:t>
      </w:r>
      <w:r w:rsidR="006B3333" w:rsidRPr="00496740">
        <w:rPr>
          <w:rFonts w:ascii="Times New Roman" w:hAnsi="Times New Roman" w:cs="Times New Roman"/>
          <w:sz w:val="24"/>
          <w:szCs w:val="24"/>
        </w:rPr>
        <w:t>1</w:t>
      </w:r>
      <w:r w:rsidR="005A7E0A" w:rsidRPr="00496740">
        <w:rPr>
          <w:rFonts w:ascii="Times New Roman" w:hAnsi="Times New Roman" w:cs="Times New Roman"/>
          <w:sz w:val="24"/>
          <w:szCs w:val="24"/>
        </w:rPr>
        <w:t>’</w:t>
      </w:r>
      <w:r w:rsidR="00792A8C" w:rsidRPr="00496740">
        <w:rPr>
          <w:rFonts w:ascii="Times New Roman" w:hAnsi="Times New Roman" w:cs="Times New Roman"/>
          <w:sz w:val="24"/>
          <w:szCs w:val="24"/>
        </w:rPr>
        <w:t xml:space="preserve"> for </w:t>
      </w:r>
      <w:r w:rsidR="00A82B3A" w:rsidRPr="00496740">
        <w:rPr>
          <w:rFonts w:ascii="Times New Roman" w:hAnsi="Times New Roman" w:cs="Times New Roman"/>
          <w:sz w:val="24"/>
          <w:szCs w:val="24"/>
        </w:rPr>
        <w:t xml:space="preserve">obvious and </w:t>
      </w:r>
      <w:r w:rsidR="00D94940" w:rsidRPr="00496740">
        <w:rPr>
          <w:rFonts w:ascii="Times New Roman" w:hAnsi="Times New Roman" w:cs="Times New Roman"/>
          <w:sz w:val="24"/>
          <w:szCs w:val="24"/>
        </w:rPr>
        <w:t xml:space="preserve">robust </w:t>
      </w:r>
      <w:proofErr w:type="spellStart"/>
      <w:r w:rsidR="00A82B3A" w:rsidRPr="00496740">
        <w:rPr>
          <w:rFonts w:ascii="Times New Roman" w:hAnsi="Times New Roman" w:cs="Times New Roman"/>
          <w:sz w:val="24"/>
          <w:szCs w:val="24"/>
        </w:rPr>
        <w:t>megacolony</w:t>
      </w:r>
      <w:proofErr w:type="spellEnd"/>
      <w:r w:rsidR="00A82B3A" w:rsidRPr="00496740">
        <w:rPr>
          <w:rFonts w:ascii="Times New Roman" w:hAnsi="Times New Roman" w:cs="Times New Roman"/>
          <w:sz w:val="24"/>
          <w:szCs w:val="24"/>
        </w:rPr>
        <w:t xml:space="preserve"> </w:t>
      </w:r>
      <w:r w:rsidR="00E853BF" w:rsidRPr="00496740">
        <w:rPr>
          <w:rFonts w:ascii="Times New Roman" w:hAnsi="Times New Roman" w:cs="Times New Roman"/>
          <w:sz w:val="24"/>
          <w:szCs w:val="24"/>
        </w:rPr>
        <w:t>growth</w:t>
      </w:r>
      <w:r w:rsidR="00A82B3A" w:rsidRPr="00496740">
        <w:rPr>
          <w:rFonts w:ascii="Times New Roman" w:hAnsi="Times New Roman" w:cs="Times New Roman"/>
          <w:sz w:val="24"/>
          <w:szCs w:val="24"/>
        </w:rPr>
        <w:t>. Examples of each can be seen in Fig. S</w:t>
      </w:r>
      <w:r w:rsidR="0002025B" w:rsidRPr="00496740">
        <w:rPr>
          <w:rFonts w:ascii="Times New Roman" w:hAnsi="Times New Roman" w:cs="Times New Roman"/>
          <w:sz w:val="24"/>
          <w:szCs w:val="24"/>
        </w:rPr>
        <w:t>3</w:t>
      </w:r>
      <w:r w:rsidR="00A82B3A" w:rsidRPr="00496740">
        <w:rPr>
          <w:rFonts w:ascii="Times New Roman" w:hAnsi="Times New Roman" w:cs="Times New Roman"/>
          <w:sz w:val="24"/>
          <w:szCs w:val="24"/>
        </w:rPr>
        <w:t>.</w:t>
      </w:r>
    </w:p>
    <w:p w14:paraId="3704FCBC" w14:textId="251168EE" w:rsidR="000556F1" w:rsidRPr="00496740" w:rsidRDefault="006A6C2C" w:rsidP="00301BA0">
      <w:pPr>
        <w:spacing w:line="276" w:lineRule="auto"/>
        <w:rPr>
          <w:rFonts w:ascii="Times New Roman" w:hAnsi="Times New Roman" w:cs="Times New Roman"/>
          <w:sz w:val="24"/>
          <w:szCs w:val="24"/>
        </w:rPr>
      </w:pPr>
      <w:r>
        <w:rPr>
          <w:rFonts w:ascii="Times New Roman" w:hAnsi="Times New Roman" w:cs="Times New Roman"/>
          <w:sz w:val="24"/>
          <w:szCs w:val="24"/>
        </w:rPr>
        <w:tab/>
      </w:r>
      <w:r w:rsidR="002E73F7" w:rsidRPr="00496740">
        <w:rPr>
          <w:rFonts w:ascii="Times New Roman" w:hAnsi="Times New Roman" w:cs="Times New Roman"/>
          <w:sz w:val="24"/>
          <w:szCs w:val="24"/>
        </w:rPr>
        <w:t xml:space="preserve">Although interference competition can occur via </w:t>
      </w:r>
      <w:r w:rsidR="00B21D6B" w:rsidRPr="00496740">
        <w:rPr>
          <w:rFonts w:ascii="Times New Roman" w:hAnsi="Times New Roman" w:cs="Times New Roman"/>
          <w:sz w:val="24"/>
          <w:szCs w:val="24"/>
        </w:rPr>
        <w:t xml:space="preserve">direct cell-to-cell </w:t>
      </w:r>
      <w:r w:rsidR="002E73F7" w:rsidRPr="00496740">
        <w:rPr>
          <w:rFonts w:ascii="Times New Roman" w:hAnsi="Times New Roman" w:cs="Times New Roman"/>
          <w:sz w:val="24"/>
          <w:szCs w:val="24"/>
        </w:rPr>
        <w:t xml:space="preserve">toxin injection (e.g. </w:t>
      </w:r>
      <w:r w:rsidR="00AB2E86" w:rsidRPr="00496740">
        <w:rPr>
          <w:rFonts w:ascii="Times New Roman" w:hAnsi="Times New Roman" w:cs="Times New Roman"/>
          <w:sz w:val="24"/>
          <w:szCs w:val="24"/>
        </w:rPr>
        <w:t>using</w:t>
      </w:r>
      <w:r w:rsidR="002E73F7" w:rsidRPr="00496740">
        <w:rPr>
          <w:rFonts w:ascii="Times New Roman" w:hAnsi="Times New Roman" w:cs="Times New Roman"/>
          <w:sz w:val="24"/>
          <w:szCs w:val="24"/>
        </w:rPr>
        <w:t xml:space="preserve"> </w:t>
      </w:r>
      <w:r w:rsidR="00AB2E86" w:rsidRPr="00496740">
        <w:rPr>
          <w:rFonts w:ascii="Times New Roman" w:hAnsi="Times New Roman" w:cs="Times New Roman"/>
          <w:sz w:val="24"/>
          <w:szCs w:val="24"/>
        </w:rPr>
        <w:t>type IV secretion system</w:t>
      </w:r>
      <w:r w:rsidR="002E73F7" w:rsidRPr="00496740">
        <w:rPr>
          <w:rFonts w:ascii="Times New Roman" w:hAnsi="Times New Roman" w:cs="Times New Roman"/>
          <w:sz w:val="24"/>
          <w:szCs w:val="24"/>
        </w:rPr>
        <w:t xml:space="preserve">), </w:t>
      </w:r>
      <w:r w:rsidR="00044FE8" w:rsidRPr="00496740">
        <w:rPr>
          <w:rFonts w:ascii="Times New Roman" w:hAnsi="Times New Roman" w:cs="Times New Roman"/>
          <w:sz w:val="24"/>
          <w:szCs w:val="24"/>
        </w:rPr>
        <w:t xml:space="preserve">we scored inhibition </w:t>
      </w:r>
      <w:r w:rsidR="000556F1" w:rsidRPr="00496740">
        <w:rPr>
          <w:rFonts w:ascii="Times New Roman" w:hAnsi="Times New Roman" w:cs="Times New Roman"/>
          <w:sz w:val="24"/>
          <w:szCs w:val="24"/>
        </w:rPr>
        <w:t>as the presence of a zone of clearance (halo) ≥ 1</w:t>
      </w:r>
      <w:r w:rsidR="00C153AB" w:rsidRPr="00496740">
        <w:rPr>
          <w:rFonts w:ascii="Times New Roman" w:hAnsi="Times New Roman" w:cs="Times New Roman"/>
          <w:sz w:val="24"/>
          <w:szCs w:val="24"/>
        </w:rPr>
        <w:t xml:space="preserve"> </w:t>
      </w:r>
      <w:r w:rsidR="000556F1" w:rsidRPr="00496740">
        <w:rPr>
          <w:rFonts w:ascii="Times New Roman" w:hAnsi="Times New Roman" w:cs="Times New Roman"/>
          <w:sz w:val="24"/>
          <w:szCs w:val="24"/>
        </w:rPr>
        <w:t>mm surrounding the extent of the</w:t>
      </w:r>
      <w:r w:rsidR="009D62A8" w:rsidRPr="00496740">
        <w:rPr>
          <w:rFonts w:ascii="Times New Roman" w:hAnsi="Times New Roman" w:cs="Times New Roman"/>
          <w:sz w:val="24"/>
          <w:szCs w:val="24"/>
        </w:rPr>
        <w:t xml:space="preserve"> invading </w:t>
      </w:r>
      <w:proofErr w:type="spellStart"/>
      <w:r w:rsidR="009D62A8" w:rsidRPr="00496740">
        <w:rPr>
          <w:rFonts w:ascii="Times New Roman" w:hAnsi="Times New Roman" w:cs="Times New Roman"/>
          <w:sz w:val="24"/>
          <w:szCs w:val="24"/>
        </w:rPr>
        <w:t>megacolony</w:t>
      </w:r>
      <w:proofErr w:type="spellEnd"/>
      <w:r w:rsidR="009D62A8" w:rsidRPr="00496740">
        <w:rPr>
          <w:rFonts w:ascii="Times New Roman" w:hAnsi="Times New Roman" w:cs="Times New Roman"/>
          <w:sz w:val="24"/>
          <w:szCs w:val="24"/>
        </w:rPr>
        <w:t xml:space="preserve"> (Fig. S3</w:t>
      </w:r>
      <w:r w:rsidR="005E1CA9" w:rsidRPr="00496740">
        <w:rPr>
          <w:rFonts w:ascii="Times New Roman" w:hAnsi="Times New Roman" w:cs="Times New Roman"/>
          <w:sz w:val="24"/>
          <w:szCs w:val="24"/>
        </w:rPr>
        <w:t>). Inhibition interactions were ultimately scored as ‘0’ or ‘1’ regardless of the spatial extent of the</w:t>
      </w:r>
      <w:r w:rsidR="005F2742" w:rsidRPr="00496740">
        <w:rPr>
          <w:rFonts w:ascii="Times New Roman" w:hAnsi="Times New Roman" w:cs="Times New Roman"/>
          <w:sz w:val="24"/>
          <w:szCs w:val="24"/>
        </w:rPr>
        <w:t xml:space="preserve"> halo, </w:t>
      </w:r>
      <w:r w:rsidR="000476C8" w:rsidRPr="00496740">
        <w:rPr>
          <w:rFonts w:ascii="Times New Roman" w:hAnsi="Times New Roman" w:cs="Times New Roman"/>
          <w:sz w:val="24"/>
          <w:szCs w:val="24"/>
        </w:rPr>
        <w:t>al</w:t>
      </w:r>
      <w:r w:rsidR="005F2742" w:rsidRPr="00496740">
        <w:rPr>
          <w:rFonts w:ascii="Times New Roman" w:hAnsi="Times New Roman" w:cs="Times New Roman"/>
          <w:sz w:val="24"/>
          <w:szCs w:val="24"/>
        </w:rPr>
        <w:t xml:space="preserve">though variation in halo </w:t>
      </w:r>
      <w:r w:rsidR="00AE3DC0" w:rsidRPr="00496740">
        <w:rPr>
          <w:rFonts w:ascii="Times New Roman" w:hAnsi="Times New Roman" w:cs="Times New Roman"/>
          <w:sz w:val="24"/>
          <w:szCs w:val="24"/>
        </w:rPr>
        <w:t>width</w:t>
      </w:r>
      <w:r w:rsidR="005F2742" w:rsidRPr="00496740">
        <w:rPr>
          <w:rFonts w:ascii="Times New Roman" w:hAnsi="Times New Roman" w:cs="Times New Roman"/>
          <w:sz w:val="24"/>
          <w:szCs w:val="24"/>
        </w:rPr>
        <w:t xml:space="preserve"> </w:t>
      </w:r>
      <w:r w:rsidR="005E1CA9" w:rsidRPr="00496740">
        <w:rPr>
          <w:rFonts w:ascii="Times New Roman" w:hAnsi="Times New Roman" w:cs="Times New Roman"/>
          <w:sz w:val="24"/>
          <w:szCs w:val="24"/>
        </w:rPr>
        <w:t>was recorded.</w:t>
      </w:r>
    </w:p>
    <w:p w14:paraId="0A52C454" w14:textId="58C099F4" w:rsidR="00575848" w:rsidRPr="00496740" w:rsidRDefault="006A6C2C" w:rsidP="00301BA0">
      <w:pPr>
        <w:spacing w:line="276" w:lineRule="auto"/>
        <w:rPr>
          <w:rFonts w:ascii="Times New Roman" w:hAnsi="Times New Roman" w:cs="Times New Roman"/>
          <w:sz w:val="24"/>
          <w:szCs w:val="24"/>
        </w:rPr>
      </w:pPr>
      <w:r>
        <w:rPr>
          <w:rFonts w:ascii="Times New Roman" w:hAnsi="Times New Roman" w:cs="Times New Roman"/>
          <w:sz w:val="24"/>
          <w:szCs w:val="24"/>
        </w:rPr>
        <w:tab/>
      </w:r>
      <w:commentRangeStart w:id="93"/>
      <w:r w:rsidR="000556F1" w:rsidRPr="00496740">
        <w:rPr>
          <w:rFonts w:ascii="Times New Roman" w:hAnsi="Times New Roman" w:cs="Times New Roman"/>
          <w:sz w:val="24"/>
          <w:szCs w:val="24"/>
        </w:rPr>
        <w:t xml:space="preserve">Detailed inspection of plates also allowed us to score various interaction phenotypes </w:t>
      </w:r>
      <w:r w:rsidR="00714C59" w:rsidRPr="00496740">
        <w:rPr>
          <w:rFonts w:ascii="Times New Roman" w:hAnsi="Times New Roman" w:cs="Times New Roman"/>
          <w:sz w:val="24"/>
          <w:szCs w:val="24"/>
        </w:rPr>
        <w:t>presented in Fig. S</w:t>
      </w:r>
      <w:r w:rsidR="00716957" w:rsidRPr="00496740">
        <w:rPr>
          <w:rFonts w:ascii="Times New Roman" w:hAnsi="Times New Roman" w:cs="Times New Roman"/>
          <w:sz w:val="24"/>
          <w:szCs w:val="24"/>
        </w:rPr>
        <w:t>3</w:t>
      </w:r>
      <w:r w:rsidR="00714C59" w:rsidRPr="00496740">
        <w:rPr>
          <w:rFonts w:ascii="Times New Roman" w:hAnsi="Times New Roman" w:cs="Times New Roman"/>
          <w:sz w:val="24"/>
          <w:szCs w:val="24"/>
        </w:rPr>
        <w:t>. This included</w:t>
      </w:r>
      <w:r w:rsidR="000556F1" w:rsidRPr="00496740">
        <w:rPr>
          <w:rFonts w:ascii="Times New Roman" w:hAnsi="Times New Roman" w:cs="Times New Roman"/>
          <w:sz w:val="24"/>
          <w:szCs w:val="24"/>
        </w:rPr>
        <w:t xml:space="preserve"> multi-sta</w:t>
      </w:r>
      <w:r w:rsidR="00BC7704" w:rsidRPr="00496740">
        <w:rPr>
          <w:rFonts w:ascii="Times New Roman" w:hAnsi="Times New Roman" w:cs="Times New Roman"/>
          <w:sz w:val="24"/>
          <w:szCs w:val="24"/>
        </w:rPr>
        <w:t xml:space="preserve">ge growth inhibition involving </w:t>
      </w:r>
      <w:r w:rsidR="000556F1" w:rsidRPr="00496740">
        <w:rPr>
          <w:rFonts w:ascii="Times New Roman" w:hAnsi="Times New Roman" w:cs="Times New Roman"/>
          <w:sz w:val="24"/>
          <w:szCs w:val="24"/>
        </w:rPr>
        <w:t>spreading wave</w:t>
      </w:r>
      <w:r w:rsidR="00BC7704" w:rsidRPr="00496740">
        <w:rPr>
          <w:rFonts w:ascii="Times New Roman" w:hAnsi="Times New Roman" w:cs="Times New Roman"/>
          <w:sz w:val="24"/>
          <w:szCs w:val="24"/>
        </w:rPr>
        <w:t>s</w:t>
      </w:r>
      <w:r w:rsidR="000556F1" w:rsidRPr="00496740">
        <w:rPr>
          <w:rFonts w:ascii="Times New Roman" w:hAnsi="Times New Roman" w:cs="Times New Roman"/>
          <w:sz w:val="24"/>
          <w:szCs w:val="24"/>
        </w:rPr>
        <w:t xml:space="preserve"> of growth enhancement preceding a concentric spreading wave of inhibition (Fig. S</w:t>
      </w:r>
      <w:r w:rsidR="007E69EC" w:rsidRPr="00496740">
        <w:rPr>
          <w:rFonts w:ascii="Times New Roman" w:hAnsi="Times New Roman" w:cs="Times New Roman"/>
          <w:sz w:val="24"/>
          <w:szCs w:val="24"/>
        </w:rPr>
        <w:t>3</w:t>
      </w:r>
      <w:r w:rsidR="000556F1" w:rsidRPr="00496740">
        <w:rPr>
          <w:rFonts w:ascii="Times New Roman" w:hAnsi="Times New Roman" w:cs="Times New Roman"/>
          <w:sz w:val="24"/>
          <w:szCs w:val="24"/>
        </w:rPr>
        <w:t xml:space="preserve">A); </w:t>
      </w:r>
      <w:r w:rsidR="00BC7704" w:rsidRPr="00496740">
        <w:rPr>
          <w:rFonts w:ascii="Times New Roman" w:hAnsi="Times New Roman" w:cs="Times New Roman"/>
          <w:sz w:val="24"/>
          <w:szCs w:val="24"/>
        </w:rPr>
        <w:t xml:space="preserve">variation in the </w:t>
      </w:r>
      <w:proofErr w:type="spellStart"/>
      <w:r w:rsidR="00BC7704" w:rsidRPr="00496740">
        <w:rPr>
          <w:rFonts w:ascii="Times New Roman" w:hAnsi="Times New Roman" w:cs="Times New Roman"/>
          <w:sz w:val="24"/>
          <w:szCs w:val="24"/>
        </w:rPr>
        <w:t>megacolony</w:t>
      </w:r>
      <w:proofErr w:type="spellEnd"/>
      <w:r w:rsidR="00BC7704" w:rsidRPr="00496740">
        <w:rPr>
          <w:rFonts w:ascii="Times New Roman" w:hAnsi="Times New Roman" w:cs="Times New Roman"/>
          <w:sz w:val="24"/>
          <w:szCs w:val="24"/>
        </w:rPr>
        <w:t xml:space="preserve"> morphology resulting from pa</w:t>
      </w:r>
      <w:r w:rsidR="007E69EC" w:rsidRPr="00496740">
        <w:rPr>
          <w:rFonts w:ascii="Times New Roman" w:hAnsi="Times New Roman" w:cs="Times New Roman"/>
          <w:sz w:val="24"/>
          <w:szCs w:val="24"/>
        </w:rPr>
        <w:t>rticular strain pairings (Fig S3</w:t>
      </w:r>
      <w:r w:rsidR="00BC7704" w:rsidRPr="00496740">
        <w:rPr>
          <w:rFonts w:ascii="Times New Roman" w:hAnsi="Times New Roman" w:cs="Times New Roman"/>
          <w:sz w:val="24"/>
          <w:szCs w:val="24"/>
        </w:rPr>
        <w:t xml:space="preserve">A–C); </w:t>
      </w:r>
      <w:r w:rsidR="002213E1" w:rsidRPr="00496740">
        <w:rPr>
          <w:rFonts w:ascii="Times New Roman" w:hAnsi="Times New Roman" w:cs="Times New Roman"/>
          <w:sz w:val="24"/>
          <w:szCs w:val="24"/>
        </w:rPr>
        <w:t xml:space="preserve">and </w:t>
      </w:r>
      <w:r w:rsidR="00BC7704" w:rsidRPr="00496740">
        <w:rPr>
          <w:rFonts w:ascii="Times New Roman" w:hAnsi="Times New Roman" w:cs="Times New Roman"/>
          <w:sz w:val="24"/>
          <w:szCs w:val="24"/>
        </w:rPr>
        <w:t>t</w:t>
      </w:r>
      <w:r w:rsidR="000556F1" w:rsidRPr="00496740">
        <w:rPr>
          <w:rFonts w:ascii="Times New Roman" w:hAnsi="Times New Roman" w:cs="Times New Roman"/>
          <w:sz w:val="24"/>
          <w:szCs w:val="24"/>
        </w:rPr>
        <w:t xml:space="preserve">he emergence of physiological </w:t>
      </w:r>
      <w:r w:rsidR="00BC7704" w:rsidRPr="00496740">
        <w:rPr>
          <w:rFonts w:ascii="Times New Roman" w:hAnsi="Times New Roman" w:cs="Times New Roman"/>
          <w:sz w:val="24"/>
          <w:szCs w:val="24"/>
        </w:rPr>
        <w:t>resistance t</w:t>
      </w:r>
      <w:r w:rsidR="002213E1" w:rsidRPr="00496740">
        <w:rPr>
          <w:rFonts w:ascii="Times New Roman" w:hAnsi="Times New Roman" w:cs="Times New Roman"/>
          <w:sz w:val="24"/>
          <w:szCs w:val="24"/>
        </w:rPr>
        <w:t xml:space="preserve">o </w:t>
      </w:r>
      <w:r w:rsidR="0037637A">
        <w:rPr>
          <w:rFonts w:ascii="Times New Roman" w:hAnsi="Times New Roman" w:cs="Times New Roman"/>
          <w:sz w:val="24"/>
          <w:szCs w:val="24"/>
        </w:rPr>
        <w:t>secreted inhibitors</w:t>
      </w:r>
      <w:r w:rsidR="007E69EC" w:rsidRPr="00496740">
        <w:rPr>
          <w:rFonts w:ascii="Times New Roman" w:hAnsi="Times New Roman" w:cs="Times New Roman"/>
          <w:sz w:val="24"/>
          <w:szCs w:val="24"/>
        </w:rPr>
        <w:t xml:space="preserve"> (Fig. S3</w:t>
      </w:r>
      <w:r w:rsidR="002213E1" w:rsidRPr="00496740">
        <w:rPr>
          <w:rFonts w:ascii="Times New Roman" w:hAnsi="Times New Roman" w:cs="Times New Roman"/>
          <w:sz w:val="24"/>
          <w:szCs w:val="24"/>
        </w:rPr>
        <w:t>C).</w:t>
      </w:r>
      <w:commentRangeEnd w:id="93"/>
      <w:r w:rsidR="0027083D">
        <w:rPr>
          <w:rStyle w:val="CommentReference"/>
        </w:rPr>
        <w:commentReference w:id="93"/>
      </w:r>
    </w:p>
    <w:p w14:paraId="469085D7" w14:textId="77777777" w:rsidR="00301BA0" w:rsidRDefault="00301BA0" w:rsidP="00301BA0">
      <w:pPr>
        <w:spacing w:line="276" w:lineRule="auto"/>
        <w:outlineLvl w:val="0"/>
        <w:rPr>
          <w:rFonts w:ascii="Times New Roman" w:hAnsi="Times New Roman" w:cs="Times New Roman"/>
          <w:b/>
          <w:sz w:val="24"/>
          <w:szCs w:val="24"/>
        </w:rPr>
      </w:pPr>
    </w:p>
    <w:p w14:paraId="380429A5" w14:textId="545B94D7" w:rsidR="00FA07FA" w:rsidRPr="00496740" w:rsidRDefault="00044A31" w:rsidP="00301BA0">
      <w:pPr>
        <w:spacing w:line="276" w:lineRule="auto"/>
        <w:outlineLvl w:val="0"/>
        <w:rPr>
          <w:rFonts w:ascii="Times New Roman" w:hAnsi="Times New Roman" w:cs="Times New Roman"/>
          <w:b/>
          <w:sz w:val="24"/>
          <w:szCs w:val="24"/>
        </w:rPr>
      </w:pPr>
      <w:r w:rsidRPr="00496740">
        <w:rPr>
          <w:rFonts w:ascii="Times New Roman" w:hAnsi="Times New Roman" w:cs="Times New Roman"/>
          <w:b/>
          <w:sz w:val="24"/>
          <w:szCs w:val="24"/>
        </w:rPr>
        <w:t>Estimating</w:t>
      </w:r>
      <w:r w:rsidR="00FA07FA" w:rsidRPr="00496740">
        <w:rPr>
          <w:rFonts w:ascii="Times New Roman" w:hAnsi="Times New Roman" w:cs="Times New Roman"/>
          <w:b/>
          <w:sz w:val="24"/>
          <w:szCs w:val="24"/>
        </w:rPr>
        <w:t xml:space="preserve"> the components of competitiveness</w:t>
      </w:r>
    </w:p>
    <w:p w14:paraId="41389133" w14:textId="7E8CC84D" w:rsidR="0013684E" w:rsidRPr="00496740" w:rsidRDefault="006831FD" w:rsidP="00301BA0">
      <w:pPr>
        <w:spacing w:line="276" w:lineRule="auto"/>
        <w:rPr>
          <w:rFonts w:ascii="Times New Roman" w:hAnsi="Times New Roman" w:cs="Times New Roman"/>
          <w:sz w:val="24"/>
          <w:szCs w:val="24"/>
        </w:rPr>
      </w:pPr>
      <w:r w:rsidRPr="00496740">
        <w:rPr>
          <w:rFonts w:ascii="Times New Roman" w:hAnsi="Times New Roman" w:cs="Times New Roman"/>
          <w:sz w:val="24"/>
          <w:szCs w:val="24"/>
        </w:rPr>
        <w:t xml:space="preserve">Each strain was assayed under 40 different conditions both as resident strain and </w:t>
      </w:r>
      <w:r w:rsidR="0072231B" w:rsidRPr="00496740">
        <w:rPr>
          <w:rFonts w:ascii="Times New Roman" w:hAnsi="Times New Roman" w:cs="Times New Roman"/>
          <w:sz w:val="24"/>
          <w:szCs w:val="24"/>
        </w:rPr>
        <w:t xml:space="preserve">as </w:t>
      </w:r>
      <w:r w:rsidRPr="00496740">
        <w:rPr>
          <w:rFonts w:ascii="Times New Roman" w:hAnsi="Times New Roman" w:cs="Times New Roman"/>
          <w:sz w:val="24"/>
          <w:szCs w:val="24"/>
        </w:rPr>
        <w:t xml:space="preserve">invader, comprising a total of 1600 interactions (including self vs. self). </w:t>
      </w:r>
      <w:r w:rsidR="005B596E" w:rsidRPr="00496740">
        <w:rPr>
          <w:rFonts w:ascii="Times New Roman" w:hAnsi="Times New Roman" w:cs="Times New Roman"/>
          <w:sz w:val="24"/>
          <w:szCs w:val="24"/>
        </w:rPr>
        <w:t>Three metrics of competitiveness were derived from the interaction patterns</w:t>
      </w:r>
      <w:r w:rsidR="009717A1" w:rsidRPr="00496740">
        <w:rPr>
          <w:rFonts w:ascii="Times New Roman" w:hAnsi="Times New Roman" w:cs="Times New Roman"/>
          <w:sz w:val="24"/>
          <w:szCs w:val="24"/>
        </w:rPr>
        <w:t xml:space="preserve">, representing offense </w:t>
      </w:r>
      <w:r w:rsidR="00033649" w:rsidRPr="00496740">
        <w:rPr>
          <w:rFonts w:ascii="Times New Roman" w:hAnsi="Times New Roman" w:cs="Times New Roman"/>
          <w:sz w:val="24"/>
          <w:szCs w:val="24"/>
        </w:rPr>
        <w:t xml:space="preserve">(i.e. invasion) </w:t>
      </w:r>
      <w:r w:rsidR="009717A1" w:rsidRPr="00496740">
        <w:rPr>
          <w:rFonts w:ascii="Times New Roman" w:hAnsi="Times New Roman" w:cs="Times New Roman"/>
          <w:sz w:val="24"/>
          <w:szCs w:val="24"/>
        </w:rPr>
        <w:t>capacity (</w:t>
      </w:r>
      <w:r w:rsidR="009717A1" w:rsidRPr="00496740">
        <w:rPr>
          <w:rFonts w:ascii="Times New Roman" w:hAnsi="Times New Roman" w:cs="Times New Roman"/>
          <w:i/>
          <w:sz w:val="24"/>
          <w:szCs w:val="24"/>
        </w:rPr>
        <w:t>C</w:t>
      </w:r>
      <w:r w:rsidR="009717A1" w:rsidRPr="00496740">
        <w:rPr>
          <w:rFonts w:ascii="Times New Roman" w:hAnsi="Times New Roman" w:cs="Times New Roman"/>
          <w:i/>
          <w:sz w:val="24"/>
          <w:szCs w:val="24"/>
          <w:vertAlign w:val="subscript"/>
        </w:rPr>
        <w:t>o</w:t>
      </w:r>
      <w:r w:rsidR="009717A1" w:rsidRPr="00496740">
        <w:rPr>
          <w:rFonts w:ascii="Times New Roman" w:hAnsi="Times New Roman" w:cs="Times New Roman"/>
          <w:sz w:val="24"/>
          <w:szCs w:val="24"/>
        </w:rPr>
        <w:t xml:space="preserve">), </w:t>
      </w:r>
      <w:r w:rsidR="00033649" w:rsidRPr="00496740">
        <w:rPr>
          <w:rFonts w:ascii="Times New Roman" w:hAnsi="Times New Roman" w:cs="Times New Roman"/>
          <w:sz w:val="24"/>
          <w:szCs w:val="24"/>
        </w:rPr>
        <w:t>defens</w:t>
      </w:r>
      <w:r w:rsidR="00695B96" w:rsidRPr="00496740">
        <w:rPr>
          <w:rFonts w:ascii="Times New Roman" w:hAnsi="Times New Roman" w:cs="Times New Roman"/>
          <w:sz w:val="24"/>
          <w:szCs w:val="24"/>
        </w:rPr>
        <w:t>e</w:t>
      </w:r>
      <w:r w:rsidR="00033649" w:rsidRPr="00496740">
        <w:rPr>
          <w:rFonts w:ascii="Times New Roman" w:hAnsi="Times New Roman" w:cs="Times New Roman"/>
          <w:sz w:val="24"/>
          <w:szCs w:val="24"/>
        </w:rPr>
        <w:t xml:space="preserve"> capacity (i.e. territoriality)</w:t>
      </w:r>
      <w:r w:rsidR="009717A1" w:rsidRPr="00496740">
        <w:rPr>
          <w:rFonts w:ascii="Times New Roman" w:hAnsi="Times New Roman" w:cs="Times New Roman"/>
          <w:sz w:val="24"/>
          <w:szCs w:val="24"/>
        </w:rPr>
        <w:t xml:space="preserve"> (</w:t>
      </w:r>
      <w:r w:rsidR="009717A1" w:rsidRPr="00496740">
        <w:rPr>
          <w:rFonts w:ascii="Times New Roman" w:hAnsi="Times New Roman" w:cs="Times New Roman"/>
          <w:i/>
          <w:sz w:val="24"/>
          <w:szCs w:val="24"/>
        </w:rPr>
        <w:t>C</w:t>
      </w:r>
      <w:r w:rsidR="009717A1" w:rsidRPr="00496740">
        <w:rPr>
          <w:rFonts w:ascii="Times New Roman" w:hAnsi="Times New Roman" w:cs="Times New Roman"/>
          <w:i/>
          <w:sz w:val="24"/>
          <w:szCs w:val="24"/>
          <w:vertAlign w:val="subscript"/>
        </w:rPr>
        <w:t>d</w:t>
      </w:r>
      <w:r w:rsidR="009717A1" w:rsidRPr="00496740">
        <w:rPr>
          <w:rFonts w:ascii="Times New Roman" w:hAnsi="Times New Roman" w:cs="Times New Roman"/>
          <w:sz w:val="24"/>
          <w:szCs w:val="24"/>
        </w:rPr>
        <w:t xml:space="preserve">), </w:t>
      </w:r>
      <w:r w:rsidR="00A64495" w:rsidRPr="00496740">
        <w:rPr>
          <w:rFonts w:ascii="Times New Roman" w:hAnsi="Times New Roman" w:cs="Times New Roman"/>
          <w:sz w:val="24"/>
          <w:szCs w:val="24"/>
        </w:rPr>
        <w:t>overall competitiveness (</w:t>
      </w:r>
      <w:proofErr w:type="spellStart"/>
      <w:r w:rsidR="00A64495" w:rsidRPr="00496740">
        <w:rPr>
          <w:rFonts w:ascii="Times New Roman" w:hAnsi="Times New Roman" w:cs="Times New Roman"/>
          <w:i/>
          <w:sz w:val="24"/>
          <w:szCs w:val="24"/>
        </w:rPr>
        <w:t>C</w:t>
      </w:r>
      <w:r w:rsidR="00A64495" w:rsidRPr="00496740">
        <w:rPr>
          <w:rFonts w:ascii="Times New Roman" w:hAnsi="Times New Roman" w:cs="Times New Roman"/>
          <w:i/>
          <w:sz w:val="24"/>
          <w:szCs w:val="24"/>
          <w:vertAlign w:val="subscript"/>
        </w:rPr>
        <w:t>w</w:t>
      </w:r>
      <w:proofErr w:type="spellEnd"/>
      <w:r w:rsidR="00A64495" w:rsidRPr="00496740">
        <w:rPr>
          <w:rFonts w:ascii="Times New Roman" w:hAnsi="Times New Roman" w:cs="Times New Roman"/>
          <w:sz w:val="24"/>
          <w:szCs w:val="24"/>
        </w:rPr>
        <w:t xml:space="preserve">), </w:t>
      </w:r>
      <w:r w:rsidR="003325F8">
        <w:rPr>
          <w:rFonts w:ascii="Times New Roman" w:hAnsi="Times New Roman" w:cs="Times New Roman"/>
          <w:sz w:val="24"/>
          <w:szCs w:val="24"/>
        </w:rPr>
        <w:t>inhibitory capacity</w:t>
      </w:r>
      <w:r w:rsidR="009717A1" w:rsidRPr="00496740">
        <w:rPr>
          <w:rFonts w:ascii="Times New Roman" w:hAnsi="Times New Roman" w:cs="Times New Roman"/>
          <w:sz w:val="24"/>
          <w:szCs w:val="24"/>
        </w:rPr>
        <w:t xml:space="preserve"> (</w:t>
      </w:r>
      <w:r w:rsidR="009717A1" w:rsidRPr="00496740">
        <w:rPr>
          <w:rFonts w:ascii="Times New Roman" w:hAnsi="Times New Roman" w:cs="Times New Roman"/>
          <w:i/>
          <w:sz w:val="24"/>
          <w:szCs w:val="24"/>
        </w:rPr>
        <w:t>C</w:t>
      </w:r>
      <w:r w:rsidR="009717A1" w:rsidRPr="00496740">
        <w:rPr>
          <w:rFonts w:ascii="Times New Roman" w:hAnsi="Times New Roman" w:cs="Times New Roman"/>
          <w:i/>
          <w:sz w:val="24"/>
          <w:szCs w:val="24"/>
          <w:vertAlign w:val="subscript"/>
        </w:rPr>
        <w:t>t</w:t>
      </w:r>
      <w:r w:rsidR="009717A1" w:rsidRPr="00496740">
        <w:rPr>
          <w:rFonts w:ascii="Times New Roman" w:hAnsi="Times New Roman" w:cs="Times New Roman"/>
          <w:sz w:val="24"/>
          <w:szCs w:val="24"/>
        </w:rPr>
        <w:t>), and resistance (</w:t>
      </w:r>
      <w:r w:rsidR="009717A1" w:rsidRPr="00496740">
        <w:rPr>
          <w:rFonts w:ascii="Times New Roman" w:hAnsi="Times New Roman" w:cs="Times New Roman"/>
          <w:i/>
          <w:sz w:val="24"/>
          <w:szCs w:val="24"/>
        </w:rPr>
        <w:t>C</w:t>
      </w:r>
      <w:r w:rsidR="009717A1" w:rsidRPr="00496740">
        <w:rPr>
          <w:rFonts w:ascii="Times New Roman" w:hAnsi="Times New Roman" w:cs="Times New Roman"/>
          <w:i/>
          <w:sz w:val="24"/>
          <w:szCs w:val="24"/>
          <w:vertAlign w:val="subscript"/>
        </w:rPr>
        <w:t>r</w:t>
      </w:r>
      <w:r w:rsidR="00E36760" w:rsidRPr="00496740">
        <w:rPr>
          <w:rFonts w:ascii="Times New Roman" w:hAnsi="Times New Roman" w:cs="Times New Roman"/>
          <w:sz w:val="24"/>
          <w:szCs w:val="24"/>
        </w:rPr>
        <w:t>).</w:t>
      </w:r>
      <w:r w:rsidR="0077781B" w:rsidRPr="00496740">
        <w:rPr>
          <w:rFonts w:ascii="Times New Roman" w:hAnsi="Times New Roman" w:cs="Times New Roman"/>
          <w:sz w:val="24"/>
          <w:szCs w:val="24"/>
        </w:rPr>
        <w:t xml:space="preserve"> </w:t>
      </w:r>
      <w:r w:rsidR="00364437" w:rsidRPr="00496740">
        <w:rPr>
          <w:rFonts w:ascii="Times New Roman" w:hAnsi="Times New Roman" w:cs="Times New Roman"/>
          <w:i/>
          <w:sz w:val="24"/>
          <w:szCs w:val="24"/>
        </w:rPr>
        <w:t>C</w:t>
      </w:r>
      <w:r w:rsidR="00364437" w:rsidRPr="00496740">
        <w:rPr>
          <w:rFonts w:ascii="Times New Roman" w:hAnsi="Times New Roman" w:cs="Times New Roman"/>
          <w:i/>
          <w:sz w:val="24"/>
          <w:szCs w:val="24"/>
          <w:vertAlign w:val="subscript"/>
        </w:rPr>
        <w:t xml:space="preserve">o </w:t>
      </w:r>
      <w:r w:rsidR="00364437" w:rsidRPr="00496740">
        <w:rPr>
          <w:rFonts w:ascii="Times New Roman" w:hAnsi="Times New Roman" w:cs="Times New Roman"/>
          <w:sz w:val="24"/>
          <w:szCs w:val="24"/>
        </w:rPr>
        <w:t xml:space="preserve">and </w:t>
      </w:r>
      <w:r w:rsidR="00364437" w:rsidRPr="00496740">
        <w:rPr>
          <w:rFonts w:ascii="Times New Roman" w:hAnsi="Times New Roman" w:cs="Times New Roman"/>
          <w:i/>
          <w:sz w:val="24"/>
          <w:szCs w:val="24"/>
        </w:rPr>
        <w:t>C</w:t>
      </w:r>
      <w:r w:rsidR="00364437" w:rsidRPr="00496740">
        <w:rPr>
          <w:rFonts w:ascii="Times New Roman" w:hAnsi="Times New Roman" w:cs="Times New Roman"/>
          <w:i/>
          <w:sz w:val="24"/>
          <w:szCs w:val="24"/>
          <w:vertAlign w:val="subscript"/>
        </w:rPr>
        <w:t>d</w:t>
      </w:r>
      <w:r w:rsidR="00364437" w:rsidRPr="00496740">
        <w:rPr>
          <w:rFonts w:ascii="Times New Roman" w:hAnsi="Times New Roman" w:cs="Times New Roman"/>
          <w:sz w:val="24"/>
          <w:szCs w:val="24"/>
        </w:rPr>
        <w:t xml:space="preserve"> were calculated based on th</w:t>
      </w:r>
      <w:r w:rsidR="00707294" w:rsidRPr="00496740">
        <w:rPr>
          <w:rFonts w:ascii="Times New Roman" w:hAnsi="Times New Roman" w:cs="Times New Roman"/>
          <w:sz w:val="24"/>
          <w:szCs w:val="24"/>
        </w:rPr>
        <w:t>e interaction matrix for resource competition</w:t>
      </w:r>
      <w:r w:rsidR="00700730" w:rsidRPr="00496740">
        <w:rPr>
          <w:rFonts w:ascii="Times New Roman" w:hAnsi="Times New Roman" w:cs="Times New Roman"/>
          <w:sz w:val="24"/>
          <w:szCs w:val="24"/>
        </w:rPr>
        <w:t xml:space="preserve">. </w:t>
      </w:r>
      <w:r w:rsidR="00C74DD0" w:rsidRPr="00496740">
        <w:rPr>
          <w:rFonts w:ascii="Times New Roman" w:hAnsi="Times New Roman" w:cs="Times New Roman"/>
          <w:i/>
          <w:sz w:val="24"/>
          <w:szCs w:val="24"/>
        </w:rPr>
        <w:t>C</w:t>
      </w:r>
      <w:r w:rsidR="00C74DD0" w:rsidRPr="00496740">
        <w:rPr>
          <w:rFonts w:ascii="Times New Roman" w:hAnsi="Times New Roman" w:cs="Times New Roman"/>
          <w:i/>
          <w:sz w:val="24"/>
          <w:szCs w:val="24"/>
          <w:vertAlign w:val="subscript"/>
        </w:rPr>
        <w:t>o</w:t>
      </w:r>
      <w:r w:rsidR="00C74DD0" w:rsidRPr="00496740">
        <w:rPr>
          <w:rFonts w:ascii="Times New Roman" w:hAnsi="Times New Roman" w:cs="Times New Roman"/>
          <w:sz w:val="24"/>
          <w:szCs w:val="24"/>
        </w:rPr>
        <w:t xml:space="preserve"> </w:t>
      </w:r>
      <w:r w:rsidR="00E36760" w:rsidRPr="00496740">
        <w:rPr>
          <w:rFonts w:ascii="Times New Roman" w:hAnsi="Times New Roman" w:cs="Times New Roman"/>
          <w:sz w:val="24"/>
          <w:szCs w:val="24"/>
        </w:rPr>
        <w:t xml:space="preserve">for each strain </w:t>
      </w:r>
      <w:proofErr w:type="spellStart"/>
      <w:r w:rsidR="004E7A01" w:rsidRPr="00496740">
        <w:rPr>
          <w:rFonts w:ascii="Times New Roman" w:hAnsi="Times New Roman" w:cs="Times New Roman"/>
          <w:i/>
          <w:sz w:val="24"/>
          <w:szCs w:val="24"/>
        </w:rPr>
        <w:t>i</w:t>
      </w:r>
      <w:proofErr w:type="spellEnd"/>
      <w:r w:rsidR="00E36760" w:rsidRPr="00496740">
        <w:rPr>
          <w:rFonts w:ascii="Times New Roman" w:hAnsi="Times New Roman" w:cs="Times New Roman"/>
          <w:sz w:val="24"/>
          <w:szCs w:val="24"/>
        </w:rPr>
        <w:t xml:space="preserve"> was calculated as</w:t>
      </w:r>
      <w:r w:rsidR="004E7A01" w:rsidRPr="00496740">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o,i</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ij</m:t>
                </m:r>
              </m:sub>
            </m:sSub>
          </m:den>
        </m:f>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i≠j</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ij</m:t>
                </m:r>
              </m:sub>
            </m:sSub>
          </m:e>
        </m:nary>
      </m:oMath>
      <w:r w:rsidR="004E7A01" w:rsidRPr="00496740">
        <w:rPr>
          <w:rFonts w:ascii="Times New Roman" w:hAnsi="Times New Roman" w:cs="Times New Roman"/>
          <w:sz w:val="24"/>
          <w:szCs w:val="24"/>
        </w:rPr>
        <w:t xml:space="preserve">, where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ij</m:t>
            </m:r>
          </m:sub>
        </m:sSub>
        <m:r>
          <w:rPr>
            <w:rFonts w:ascii="Cambria Math" w:hAnsi="Cambria Math" w:cs="Times New Roman"/>
            <w:sz w:val="24"/>
            <w:szCs w:val="24"/>
          </w:rPr>
          <m:t>∈{0,0.5,1}</m:t>
        </m:r>
      </m:oMath>
      <w:r w:rsidR="001445C1" w:rsidRPr="00496740">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ij</m:t>
            </m:r>
          </m:sub>
        </m:sSub>
      </m:oMath>
      <w:r w:rsidR="001445C1" w:rsidRPr="00496740">
        <w:rPr>
          <w:rFonts w:ascii="Times New Roman" w:hAnsi="Times New Roman" w:cs="Times New Roman"/>
          <w:sz w:val="24"/>
          <w:szCs w:val="24"/>
        </w:rPr>
        <w:t xml:space="preserve"> </w:t>
      </w:r>
      <w:r w:rsidR="003E0F86" w:rsidRPr="00496740">
        <w:rPr>
          <w:rFonts w:ascii="Times New Roman" w:hAnsi="Times New Roman" w:cs="Times New Roman"/>
          <w:sz w:val="24"/>
          <w:szCs w:val="24"/>
        </w:rPr>
        <w:t xml:space="preserve">is the </w:t>
      </w:r>
      <w:r w:rsidR="00881C76" w:rsidRPr="00496740">
        <w:rPr>
          <w:rFonts w:ascii="Times New Roman" w:hAnsi="Times New Roman" w:cs="Times New Roman"/>
          <w:sz w:val="24"/>
          <w:szCs w:val="24"/>
        </w:rPr>
        <w:t xml:space="preserve">total </w:t>
      </w:r>
      <w:r w:rsidR="003E0F86" w:rsidRPr="00496740">
        <w:rPr>
          <w:rFonts w:ascii="Times New Roman" w:hAnsi="Times New Roman" w:cs="Times New Roman"/>
          <w:sz w:val="24"/>
          <w:szCs w:val="24"/>
        </w:rPr>
        <w:t xml:space="preserve">number of scored interactions </w:t>
      </w:r>
      <w:r w:rsidR="00881C76" w:rsidRPr="00496740">
        <w:rPr>
          <w:rFonts w:ascii="Times New Roman" w:hAnsi="Times New Roman" w:cs="Times New Roman"/>
          <w:sz w:val="24"/>
          <w:szCs w:val="24"/>
        </w:rPr>
        <w:t>for each strain as the</w:t>
      </w:r>
      <w:r w:rsidR="003E0F86" w:rsidRPr="00496740">
        <w:rPr>
          <w:rFonts w:ascii="Times New Roman" w:hAnsi="Times New Roman" w:cs="Times New Roman"/>
          <w:sz w:val="24"/>
          <w:szCs w:val="24"/>
        </w:rPr>
        <w:t xml:space="preserve"> invader</w:t>
      </w:r>
      <w:r w:rsidR="00881C76" w:rsidRPr="00496740">
        <w:rPr>
          <w:rFonts w:ascii="Times New Roman" w:hAnsi="Times New Roman" w:cs="Times New Roman"/>
          <w:sz w:val="24"/>
          <w:szCs w:val="24"/>
        </w:rPr>
        <w:t xml:space="preserve"> </w:t>
      </w:r>
      <w:r w:rsidR="003E0F86" w:rsidRPr="00496740">
        <w:rPr>
          <w:rFonts w:ascii="Times New Roman" w:hAnsi="Times New Roman" w:cs="Times New Roman"/>
          <w:sz w:val="24"/>
          <w:szCs w:val="24"/>
        </w:rPr>
        <w:t xml:space="preserve">with </w:t>
      </w:r>
      <w:r w:rsidR="00881C76" w:rsidRPr="00496740">
        <w:rPr>
          <w:rFonts w:ascii="Times New Roman" w:hAnsi="Times New Roman" w:cs="Times New Roman"/>
          <w:sz w:val="24"/>
          <w:szCs w:val="24"/>
        </w:rPr>
        <w:t xml:space="preserve">all </w:t>
      </w:r>
      <w:r w:rsidR="003E0F86" w:rsidRPr="00496740">
        <w:rPr>
          <w:rFonts w:ascii="Times New Roman" w:hAnsi="Times New Roman" w:cs="Times New Roman"/>
          <w:sz w:val="24"/>
          <w:szCs w:val="24"/>
        </w:rPr>
        <w:t>non-self resident strains.</w:t>
      </w:r>
      <w:r w:rsidR="006D3669" w:rsidRPr="00496740">
        <w:rPr>
          <w:rFonts w:ascii="Times New Roman" w:hAnsi="Times New Roman" w:cs="Times New Roman"/>
          <w:sz w:val="24"/>
          <w:szCs w:val="24"/>
        </w:rPr>
        <w:t xml:space="preserve"> </w:t>
      </w:r>
      <w:r w:rsidR="006D3669" w:rsidRPr="00496740">
        <w:rPr>
          <w:rFonts w:ascii="Times New Roman" w:hAnsi="Times New Roman" w:cs="Times New Roman"/>
          <w:i/>
          <w:sz w:val="24"/>
          <w:szCs w:val="24"/>
        </w:rPr>
        <w:t>C</w:t>
      </w:r>
      <w:r w:rsidR="006D3669" w:rsidRPr="00496740">
        <w:rPr>
          <w:rFonts w:ascii="Times New Roman" w:hAnsi="Times New Roman" w:cs="Times New Roman"/>
          <w:i/>
          <w:sz w:val="24"/>
          <w:szCs w:val="24"/>
          <w:vertAlign w:val="subscript"/>
        </w:rPr>
        <w:t xml:space="preserve">o </w:t>
      </w:r>
      <w:ins w:id="94" w:author="Noah Whiteman" w:date="2015-11-08T14:29:00Z">
        <w:r w:rsidR="0027083D">
          <w:rPr>
            <w:rFonts w:ascii="Times New Roman" w:hAnsi="Times New Roman" w:cs="Times New Roman"/>
            <w:iCs/>
            <w:sz w:val="24"/>
            <w:szCs w:val="24"/>
          </w:rPr>
          <w:t xml:space="preserve"> is </w:t>
        </w:r>
      </w:ins>
      <w:del w:id="95" w:author="Noah Whiteman" w:date="2015-11-08T14:29:00Z">
        <w:r w:rsidR="006D3669" w:rsidRPr="00496740" w:rsidDel="0027083D">
          <w:rPr>
            <w:rFonts w:ascii="Times New Roman" w:hAnsi="Times New Roman" w:cs="Times New Roman"/>
            <w:sz w:val="24"/>
            <w:szCs w:val="24"/>
          </w:rPr>
          <w:delText xml:space="preserve">can </w:delText>
        </w:r>
        <w:r w:rsidR="00172A00" w:rsidRPr="00496740" w:rsidDel="0027083D">
          <w:rPr>
            <w:rFonts w:ascii="Times New Roman" w:hAnsi="Times New Roman" w:cs="Times New Roman"/>
            <w:sz w:val="24"/>
            <w:szCs w:val="24"/>
          </w:rPr>
          <w:delText xml:space="preserve">be </w:delText>
        </w:r>
        <w:r w:rsidR="00125DAC" w:rsidRPr="00496740" w:rsidDel="0027083D">
          <w:rPr>
            <w:rFonts w:ascii="Times New Roman" w:hAnsi="Times New Roman" w:cs="Times New Roman"/>
            <w:sz w:val="24"/>
            <w:szCs w:val="24"/>
          </w:rPr>
          <w:delText xml:space="preserve">thus </w:delText>
        </w:r>
        <w:r w:rsidR="006D3669" w:rsidRPr="00496740" w:rsidDel="0027083D">
          <w:rPr>
            <w:rFonts w:ascii="Times New Roman" w:hAnsi="Times New Roman" w:cs="Times New Roman"/>
            <w:sz w:val="24"/>
            <w:szCs w:val="24"/>
          </w:rPr>
          <w:delText xml:space="preserve">interpreted as </w:delText>
        </w:r>
      </w:del>
      <w:r w:rsidR="006D3669" w:rsidRPr="00496740">
        <w:rPr>
          <w:rFonts w:ascii="Times New Roman" w:hAnsi="Times New Roman" w:cs="Times New Roman"/>
          <w:sz w:val="24"/>
          <w:szCs w:val="24"/>
        </w:rPr>
        <w:t xml:space="preserve">the expected value of growth </w:t>
      </w:r>
      <w:r w:rsidR="00843B38" w:rsidRPr="00496740">
        <w:rPr>
          <w:rFonts w:ascii="Times New Roman" w:hAnsi="Times New Roman" w:cs="Times New Roman"/>
          <w:sz w:val="24"/>
          <w:szCs w:val="24"/>
        </w:rPr>
        <w:t>attained by</w:t>
      </w:r>
      <w:r w:rsidR="006D3669" w:rsidRPr="00496740">
        <w:rPr>
          <w:rFonts w:ascii="Times New Roman" w:hAnsi="Times New Roman" w:cs="Times New Roman"/>
          <w:sz w:val="24"/>
          <w:szCs w:val="24"/>
        </w:rPr>
        <w:t xml:space="preserve"> each strain as the invader across the population </w:t>
      </w:r>
      <w:r w:rsidR="00843B38" w:rsidRPr="00496740">
        <w:rPr>
          <w:rFonts w:ascii="Times New Roman" w:hAnsi="Times New Roman" w:cs="Times New Roman"/>
          <w:sz w:val="24"/>
          <w:szCs w:val="24"/>
        </w:rPr>
        <w:t>of residents</w:t>
      </w:r>
      <w:del w:id="96" w:author="Noah Whiteman" w:date="2015-11-08T14:30:00Z">
        <w:r w:rsidR="00843B38" w:rsidRPr="00496740" w:rsidDel="0027083D">
          <w:rPr>
            <w:rFonts w:ascii="Times New Roman" w:hAnsi="Times New Roman" w:cs="Times New Roman"/>
            <w:sz w:val="24"/>
            <w:szCs w:val="24"/>
          </w:rPr>
          <w:delText xml:space="preserve"> </w:delText>
        </w:r>
        <w:r w:rsidR="006D3669" w:rsidRPr="00496740" w:rsidDel="0027083D">
          <w:rPr>
            <w:rFonts w:ascii="Times New Roman" w:hAnsi="Times New Roman" w:cs="Times New Roman"/>
            <w:sz w:val="24"/>
            <w:szCs w:val="24"/>
          </w:rPr>
          <w:delText>assayed</w:delText>
        </w:r>
      </w:del>
      <w:r w:rsidR="006D3669" w:rsidRPr="00496740">
        <w:rPr>
          <w:rFonts w:ascii="Times New Roman" w:hAnsi="Times New Roman" w:cs="Times New Roman"/>
          <w:sz w:val="24"/>
          <w:szCs w:val="24"/>
        </w:rPr>
        <w:t>.</w:t>
      </w:r>
      <w:r w:rsidR="00881C76" w:rsidRPr="00496740">
        <w:rPr>
          <w:rFonts w:ascii="Times New Roman" w:hAnsi="Times New Roman" w:cs="Times New Roman"/>
          <w:sz w:val="24"/>
          <w:szCs w:val="24"/>
        </w:rPr>
        <w:t xml:space="preserve"> </w:t>
      </w:r>
      <w:r w:rsidR="00CA5F83" w:rsidRPr="00496740">
        <w:rPr>
          <w:rFonts w:ascii="Times New Roman" w:hAnsi="Times New Roman" w:cs="Times New Roman"/>
          <w:i/>
          <w:sz w:val="24"/>
          <w:szCs w:val="24"/>
        </w:rPr>
        <w:t>C</w:t>
      </w:r>
      <w:r w:rsidR="00CA5F83" w:rsidRPr="00496740">
        <w:rPr>
          <w:rFonts w:ascii="Times New Roman" w:hAnsi="Times New Roman" w:cs="Times New Roman"/>
          <w:i/>
          <w:sz w:val="24"/>
          <w:szCs w:val="24"/>
          <w:vertAlign w:val="subscript"/>
        </w:rPr>
        <w:t>d</w:t>
      </w:r>
      <w:r w:rsidR="00CA5F83" w:rsidRPr="00496740">
        <w:rPr>
          <w:rFonts w:ascii="Times New Roman" w:hAnsi="Times New Roman" w:cs="Times New Roman"/>
          <w:sz w:val="24"/>
          <w:szCs w:val="24"/>
        </w:rPr>
        <w:t xml:space="preserve"> was calculated similarly </w:t>
      </w:r>
      <w:r w:rsidR="006D3669" w:rsidRPr="00496740">
        <w:rPr>
          <w:rFonts w:ascii="Times New Roman" w:hAnsi="Times New Roman" w:cs="Times New Roman"/>
          <w:sz w:val="24"/>
          <w:szCs w:val="24"/>
        </w:rPr>
        <w:t xml:space="preserve">except </w:t>
      </w:r>
      <w:r w:rsidR="0032331B" w:rsidRPr="00496740">
        <w:rPr>
          <w:rFonts w:ascii="Times New Roman" w:hAnsi="Times New Roman" w:cs="Times New Roman"/>
          <w:sz w:val="24"/>
          <w:szCs w:val="24"/>
        </w:rPr>
        <w:t>the</w:t>
      </w:r>
      <w:r w:rsidR="00CA5F83" w:rsidRPr="00496740">
        <w:rPr>
          <w:rFonts w:ascii="Times New Roman" w:hAnsi="Times New Roman" w:cs="Times New Roman"/>
          <w:sz w:val="24"/>
          <w:szCs w:val="24"/>
        </w:rPr>
        <w:t xml:space="preserve"> focal strain </w:t>
      </w:r>
      <w:r w:rsidR="0032331B" w:rsidRPr="00496740">
        <w:rPr>
          <w:rFonts w:ascii="Times New Roman" w:hAnsi="Times New Roman" w:cs="Times New Roman"/>
          <w:i/>
          <w:sz w:val="24"/>
          <w:szCs w:val="24"/>
        </w:rPr>
        <w:t>j</w:t>
      </w:r>
      <w:r w:rsidR="00CA5F83" w:rsidRPr="00496740">
        <w:rPr>
          <w:rFonts w:ascii="Times New Roman" w:hAnsi="Times New Roman" w:cs="Times New Roman"/>
          <w:sz w:val="24"/>
          <w:szCs w:val="24"/>
        </w:rPr>
        <w:t xml:space="preserve"> </w:t>
      </w:r>
      <w:r w:rsidR="006D3669" w:rsidRPr="00496740">
        <w:rPr>
          <w:rFonts w:ascii="Times New Roman" w:hAnsi="Times New Roman" w:cs="Times New Roman"/>
          <w:sz w:val="24"/>
          <w:szCs w:val="24"/>
        </w:rPr>
        <w:t>is</w:t>
      </w:r>
      <w:r w:rsidR="0032331B" w:rsidRPr="00496740">
        <w:rPr>
          <w:rFonts w:ascii="Times New Roman" w:hAnsi="Times New Roman" w:cs="Times New Roman"/>
          <w:sz w:val="24"/>
          <w:szCs w:val="24"/>
        </w:rPr>
        <w:t xml:space="preserve"> in</w:t>
      </w:r>
      <w:r w:rsidR="00CA5F83" w:rsidRPr="00496740">
        <w:rPr>
          <w:rFonts w:ascii="Times New Roman" w:hAnsi="Times New Roman" w:cs="Times New Roman"/>
          <w:sz w:val="24"/>
          <w:szCs w:val="24"/>
        </w:rPr>
        <w:t xml:space="preserve"> the resident state</w:t>
      </w:r>
      <w:r w:rsidR="006D3669" w:rsidRPr="00496740">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ji</m:t>
            </m:r>
          </m:sub>
        </m:sSub>
        <m:r>
          <w:rPr>
            <w:rFonts w:ascii="Cambria Math" w:hAnsi="Cambria Math" w:cs="Times New Roman"/>
            <w:sz w:val="24"/>
            <w:szCs w:val="24"/>
          </w:rPr>
          <m:t>∈{0,0.5,1}</m:t>
        </m:r>
      </m:oMath>
      <w:r w:rsidR="006D3669" w:rsidRPr="00496740">
        <w:rPr>
          <w:rFonts w:ascii="Times New Roman" w:hAnsi="Times New Roman" w:cs="Times New Roman"/>
          <w:sz w:val="24"/>
          <w:szCs w:val="24"/>
        </w:rPr>
        <w:t xml:space="preserve"> </w:t>
      </w:r>
      <w:r w:rsidR="0032331B" w:rsidRPr="00496740">
        <w:rPr>
          <w:rFonts w:ascii="Times New Roman" w:hAnsi="Times New Roman" w:cs="Times New Roman"/>
          <w:sz w:val="24"/>
          <w:szCs w:val="24"/>
        </w:rPr>
        <w:t xml:space="preserve">is </w:t>
      </w:r>
      <w:r w:rsidR="006D3669" w:rsidRPr="00496740">
        <w:rPr>
          <w:rFonts w:ascii="Times New Roman" w:hAnsi="Times New Roman" w:cs="Times New Roman"/>
          <w:sz w:val="24"/>
          <w:szCs w:val="24"/>
        </w:rPr>
        <w:t>as before but</w:t>
      </w:r>
      <w:r w:rsidR="0032331B" w:rsidRPr="00496740">
        <w:rPr>
          <w:rFonts w:ascii="Times New Roman" w:hAnsi="Times New Roman" w:cs="Times New Roman"/>
          <w:sz w:val="24"/>
          <w:szCs w:val="24"/>
        </w:rPr>
        <w:t xml:space="preserve"> has a subscript reversal </w:t>
      </w:r>
      <w:r w:rsidR="006E6760" w:rsidRPr="00496740">
        <w:rPr>
          <w:rFonts w:ascii="Times New Roman" w:hAnsi="Times New Roman" w:cs="Times New Roman"/>
          <w:sz w:val="24"/>
          <w:szCs w:val="24"/>
        </w:rPr>
        <w:t>and</w:t>
      </w:r>
      <w:r w:rsidR="0032331B" w:rsidRPr="00496740">
        <w:rPr>
          <w:rFonts w:ascii="Times New Roman" w:hAnsi="Times New Roman" w:cs="Times New Roman"/>
          <w:sz w:val="24"/>
          <w:szCs w:val="24"/>
        </w:rPr>
        <w:t xml:space="preserve"> </w:t>
      </w:r>
      <w:del w:id="97" w:author="Noah Whiteman" w:date="2015-11-08T14:30:00Z">
        <w:r w:rsidR="006E6760" w:rsidRPr="00496740" w:rsidDel="0027083D">
          <w:rPr>
            <w:rFonts w:ascii="Times New Roman" w:hAnsi="Times New Roman" w:cs="Times New Roman"/>
            <w:sz w:val="24"/>
            <w:szCs w:val="24"/>
          </w:rPr>
          <w:delText xml:space="preserve">now </w:delText>
        </w:r>
      </w:del>
      <w:r w:rsidR="006E6760" w:rsidRPr="00496740">
        <w:rPr>
          <w:rFonts w:ascii="Times New Roman" w:hAnsi="Times New Roman" w:cs="Times New Roman"/>
          <w:sz w:val="24"/>
          <w:szCs w:val="24"/>
        </w:rPr>
        <w:t xml:space="preserve">indicates </w:t>
      </w:r>
      <w:r w:rsidR="006D3669" w:rsidRPr="00496740">
        <w:rPr>
          <w:rFonts w:ascii="Times New Roman" w:hAnsi="Times New Roman" w:cs="Times New Roman"/>
          <w:sz w:val="24"/>
          <w:szCs w:val="24"/>
        </w:rPr>
        <w:t xml:space="preserve">the </w:t>
      </w:r>
      <w:r w:rsidR="0032331B" w:rsidRPr="00496740">
        <w:rPr>
          <w:rFonts w:ascii="Times New Roman" w:hAnsi="Times New Roman" w:cs="Times New Roman"/>
          <w:sz w:val="24"/>
          <w:szCs w:val="24"/>
        </w:rPr>
        <w:t xml:space="preserve">degree to which </w:t>
      </w:r>
      <w:r w:rsidR="0032331B" w:rsidRPr="00496740">
        <w:rPr>
          <w:rFonts w:ascii="Times New Roman" w:hAnsi="Times New Roman" w:cs="Times New Roman"/>
          <w:sz w:val="24"/>
          <w:szCs w:val="24"/>
        </w:rPr>
        <w:lastRenderedPageBreak/>
        <w:t xml:space="preserve">the resident prevented the growth of each invader </w:t>
      </w:r>
      <w:proofErr w:type="spellStart"/>
      <w:r w:rsidR="0032331B" w:rsidRPr="00496740">
        <w:rPr>
          <w:rFonts w:ascii="Times New Roman" w:hAnsi="Times New Roman" w:cs="Times New Roman"/>
          <w:i/>
          <w:sz w:val="24"/>
          <w:szCs w:val="24"/>
        </w:rPr>
        <w:t>i</w:t>
      </w:r>
      <w:proofErr w:type="spellEnd"/>
      <w:r w:rsidR="0032331B" w:rsidRPr="00496740">
        <w:rPr>
          <w:rFonts w:ascii="Times New Roman" w:hAnsi="Times New Roman" w:cs="Times New Roman"/>
          <w:sz w:val="24"/>
          <w:szCs w:val="24"/>
        </w:rPr>
        <w:t>,</w:t>
      </w:r>
      <w:r w:rsidR="006D3669" w:rsidRPr="00496740">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ji</m:t>
            </m:r>
          </m:sub>
        </m:sSub>
      </m:oMath>
      <w:r w:rsidR="006D3669" w:rsidRPr="00496740">
        <w:rPr>
          <w:rFonts w:ascii="Times New Roman" w:hAnsi="Times New Roman" w:cs="Times New Roman"/>
          <w:sz w:val="24"/>
          <w:szCs w:val="24"/>
        </w:rPr>
        <w:t xml:space="preserve"> totals the number of interactions </w:t>
      </w:r>
      <w:r w:rsidR="00E609B4" w:rsidRPr="00496740">
        <w:rPr>
          <w:rFonts w:ascii="Times New Roman" w:hAnsi="Times New Roman" w:cs="Times New Roman"/>
          <w:sz w:val="24"/>
          <w:szCs w:val="24"/>
        </w:rPr>
        <w:t xml:space="preserve">occurring between </w:t>
      </w:r>
      <w:r w:rsidR="006D3669" w:rsidRPr="00496740">
        <w:rPr>
          <w:rFonts w:ascii="Times New Roman" w:hAnsi="Times New Roman" w:cs="Times New Roman"/>
          <w:sz w:val="24"/>
          <w:szCs w:val="24"/>
        </w:rPr>
        <w:t xml:space="preserve">each </w:t>
      </w:r>
      <w:r w:rsidR="00744F6F" w:rsidRPr="00496740">
        <w:rPr>
          <w:rFonts w:ascii="Times New Roman" w:hAnsi="Times New Roman" w:cs="Times New Roman"/>
          <w:sz w:val="24"/>
          <w:szCs w:val="24"/>
        </w:rPr>
        <w:t xml:space="preserve">focal resident </w:t>
      </w:r>
      <w:r w:rsidR="00E609B4" w:rsidRPr="00496740">
        <w:rPr>
          <w:rFonts w:ascii="Times New Roman" w:hAnsi="Times New Roman" w:cs="Times New Roman"/>
          <w:sz w:val="24"/>
          <w:szCs w:val="24"/>
        </w:rPr>
        <w:t xml:space="preserve">and its </w:t>
      </w:r>
      <w:r w:rsidR="00715F83" w:rsidRPr="00496740">
        <w:rPr>
          <w:rFonts w:ascii="Times New Roman" w:hAnsi="Times New Roman" w:cs="Times New Roman"/>
          <w:sz w:val="24"/>
          <w:szCs w:val="24"/>
        </w:rPr>
        <w:t xml:space="preserve">non-self </w:t>
      </w:r>
      <w:r w:rsidR="00E609B4" w:rsidRPr="00496740">
        <w:rPr>
          <w:rFonts w:ascii="Times New Roman" w:hAnsi="Times New Roman" w:cs="Times New Roman"/>
          <w:sz w:val="24"/>
          <w:szCs w:val="24"/>
        </w:rPr>
        <w:t>invaders</w:t>
      </w:r>
      <w:r w:rsidR="006D3669" w:rsidRPr="00496740">
        <w:rPr>
          <w:rFonts w:ascii="Times New Roman" w:hAnsi="Times New Roman" w:cs="Times New Roman"/>
          <w:sz w:val="24"/>
          <w:szCs w:val="24"/>
        </w:rPr>
        <w:t>.</w:t>
      </w:r>
      <w:r w:rsidR="00E609B4" w:rsidRPr="00496740">
        <w:rPr>
          <w:rFonts w:ascii="Times New Roman" w:hAnsi="Times New Roman" w:cs="Times New Roman"/>
          <w:sz w:val="24"/>
          <w:szCs w:val="24"/>
        </w:rPr>
        <w:t xml:space="preserve"> </w:t>
      </w:r>
      <w:r w:rsidR="00843B38" w:rsidRPr="00496740">
        <w:rPr>
          <w:rFonts w:ascii="Times New Roman" w:hAnsi="Times New Roman" w:cs="Times New Roman"/>
          <w:i/>
          <w:sz w:val="24"/>
          <w:szCs w:val="24"/>
        </w:rPr>
        <w:t>C</w:t>
      </w:r>
      <w:r w:rsidR="00843B38" w:rsidRPr="00496740">
        <w:rPr>
          <w:rFonts w:ascii="Times New Roman" w:hAnsi="Times New Roman" w:cs="Times New Roman"/>
          <w:i/>
          <w:sz w:val="24"/>
          <w:szCs w:val="24"/>
          <w:vertAlign w:val="subscript"/>
        </w:rPr>
        <w:t>d</w:t>
      </w:r>
      <w:r w:rsidR="00843B38" w:rsidRPr="00496740">
        <w:rPr>
          <w:rFonts w:ascii="Times New Roman" w:hAnsi="Times New Roman" w:cs="Times New Roman"/>
          <w:sz w:val="24"/>
          <w:szCs w:val="24"/>
        </w:rPr>
        <w:t xml:space="preserve"> can thus be interpreted as the expected value of growth</w:t>
      </w:r>
      <w:r w:rsidR="008F7CE8" w:rsidRPr="00496740">
        <w:rPr>
          <w:rFonts w:ascii="Times New Roman" w:hAnsi="Times New Roman" w:cs="Times New Roman"/>
          <w:sz w:val="24"/>
          <w:szCs w:val="24"/>
        </w:rPr>
        <w:t xml:space="preserve"> each resident strain can </w:t>
      </w:r>
      <w:r w:rsidR="00843B38" w:rsidRPr="00496740">
        <w:rPr>
          <w:rFonts w:ascii="Times New Roman" w:hAnsi="Times New Roman" w:cs="Times New Roman"/>
          <w:sz w:val="24"/>
          <w:szCs w:val="24"/>
        </w:rPr>
        <w:t>prevent</w:t>
      </w:r>
      <w:r w:rsidR="00843B38" w:rsidRPr="00496740">
        <w:rPr>
          <w:rFonts w:ascii="Times New Roman" w:hAnsi="Times New Roman" w:cs="Times New Roman"/>
          <w:i/>
          <w:sz w:val="24"/>
          <w:szCs w:val="24"/>
        </w:rPr>
        <w:t xml:space="preserve"> </w:t>
      </w:r>
      <w:r w:rsidR="008F7CE8" w:rsidRPr="00496740">
        <w:rPr>
          <w:rFonts w:ascii="Times New Roman" w:hAnsi="Times New Roman" w:cs="Times New Roman"/>
          <w:sz w:val="24"/>
          <w:szCs w:val="24"/>
        </w:rPr>
        <w:t xml:space="preserve">among the </w:t>
      </w:r>
      <w:r w:rsidR="00843B38" w:rsidRPr="00496740">
        <w:rPr>
          <w:rFonts w:ascii="Times New Roman" w:hAnsi="Times New Roman" w:cs="Times New Roman"/>
          <w:sz w:val="24"/>
          <w:szCs w:val="24"/>
        </w:rPr>
        <w:t>population of invaders assayed.</w:t>
      </w:r>
    </w:p>
    <w:p w14:paraId="3F31CE44" w14:textId="24F5A140" w:rsidR="00BF722F" w:rsidRPr="00496740" w:rsidRDefault="003325F8" w:rsidP="00301BA0">
      <w:pPr>
        <w:spacing w:line="276" w:lineRule="auto"/>
        <w:rPr>
          <w:rFonts w:ascii="Times New Roman" w:hAnsi="Times New Roman" w:cs="Times New Roman"/>
          <w:sz w:val="24"/>
          <w:szCs w:val="24"/>
        </w:rPr>
      </w:pPr>
      <w:r>
        <w:rPr>
          <w:rFonts w:ascii="Times New Roman" w:hAnsi="Times New Roman" w:cs="Times New Roman"/>
          <w:i/>
          <w:sz w:val="24"/>
          <w:szCs w:val="24"/>
        </w:rPr>
        <w:tab/>
      </w:r>
      <w:r w:rsidR="00BF722F" w:rsidRPr="00496740">
        <w:rPr>
          <w:rFonts w:ascii="Times New Roman" w:hAnsi="Times New Roman" w:cs="Times New Roman"/>
          <w:sz w:val="24"/>
          <w:szCs w:val="24"/>
        </w:rPr>
        <w:t xml:space="preserve">A composite measure of </w:t>
      </w:r>
      <w:commentRangeStart w:id="98"/>
      <w:r w:rsidR="00BF722F" w:rsidRPr="00496740">
        <w:rPr>
          <w:rFonts w:ascii="Times New Roman" w:hAnsi="Times New Roman" w:cs="Times New Roman"/>
          <w:sz w:val="24"/>
          <w:szCs w:val="24"/>
        </w:rPr>
        <w:t xml:space="preserve">competitive ability </w:t>
      </w:r>
      <w:r w:rsidR="00F41CEE">
        <w:rPr>
          <w:rFonts w:ascii="Times New Roman" w:hAnsi="Times New Roman" w:cs="Times New Roman"/>
          <w:sz w:val="24"/>
          <w:szCs w:val="24"/>
        </w:rPr>
        <w:t xml:space="preserve">(i.e. competitive fitness) </w:t>
      </w:r>
      <w:commentRangeEnd w:id="98"/>
      <w:r w:rsidR="0027083D">
        <w:rPr>
          <w:rStyle w:val="CommentReference"/>
        </w:rPr>
        <w:commentReference w:id="98"/>
      </w:r>
      <w:r w:rsidR="00BF722F" w:rsidRPr="00496740">
        <w:rPr>
          <w:rFonts w:ascii="Times New Roman" w:hAnsi="Times New Roman" w:cs="Times New Roman"/>
          <w:sz w:val="24"/>
          <w:szCs w:val="24"/>
        </w:rPr>
        <w:t xml:space="preserve">in the context of growth, </w:t>
      </w:r>
      <w:proofErr w:type="spellStart"/>
      <w:r w:rsidR="00BF722F" w:rsidRPr="00496740">
        <w:rPr>
          <w:rFonts w:ascii="Times New Roman" w:hAnsi="Times New Roman" w:cs="Times New Roman"/>
          <w:i/>
          <w:sz w:val="24"/>
          <w:szCs w:val="24"/>
        </w:rPr>
        <w:t>C</w:t>
      </w:r>
      <w:r w:rsidR="00BF722F" w:rsidRPr="00496740">
        <w:rPr>
          <w:rFonts w:ascii="Times New Roman" w:hAnsi="Times New Roman" w:cs="Times New Roman"/>
          <w:i/>
          <w:sz w:val="24"/>
          <w:szCs w:val="24"/>
          <w:vertAlign w:val="subscript"/>
        </w:rPr>
        <w:t>w</w:t>
      </w:r>
      <w:proofErr w:type="spellEnd"/>
      <w:r w:rsidR="00BF722F" w:rsidRPr="00496740">
        <w:rPr>
          <w:rFonts w:ascii="Times New Roman" w:hAnsi="Times New Roman" w:cs="Times New Roman"/>
          <w:sz w:val="24"/>
          <w:szCs w:val="24"/>
        </w:rPr>
        <w:t>, was calculated</w:t>
      </w:r>
      <w:r w:rsidR="00695B96" w:rsidRPr="00496740">
        <w:rPr>
          <w:rFonts w:ascii="Times New Roman" w:hAnsi="Times New Roman" w:cs="Times New Roman"/>
          <w:sz w:val="24"/>
          <w:szCs w:val="24"/>
        </w:rPr>
        <w:t xml:space="preserve"> to reflect the net combination of</w:t>
      </w:r>
      <w:r w:rsidR="00C5318C" w:rsidRPr="00496740">
        <w:rPr>
          <w:rFonts w:ascii="Times New Roman" w:hAnsi="Times New Roman" w:cs="Times New Roman"/>
          <w:sz w:val="24"/>
          <w:szCs w:val="24"/>
        </w:rPr>
        <w:t xml:space="preserve"> offense and defense</w:t>
      </w:r>
      <w:r w:rsidR="00401B49" w:rsidRPr="00496740">
        <w:rPr>
          <w:rFonts w:ascii="Times New Roman" w:hAnsi="Times New Roman" w:cs="Times New Roman"/>
          <w:sz w:val="24"/>
          <w:szCs w:val="24"/>
        </w:rPr>
        <w:t xml:space="preserve">. </w:t>
      </w:r>
      <w:proofErr w:type="spellStart"/>
      <w:r w:rsidR="00C65812" w:rsidRPr="00496740">
        <w:rPr>
          <w:rFonts w:ascii="Times New Roman" w:hAnsi="Times New Roman" w:cs="Times New Roman"/>
          <w:i/>
          <w:sz w:val="24"/>
          <w:szCs w:val="24"/>
        </w:rPr>
        <w:t>C</w:t>
      </w:r>
      <w:r w:rsidR="00C65812" w:rsidRPr="00496740">
        <w:rPr>
          <w:rFonts w:ascii="Times New Roman" w:hAnsi="Times New Roman" w:cs="Times New Roman"/>
          <w:i/>
          <w:sz w:val="24"/>
          <w:szCs w:val="24"/>
          <w:vertAlign w:val="subscript"/>
        </w:rPr>
        <w:t>w</w:t>
      </w:r>
      <w:proofErr w:type="spellEnd"/>
      <w:r w:rsidR="00C65812" w:rsidRPr="00496740">
        <w:rPr>
          <w:rFonts w:ascii="Times New Roman" w:hAnsi="Times New Roman" w:cs="Times New Roman"/>
          <w:sz w:val="24"/>
          <w:szCs w:val="24"/>
        </w:rPr>
        <w:t xml:space="preserve"> for each strain was defined as </w:t>
      </w:r>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w.i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o,i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(1-C</m:t>
            </m:r>
          </m:e>
          <m:sub>
            <m:r>
              <w:rPr>
                <w:rFonts w:ascii="Cambria Math" w:hAnsi="Cambria Math" w:cs="Times New Roman"/>
                <w:sz w:val="24"/>
                <w:szCs w:val="24"/>
              </w:rPr>
              <m:t>d,i</m:t>
            </m:r>
          </m:sub>
        </m:sSub>
        <m:r>
          <w:rPr>
            <w:rFonts w:ascii="Cambria Math" w:hAnsi="Cambria Math" w:cs="Times New Roman"/>
            <w:sz w:val="24"/>
            <w:szCs w:val="24"/>
          </w:rPr>
          <m:t>)</m:t>
        </m:r>
      </m:oMath>
      <w:r w:rsidR="006225F8" w:rsidRPr="00496740">
        <w:rPr>
          <w:rFonts w:ascii="Times New Roman" w:hAnsi="Times New Roman" w:cs="Times New Roman"/>
          <w:sz w:val="24"/>
          <w:szCs w:val="24"/>
        </w:rPr>
        <w:t xml:space="preserve">, and </w:t>
      </w:r>
      <w:r w:rsidR="00C64578" w:rsidRPr="00496740">
        <w:rPr>
          <w:rFonts w:ascii="Times New Roman" w:hAnsi="Times New Roman" w:cs="Times New Roman"/>
          <w:sz w:val="24"/>
          <w:szCs w:val="24"/>
        </w:rPr>
        <w:t>take</w:t>
      </w:r>
      <w:r w:rsidR="00EC0B72" w:rsidRPr="00496740">
        <w:rPr>
          <w:rFonts w:ascii="Times New Roman" w:hAnsi="Times New Roman" w:cs="Times New Roman"/>
          <w:sz w:val="24"/>
          <w:szCs w:val="24"/>
        </w:rPr>
        <w:t>s</w:t>
      </w:r>
      <w:r w:rsidR="00C64578" w:rsidRPr="00496740">
        <w:rPr>
          <w:rFonts w:ascii="Times New Roman" w:hAnsi="Times New Roman" w:cs="Times New Roman"/>
          <w:sz w:val="24"/>
          <w:szCs w:val="24"/>
        </w:rPr>
        <w:t xml:space="preserve"> on any value </w:t>
      </w:r>
      <w:r w:rsidR="006225F8" w:rsidRPr="00496740">
        <w:rPr>
          <w:rFonts w:ascii="Times New Roman" w:hAnsi="Times New Roman" w:cs="Times New Roman"/>
          <w:sz w:val="24"/>
          <w:szCs w:val="24"/>
        </w:rPr>
        <w:t>from –1 to 1.</w:t>
      </w:r>
      <w:r w:rsidR="004A6556" w:rsidRPr="00496740">
        <w:rPr>
          <w:rFonts w:ascii="Times New Roman" w:hAnsi="Times New Roman" w:cs="Times New Roman"/>
          <w:sz w:val="24"/>
          <w:szCs w:val="24"/>
        </w:rPr>
        <w:t xml:space="preserve"> These </w:t>
      </w:r>
      <w:r w:rsidR="00CE2778" w:rsidRPr="00496740">
        <w:rPr>
          <w:rFonts w:ascii="Times New Roman" w:hAnsi="Times New Roman" w:cs="Times New Roman"/>
          <w:sz w:val="24"/>
          <w:szCs w:val="24"/>
        </w:rPr>
        <w:t>extremes</w:t>
      </w:r>
      <w:r w:rsidR="000A2336" w:rsidRPr="00496740">
        <w:rPr>
          <w:rFonts w:ascii="Times New Roman" w:hAnsi="Times New Roman" w:cs="Times New Roman"/>
          <w:sz w:val="24"/>
          <w:szCs w:val="24"/>
        </w:rPr>
        <w:t xml:space="preserve"> </w:t>
      </w:r>
      <w:r w:rsidR="004A6556" w:rsidRPr="00496740">
        <w:rPr>
          <w:rFonts w:ascii="Times New Roman" w:hAnsi="Times New Roman" w:cs="Times New Roman"/>
          <w:sz w:val="24"/>
          <w:szCs w:val="24"/>
        </w:rPr>
        <w:t>represent absolute competitive inferiority (–1), where a strain failed to prevent any growth of any invader and similarly failed to invade any other strain, to absolute competitive dominance</w:t>
      </w:r>
      <w:r w:rsidR="00C35045" w:rsidRPr="00496740">
        <w:rPr>
          <w:rFonts w:ascii="Times New Roman" w:hAnsi="Times New Roman" w:cs="Times New Roman"/>
          <w:sz w:val="24"/>
          <w:szCs w:val="24"/>
        </w:rPr>
        <w:t xml:space="preserve"> (1)</w:t>
      </w:r>
      <w:r w:rsidR="004A6556" w:rsidRPr="00496740">
        <w:rPr>
          <w:rFonts w:ascii="Times New Roman" w:hAnsi="Times New Roman" w:cs="Times New Roman"/>
          <w:sz w:val="24"/>
          <w:szCs w:val="24"/>
        </w:rPr>
        <w:t>, where a strain fully invaded all residents and fully prevented growth of all invaders.</w:t>
      </w:r>
    </w:p>
    <w:p w14:paraId="004DA524" w14:textId="44A37FBE" w:rsidR="00856258" w:rsidRPr="00496740" w:rsidRDefault="00E315F4" w:rsidP="00301BA0">
      <w:pPr>
        <w:spacing w:line="276" w:lineRule="auto"/>
        <w:rPr>
          <w:rFonts w:ascii="Times New Roman" w:hAnsi="Times New Roman" w:cs="Times New Roman"/>
          <w:sz w:val="24"/>
          <w:szCs w:val="24"/>
        </w:rPr>
      </w:pPr>
      <w:r>
        <w:rPr>
          <w:rFonts w:ascii="Times New Roman" w:hAnsi="Times New Roman" w:cs="Times New Roman"/>
          <w:sz w:val="24"/>
          <w:szCs w:val="24"/>
        </w:rPr>
        <w:tab/>
      </w:r>
      <w:r w:rsidR="00700730" w:rsidRPr="00496740">
        <w:rPr>
          <w:rFonts w:ascii="Times New Roman" w:hAnsi="Times New Roman" w:cs="Times New Roman"/>
          <w:i/>
          <w:sz w:val="24"/>
          <w:szCs w:val="24"/>
        </w:rPr>
        <w:t>C</w:t>
      </w:r>
      <w:r w:rsidR="00700730" w:rsidRPr="00496740">
        <w:rPr>
          <w:rFonts w:ascii="Times New Roman" w:hAnsi="Times New Roman" w:cs="Times New Roman"/>
          <w:i/>
          <w:sz w:val="24"/>
          <w:szCs w:val="24"/>
          <w:vertAlign w:val="subscript"/>
        </w:rPr>
        <w:t>t</w:t>
      </w:r>
      <w:r w:rsidR="00700730" w:rsidRPr="00496740">
        <w:rPr>
          <w:rFonts w:ascii="Times New Roman" w:hAnsi="Times New Roman" w:cs="Times New Roman"/>
          <w:sz w:val="24"/>
          <w:szCs w:val="24"/>
        </w:rPr>
        <w:t xml:space="preserve"> and </w:t>
      </w:r>
      <w:r w:rsidR="00700730" w:rsidRPr="00496740">
        <w:rPr>
          <w:rFonts w:ascii="Times New Roman" w:hAnsi="Times New Roman" w:cs="Times New Roman"/>
          <w:i/>
          <w:sz w:val="24"/>
          <w:szCs w:val="24"/>
        </w:rPr>
        <w:t>C</w:t>
      </w:r>
      <w:r w:rsidR="00700730" w:rsidRPr="00496740">
        <w:rPr>
          <w:rFonts w:ascii="Times New Roman" w:hAnsi="Times New Roman" w:cs="Times New Roman"/>
          <w:i/>
          <w:sz w:val="24"/>
          <w:szCs w:val="24"/>
          <w:vertAlign w:val="subscript"/>
        </w:rPr>
        <w:t>r</w:t>
      </w:r>
      <w:r w:rsidR="00700730" w:rsidRPr="00496740">
        <w:rPr>
          <w:rFonts w:ascii="Times New Roman" w:hAnsi="Times New Roman" w:cs="Times New Roman"/>
          <w:sz w:val="24"/>
          <w:szCs w:val="24"/>
        </w:rPr>
        <w:t xml:space="preserve"> were calculated based on the interaction matrix for interference competition.</w:t>
      </w:r>
      <w:r w:rsidR="00AA7735" w:rsidRPr="00496740">
        <w:rPr>
          <w:rFonts w:ascii="Times New Roman" w:hAnsi="Times New Roman" w:cs="Times New Roman"/>
          <w:sz w:val="24"/>
          <w:szCs w:val="24"/>
        </w:rPr>
        <w:t xml:space="preserve"> </w:t>
      </w:r>
      <w:r w:rsidR="00AA7735" w:rsidRPr="00496740">
        <w:rPr>
          <w:rFonts w:ascii="Times New Roman" w:hAnsi="Times New Roman" w:cs="Times New Roman"/>
          <w:i/>
          <w:sz w:val="24"/>
          <w:szCs w:val="24"/>
        </w:rPr>
        <w:t>C</w:t>
      </w:r>
      <w:r w:rsidR="00AA7735" w:rsidRPr="00496740">
        <w:rPr>
          <w:rFonts w:ascii="Times New Roman" w:hAnsi="Times New Roman" w:cs="Times New Roman"/>
          <w:i/>
          <w:sz w:val="24"/>
          <w:szCs w:val="24"/>
          <w:vertAlign w:val="subscript"/>
        </w:rPr>
        <w:t>t</w:t>
      </w:r>
      <w:r w:rsidR="00AA7735" w:rsidRPr="00496740">
        <w:rPr>
          <w:rFonts w:ascii="Times New Roman" w:hAnsi="Times New Roman" w:cs="Times New Roman"/>
          <w:sz w:val="24"/>
          <w:szCs w:val="24"/>
        </w:rPr>
        <w:t xml:space="preserve"> for each strain was </w:t>
      </w:r>
      <w:r w:rsidR="009A2741" w:rsidRPr="00496740">
        <w:rPr>
          <w:rFonts w:ascii="Times New Roman" w:hAnsi="Times New Roman" w:cs="Times New Roman"/>
          <w:sz w:val="24"/>
          <w:szCs w:val="24"/>
        </w:rPr>
        <w:t>calculated</w:t>
      </w:r>
      <w:r w:rsidR="00AA7735" w:rsidRPr="00496740">
        <w:rPr>
          <w:rFonts w:ascii="Times New Roman" w:hAnsi="Times New Roman" w:cs="Times New Roman"/>
          <w:sz w:val="24"/>
          <w:szCs w:val="24"/>
        </w:rPr>
        <w:t xml:space="preserve"> as the </w:t>
      </w:r>
      <w:r w:rsidR="00D72CAB" w:rsidRPr="00496740">
        <w:rPr>
          <w:rFonts w:ascii="Times New Roman" w:hAnsi="Times New Roman" w:cs="Times New Roman"/>
          <w:sz w:val="24"/>
          <w:szCs w:val="24"/>
        </w:rPr>
        <w:t xml:space="preserve">proportion of </w:t>
      </w:r>
      <w:r w:rsidR="009A2741" w:rsidRPr="00496740">
        <w:rPr>
          <w:rFonts w:ascii="Times New Roman" w:hAnsi="Times New Roman" w:cs="Times New Roman"/>
          <w:sz w:val="24"/>
          <w:szCs w:val="24"/>
        </w:rPr>
        <w:t>invasions</w:t>
      </w:r>
      <w:r w:rsidR="00D72CAB" w:rsidRPr="00496740">
        <w:rPr>
          <w:rFonts w:ascii="Times New Roman" w:hAnsi="Times New Roman" w:cs="Times New Roman"/>
          <w:sz w:val="24"/>
          <w:szCs w:val="24"/>
        </w:rPr>
        <w:t xml:space="preserve"> </w:t>
      </w:r>
      <w:r w:rsidR="009A2741" w:rsidRPr="00496740">
        <w:rPr>
          <w:rFonts w:ascii="Times New Roman" w:hAnsi="Times New Roman" w:cs="Times New Roman"/>
          <w:sz w:val="24"/>
          <w:szCs w:val="24"/>
        </w:rPr>
        <w:t xml:space="preserve">by </w:t>
      </w:r>
      <w:r w:rsidR="00481418" w:rsidRPr="00496740">
        <w:rPr>
          <w:rFonts w:ascii="Times New Roman" w:hAnsi="Times New Roman" w:cs="Times New Roman"/>
          <w:sz w:val="24"/>
          <w:szCs w:val="24"/>
        </w:rPr>
        <w:t>the</w:t>
      </w:r>
      <w:r w:rsidR="009A2741" w:rsidRPr="00496740">
        <w:rPr>
          <w:rFonts w:ascii="Times New Roman" w:hAnsi="Times New Roman" w:cs="Times New Roman"/>
          <w:sz w:val="24"/>
          <w:szCs w:val="24"/>
        </w:rPr>
        <w:t xml:space="preserve"> focal strain </w:t>
      </w:r>
      <w:r w:rsidR="00D72CAB" w:rsidRPr="00496740">
        <w:rPr>
          <w:rFonts w:ascii="Times New Roman" w:hAnsi="Times New Roman" w:cs="Times New Roman"/>
          <w:sz w:val="24"/>
          <w:szCs w:val="24"/>
        </w:rPr>
        <w:t xml:space="preserve">that </w:t>
      </w:r>
      <w:r w:rsidR="009A2741" w:rsidRPr="00496740">
        <w:rPr>
          <w:rFonts w:ascii="Times New Roman" w:hAnsi="Times New Roman" w:cs="Times New Roman"/>
          <w:sz w:val="24"/>
          <w:szCs w:val="24"/>
        </w:rPr>
        <w:t xml:space="preserve">resulted in </w:t>
      </w:r>
      <w:r w:rsidR="00D72CAB" w:rsidRPr="00496740">
        <w:rPr>
          <w:rFonts w:ascii="Times New Roman" w:hAnsi="Times New Roman" w:cs="Times New Roman"/>
          <w:sz w:val="24"/>
          <w:szCs w:val="24"/>
        </w:rPr>
        <w:t xml:space="preserve">halo </w:t>
      </w:r>
      <w:r w:rsidR="009A2741" w:rsidRPr="00496740">
        <w:rPr>
          <w:rFonts w:ascii="Times New Roman" w:hAnsi="Times New Roman" w:cs="Times New Roman"/>
          <w:sz w:val="24"/>
          <w:szCs w:val="24"/>
        </w:rPr>
        <w:t>formation</w:t>
      </w:r>
      <w:r w:rsidR="00A8024A">
        <w:rPr>
          <w:rFonts w:ascii="Times New Roman" w:hAnsi="Times New Roman" w:cs="Times New Roman"/>
          <w:sz w:val="24"/>
          <w:szCs w:val="24"/>
        </w:rPr>
        <w:t xml:space="preserve"> (i.e. inhibition of the resident)</w:t>
      </w:r>
      <w:r w:rsidR="00D72CAB" w:rsidRPr="00496740">
        <w:rPr>
          <w:rFonts w:ascii="Times New Roman" w:hAnsi="Times New Roman" w:cs="Times New Roman"/>
          <w:sz w:val="24"/>
          <w:szCs w:val="24"/>
        </w:rPr>
        <w:t>.</w:t>
      </w:r>
      <w:r w:rsidR="009A2741" w:rsidRPr="00496740">
        <w:rPr>
          <w:rFonts w:ascii="Times New Roman" w:hAnsi="Times New Roman" w:cs="Times New Roman"/>
          <w:sz w:val="24"/>
          <w:szCs w:val="24"/>
        </w:rPr>
        <w:t xml:space="preserve"> </w:t>
      </w:r>
      <w:r w:rsidR="00EC0B72" w:rsidRPr="00496740">
        <w:rPr>
          <w:rFonts w:ascii="Times New Roman" w:hAnsi="Times New Roman" w:cs="Times New Roman"/>
          <w:i/>
          <w:sz w:val="24"/>
          <w:szCs w:val="24"/>
        </w:rPr>
        <w:t>C</w:t>
      </w:r>
      <w:r w:rsidR="00EC0B72" w:rsidRPr="00496740">
        <w:rPr>
          <w:rFonts w:ascii="Times New Roman" w:hAnsi="Times New Roman" w:cs="Times New Roman"/>
          <w:i/>
          <w:sz w:val="24"/>
          <w:szCs w:val="24"/>
          <w:vertAlign w:val="subscript"/>
        </w:rPr>
        <w:t>r</w:t>
      </w:r>
      <w:r w:rsidR="00EC0B72" w:rsidRPr="00496740">
        <w:rPr>
          <w:rFonts w:ascii="Times New Roman" w:hAnsi="Times New Roman" w:cs="Times New Roman"/>
          <w:sz w:val="24"/>
          <w:szCs w:val="24"/>
        </w:rPr>
        <w:t xml:space="preserve"> was calculated as the </w:t>
      </w:r>
      <w:r w:rsidR="005328A5" w:rsidRPr="00496740">
        <w:rPr>
          <w:rFonts w:ascii="Times New Roman" w:hAnsi="Times New Roman" w:cs="Times New Roman"/>
          <w:sz w:val="24"/>
          <w:szCs w:val="24"/>
        </w:rPr>
        <w:t xml:space="preserve">proportion of pairings </w:t>
      </w:r>
      <w:r w:rsidR="00CC0FE2" w:rsidRPr="00496740">
        <w:rPr>
          <w:rFonts w:ascii="Times New Roman" w:hAnsi="Times New Roman" w:cs="Times New Roman"/>
          <w:sz w:val="24"/>
          <w:szCs w:val="24"/>
        </w:rPr>
        <w:t xml:space="preserve">as resident with each of the strains with </w:t>
      </w:r>
      <w:r w:rsidR="00CC0FE2" w:rsidRPr="00496740">
        <w:rPr>
          <w:rFonts w:ascii="Times New Roman" w:hAnsi="Times New Roman" w:cs="Times New Roman"/>
          <w:i/>
          <w:sz w:val="24"/>
          <w:szCs w:val="24"/>
        </w:rPr>
        <w:t>C</w:t>
      </w:r>
      <w:r w:rsidR="00CC0FE2" w:rsidRPr="00496740">
        <w:rPr>
          <w:rFonts w:ascii="Times New Roman" w:hAnsi="Times New Roman" w:cs="Times New Roman"/>
          <w:i/>
          <w:sz w:val="24"/>
          <w:szCs w:val="24"/>
          <w:vertAlign w:val="subscript"/>
        </w:rPr>
        <w:t>t</w:t>
      </w:r>
      <w:r w:rsidR="00CC0FE2" w:rsidRPr="00496740">
        <w:rPr>
          <w:rFonts w:ascii="Times New Roman" w:hAnsi="Times New Roman" w:cs="Times New Roman"/>
          <w:sz w:val="24"/>
          <w:szCs w:val="24"/>
        </w:rPr>
        <w:t xml:space="preserve"> &gt; 0 </w:t>
      </w:r>
      <w:r w:rsidR="00E974F9" w:rsidRPr="00496740">
        <w:rPr>
          <w:rFonts w:ascii="Times New Roman" w:hAnsi="Times New Roman" w:cs="Times New Roman"/>
          <w:sz w:val="24"/>
          <w:szCs w:val="24"/>
        </w:rPr>
        <w:t xml:space="preserve">(i.e. toxin producers) </w:t>
      </w:r>
      <w:r w:rsidR="00CC0FE2" w:rsidRPr="00496740">
        <w:rPr>
          <w:rFonts w:ascii="Times New Roman" w:hAnsi="Times New Roman" w:cs="Times New Roman"/>
          <w:sz w:val="24"/>
          <w:szCs w:val="24"/>
        </w:rPr>
        <w:t>that failed to result in halo formation.</w:t>
      </w:r>
      <w:r w:rsidR="00B6449B" w:rsidRPr="00496740">
        <w:rPr>
          <w:rFonts w:ascii="Times New Roman" w:hAnsi="Times New Roman" w:cs="Times New Roman"/>
          <w:sz w:val="24"/>
          <w:szCs w:val="24"/>
        </w:rPr>
        <w:t xml:space="preserve"> </w:t>
      </w:r>
      <w:del w:id="99" w:author="Noah Whiteman" w:date="2015-11-08T14:33:00Z">
        <w:r w:rsidR="00B6449B" w:rsidRPr="00496740" w:rsidDel="0027083D">
          <w:rPr>
            <w:rFonts w:ascii="Times New Roman" w:hAnsi="Times New Roman" w:cs="Times New Roman"/>
            <w:sz w:val="24"/>
            <w:szCs w:val="24"/>
          </w:rPr>
          <w:delText xml:space="preserve">In other words, </w:delText>
        </w:r>
      </w:del>
      <w:r w:rsidR="00B6449B" w:rsidRPr="00496740">
        <w:rPr>
          <w:rFonts w:ascii="Times New Roman" w:hAnsi="Times New Roman" w:cs="Times New Roman"/>
          <w:i/>
          <w:sz w:val="24"/>
          <w:szCs w:val="24"/>
        </w:rPr>
        <w:t>C</w:t>
      </w:r>
      <w:r w:rsidR="00B6449B" w:rsidRPr="00496740">
        <w:rPr>
          <w:rFonts w:ascii="Times New Roman" w:hAnsi="Times New Roman" w:cs="Times New Roman"/>
          <w:i/>
          <w:sz w:val="24"/>
          <w:szCs w:val="24"/>
          <w:vertAlign w:val="subscript"/>
        </w:rPr>
        <w:t>r</w:t>
      </w:r>
      <w:r w:rsidR="00B6449B" w:rsidRPr="00496740">
        <w:rPr>
          <w:rFonts w:ascii="Times New Roman" w:hAnsi="Times New Roman" w:cs="Times New Roman"/>
          <w:sz w:val="24"/>
          <w:szCs w:val="24"/>
        </w:rPr>
        <w:t xml:space="preserve"> is conditional on being exposed to an invader observed to produce toxins within the interaction network under study.</w:t>
      </w:r>
    </w:p>
    <w:p w14:paraId="6D3EF83A" w14:textId="55007E01" w:rsidR="008F173C" w:rsidRPr="00496740" w:rsidRDefault="00FC6124" w:rsidP="00301BA0">
      <w:pPr>
        <w:spacing w:line="276" w:lineRule="auto"/>
        <w:outlineLvl w:val="0"/>
        <w:rPr>
          <w:rFonts w:ascii="Times New Roman" w:hAnsi="Times New Roman" w:cs="Times New Roman"/>
          <w:b/>
          <w:sz w:val="24"/>
          <w:szCs w:val="24"/>
        </w:rPr>
      </w:pPr>
      <w:r w:rsidRPr="00496740">
        <w:rPr>
          <w:rFonts w:ascii="Times New Roman" w:hAnsi="Times New Roman" w:cs="Times New Roman"/>
          <w:b/>
          <w:sz w:val="24"/>
          <w:szCs w:val="24"/>
        </w:rPr>
        <w:t>Life history trait analyses</w:t>
      </w:r>
    </w:p>
    <w:p w14:paraId="53ED2AB3" w14:textId="062F2288" w:rsidR="004D652A" w:rsidRPr="00496740" w:rsidRDefault="00FC6124" w:rsidP="00301BA0">
      <w:pPr>
        <w:spacing w:line="276" w:lineRule="auto"/>
        <w:rPr>
          <w:rFonts w:ascii="Times New Roman" w:hAnsi="Times New Roman" w:cs="Times New Roman"/>
          <w:sz w:val="24"/>
          <w:szCs w:val="24"/>
        </w:rPr>
      </w:pPr>
      <w:r w:rsidRPr="00496740">
        <w:rPr>
          <w:rFonts w:ascii="Times New Roman" w:hAnsi="Times New Roman" w:cs="Times New Roman"/>
          <w:sz w:val="24"/>
          <w:szCs w:val="24"/>
        </w:rPr>
        <w:t xml:space="preserve">Pearson’s </w:t>
      </w:r>
      <w:r w:rsidRPr="00496740">
        <w:rPr>
          <w:rFonts w:ascii="Times New Roman" w:hAnsi="Times New Roman" w:cs="Times New Roman"/>
          <w:i/>
          <w:sz w:val="24"/>
          <w:szCs w:val="24"/>
        </w:rPr>
        <w:t xml:space="preserve">r </w:t>
      </w:r>
      <w:r w:rsidRPr="00496740">
        <w:rPr>
          <w:rFonts w:ascii="Times New Roman" w:hAnsi="Times New Roman" w:cs="Times New Roman"/>
          <w:sz w:val="24"/>
          <w:szCs w:val="24"/>
        </w:rPr>
        <w:t xml:space="preserve">(correlation coefficients) were calculated between all pairs of </w:t>
      </w:r>
      <w:r w:rsidR="00FE3A15" w:rsidRPr="00496740">
        <w:rPr>
          <w:rFonts w:ascii="Times New Roman" w:hAnsi="Times New Roman" w:cs="Times New Roman"/>
          <w:sz w:val="24"/>
          <w:szCs w:val="24"/>
        </w:rPr>
        <w:t>growth and competitive trait measurement</w:t>
      </w:r>
      <w:r w:rsidRPr="00496740">
        <w:rPr>
          <w:rFonts w:ascii="Times New Roman" w:hAnsi="Times New Roman" w:cs="Times New Roman"/>
          <w:sz w:val="24"/>
          <w:szCs w:val="24"/>
        </w:rPr>
        <w:t xml:space="preserve">, and statistical significance was assessed as </w:t>
      </w:r>
      <w:r w:rsidRPr="00496740">
        <w:rPr>
          <w:rFonts w:ascii="Times New Roman" w:hAnsi="Times New Roman" w:cs="Times New Roman"/>
          <w:i/>
          <w:sz w:val="24"/>
          <w:szCs w:val="24"/>
        </w:rPr>
        <w:t>p</w:t>
      </w:r>
      <w:r w:rsidRPr="006753BD">
        <w:rPr>
          <w:rFonts w:ascii="Times New Roman" w:hAnsi="Times New Roman" w:cs="Times New Roman"/>
          <w:sz w:val="24"/>
          <w:szCs w:val="24"/>
        </w:rPr>
        <w:t>&lt;0.05</w:t>
      </w:r>
      <w:r w:rsidRPr="00496740">
        <w:rPr>
          <w:rFonts w:ascii="Times New Roman" w:hAnsi="Times New Roman" w:cs="Times New Roman"/>
          <w:i/>
          <w:sz w:val="24"/>
          <w:szCs w:val="24"/>
        </w:rPr>
        <w:t xml:space="preserve"> </w:t>
      </w:r>
      <w:r w:rsidRPr="00496740">
        <w:rPr>
          <w:rFonts w:ascii="Times New Roman" w:hAnsi="Times New Roman" w:cs="Times New Roman"/>
          <w:sz w:val="24"/>
          <w:szCs w:val="24"/>
        </w:rPr>
        <w:t xml:space="preserve">after </w:t>
      </w:r>
      <w:proofErr w:type="spellStart"/>
      <w:r w:rsidRPr="00496740">
        <w:rPr>
          <w:rFonts w:ascii="Times New Roman" w:hAnsi="Times New Roman" w:cs="Times New Roman"/>
          <w:sz w:val="24"/>
          <w:szCs w:val="24"/>
        </w:rPr>
        <w:t>Benjamini</w:t>
      </w:r>
      <w:proofErr w:type="spellEnd"/>
      <w:r w:rsidRPr="00496740">
        <w:rPr>
          <w:rFonts w:ascii="Times New Roman" w:hAnsi="Times New Roman" w:cs="Times New Roman"/>
          <w:sz w:val="24"/>
          <w:szCs w:val="24"/>
        </w:rPr>
        <w:t>–Hochberg false discover</w:t>
      </w:r>
      <w:r w:rsidR="00A41C1D">
        <w:rPr>
          <w:rFonts w:ascii="Times New Roman" w:hAnsi="Times New Roman" w:cs="Times New Roman"/>
          <w:sz w:val="24"/>
          <w:szCs w:val="24"/>
        </w:rPr>
        <w:t>y</w:t>
      </w:r>
      <w:r w:rsidRPr="00496740">
        <w:rPr>
          <w:rFonts w:ascii="Times New Roman" w:hAnsi="Times New Roman" w:cs="Times New Roman"/>
          <w:sz w:val="24"/>
          <w:szCs w:val="24"/>
        </w:rPr>
        <w:t xml:space="preserve"> rate correction implemented in R package </w:t>
      </w:r>
      <w:r w:rsidRPr="00496740">
        <w:rPr>
          <w:rFonts w:ascii="Times New Roman" w:hAnsi="Times New Roman" w:cs="Times New Roman"/>
          <w:i/>
          <w:sz w:val="24"/>
          <w:szCs w:val="24"/>
        </w:rPr>
        <w:t>psych</w:t>
      </w:r>
      <w:r w:rsidR="005271BB" w:rsidRPr="00496740">
        <w:rPr>
          <w:rFonts w:ascii="Times New Roman" w:hAnsi="Times New Roman" w:cs="Times New Roman"/>
          <w:i/>
          <w:sz w:val="24"/>
          <w:szCs w:val="24"/>
        </w:rPr>
        <w:t xml:space="preserve"> </w:t>
      </w:r>
      <w:r w:rsidR="005271BB" w:rsidRPr="00496740">
        <w:rPr>
          <w:rFonts w:ascii="Times New Roman" w:hAnsi="Times New Roman" w:cs="Times New Roman"/>
          <w:i/>
          <w:sz w:val="24"/>
          <w:szCs w:val="24"/>
        </w:rPr>
        <w:fldChar w:fldCharType="begin"/>
      </w:r>
      <w:r w:rsidR="00563C5D">
        <w:rPr>
          <w:rFonts w:ascii="Times New Roman" w:hAnsi="Times New Roman" w:cs="Times New Roman"/>
          <w:i/>
          <w:sz w:val="24"/>
          <w:szCs w:val="24"/>
        </w:rPr>
        <w:instrText xml:space="preserve"> ADDIN PAPERS2_CITATIONS &lt;citation&gt;&lt;uuid&gt;E35ABCE0-7DE6-4D3B-8CA7-3AA252407FFA&lt;/uuid&gt;&lt;priority&gt;30&lt;/priority&gt;&lt;publications&gt;&lt;publication&gt;&lt;location&gt;200,4,42.0450722,-87.6876969&lt;/location&gt;&lt;publication_date&gt;99201200001200000000200000&lt;/publication_date&gt;&lt;type&gt;300&lt;/type&gt;&lt;title&gt;psych: Procedures for Personality and Psychological Research&lt;/title&gt;&lt;revision_date&gt;99201200001200000000200000&lt;/revision_date&gt;&lt;subtype&gt;341&lt;/subtype&gt;&lt;publisher&gt;Northwestern University&lt;/publisher&gt;&lt;uuid&gt;57A0E472-DCAD-4E82-A9A2-0D5A426479BC&lt;/uuid&gt;&lt;place&gt;Evanston, Illinois, USA&lt;/place&gt;&lt;version&gt;1.3.2&lt;/version&gt;&lt;url&gt;http://CRAN.R-project.org/package=psych&lt;/url&gt;&lt;authors&gt;&lt;author&gt;&lt;firstName&gt;W&lt;/firstName&gt;&lt;lastName&gt;Revelle&lt;/lastName&gt;&lt;/author&gt;&lt;/authors&gt;&lt;/publication&gt;&lt;/publications&gt;&lt;cites&gt;&lt;/cites&gt;&lt;/citation&gt;</w:instrText>
      </w:r>
      <w:r w:rsidR="005271BB" w:rsidRPr="00496740">
        <w:rPr>
          <w:rFonts w:ascii="Times New Roman" w:hAnsi="Times New Roman" w:cs="Times New Roman"/>
          <w:i/>
          <w:sz w:val="24"/>
          <w:szCs w:val="24"/>
        </w:rPr>
        <w:fldChar w:fldCharType="separate"/>
      </w:r>
      <w:r w:rsidR="004B118A">
        <w:rPr>
          <w:rFonts w:ascii="Times New Roman" w:hAnsi="Times New Roman" w:cs="Times New Roman"/>
          <w:sz w:val="24"/>
          <w:szCs w:val="24"/>
        </w:rPr>
        <w:t>(Revelle 2012)</w:t>
      </w:r>
      <w:r w:rsidR="005271BB" w:rsidRPr="00496740">
        <w:rPr>
          <w:rFonts w:ascii="Times New Roman" w:hAnsi="Times New Roman" w:cs="Times New Roman"/>
          <w:i/>
          <w:sz w:val="24"/>
          <w:szCs w:val="24"/>
        </w:rPr>
        <w:fldChar w:fldCharType="end"/>
      </w:r>
      <w:r w:rsidRPr="00496740">
        <w:rPr>
          <w:rFonts w:ascii="Times New Roman" w:hAnsi="Times New Roman" w:cs="Times New Roman"/>
          <w:sz w:val="24"/>
          <w:szCs w:val="24"/>
        </w:rPr>
        <w:t>.</w:t>
      </w:r>
      <w:r w:rsidR="00346CC2" w:rsidRPr="00496740">
        <w:rPr>
          <w:rFonts w:ascii="Times New Roman" w:hAnsi="Times New Roman" w:cs="Times New Roman"/>
          <w:sz w:val="24"/>
          <w:szCs w:val="24"/>
        </w:rPr>
        <w:t xml:space="preserve"> </w:t>
      </w:r>
      <w:r w:rsidR="004D652A" w:rsidRPr="00496740">
        <w:rPr>
          <w:rFonts w:ascii="Times New Roman" w:hAnsi="Times New Roman" w:cs="Times New Roman"/>
          <w:sz w:val="24"/>
          <w:szCs w:val="24"/>
        </w:rPr>
        <w:t xml:space="preserve">Euclidean distances between each </w:t>
      </w:r>
      <w:r w:rsidR="003D5810" w:rsidRPr="00496740">
        <w:rPr>
          <w:rFonts w:ascii="Times New Roman" w:hAnsi="Times New Roman" w:cs="Times New Roman"/>
          <w:sz w:val="24"/>
          <w:szCs w:val="24"/>
        </w:rPr>
        <w:t xml:space="preserve">growth </w:t>
      </w:r>
      <w:r w:rsidR="004D652A" w:rsidRPr="00496740">
        <w:rPr>
          <w:rFonts w:ascii="Times New Roman" w:hAnsi="Times New Roman" w:cs="Times New Roman"/>
          <w:sz w:val="24"/>
          <w:szCs w:val="24"/>
        </w:rPr>
        <w:t xml:space="preserve">trait for all pairs of strains were measured as </w:t>
      </w: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ij</m:t>
            </m:r>
          </m:sub>
        </m:sSub>
        <m:r>
          <w:rPr>
            <w:rFonts w:ascii="Cambria Math" w:hAnsi="Cambria Math" w:cs="Times New Roman"/>
            <w:sz w:val="24"/>
            <w:szCs w:val="24"/>
          </w:rPr>
          <m:t>=</m:t>
        </m:r>
        <m:rad>
          <m:radPr>
            <m:degHide m:val="1"/>
            <m:ctrlPr>
              <w:rPr>
                <w:rFonts w:ascii="Cambria Math" w:hAnsi="Cambria Math" w:cs="Times New Roman"/>
                <w:i/>
                <w:sz w:val="24"/>
                <w:szCs w:val="24"/>
              </w:rPr>
            </m:ctrlPr>
          </m:radPr>
          <m:deg/>
          <m:e>
            <m:sSup>
              <m:sSupPr>
                <m:ctrlPr>
                  <w:rPr>
                    <w:rFonts w:ascii="Cambria Math" w:hAnsi="Cambria Math" w:cs="Times New Roman"/>
                    <w:i/>
                    <w:sz w:val="24"/>
                    <w:szCs w:val="24"/>
                  </w:rPr>
                </m:ctrlPr>
              </m:sSup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j</m:t>
                    </m:r>
                  </m:sub>
                </m:sSub>
                <m:r>
                  <w:rPr>
                    <w:rFonts w:ascii="Cambria Math" w:hAnsi="Cambria Math" w:cs="Times New Roman"/>
                    <w:sz w:val="24"/>
                    <w:szCs w:val="24"/>
                  </w:rPr>
                  <m:t>)</m:t>
                </m:r>
              </m:e>
              <m:sup>
                <m:r>
                  <w:rPr>
                    <w:rFonts w:ascii="Cambria Math" w:hAnsi="Cambria Math" w:cs="Times New Roman"/>
                    <w:sz w:val="24"/>
                    <w:szCs w:val="24"/>
                  </w:rPr>
                  <m:t>2</m:t>
                </m:r>
              </m:sup>
            </m:sSup>
          </m:e>
        </m:rad>
        <m:r>
          <w:rPr>
            <w:rFonts w:ascii="Cambria Math" w:hAnsi="Cambria Math" w:cs="Times New Roman"/>
            <w:sz w:val="24"/>
            <w:szCs w:val="24"/>
          </w:rPr>
          <m:t xml:space="preserve"> </m:t>
        </m:r>
      </m:oMath>
      <w:r w:rsidR="004D652A" w:rsidRPr="00496740">
        <w:rPr>
          <w:rFonts w:ascii="Times New Roman" w:hAnsi="Times New Roman" w:cs="Times New Roman"/>
          <w:sz w:val="24"/>
          <w:szCs w:val="24"/>
        </w:rPr>
        <w:t xml:space="preserve">for each trait. </w:t>
      </w:r>
      <w:r w:rsidR="00A0470B" w:rsidRPr="00496740">
        <w:rPr>
          <w:rFonts w:ascii="Times New Roman" w:hAnsi="Times New Roman" w:cs="Times New Roman"/>
          <w:sz w:val="24"/>
          <w:szCs w:val="24"/>
        </w:rPr>
        <w:t>Genetic</w:t>
      </w:r>
      <w:r w:rsidR="004D652A" w:rsidRPr="00496740">
        <w:rPr>
          <w:rFonts w:ascii="Times New Roman" w:hAnsi="Times New Roman" w:cs="Times New Roman"/>
          <w:sz w:val="24"/>
          <w:szCs w:val="24"/>
        </w:rPr>
        <w:t xml:space="preserve"> distance (</w:t>
      </w:r>
      <w:r w:rsidR="004D652A" w:rsidRPr="00496740">
        <w:rPr>
          <w:rFonts w:ascii="Times New Roman" w:hAnsi="Times New Roman" w:cs="Times New Roman"/>
          <w:i/>
          <w:sz w:val="24"/>
          <w:szCs w:val="24"/>
        </w:rPr>
        <w:t>D</w:t>
      </w:r>
      <w:r w:rsidR="00A0470B" w:rsidRPr="00496740">
        <w:rPr>
          <w:rFonts w:ascii="Times New Roman" w:hAnsi="Times New Roman" w:cs="Times New Roman"/>
          <w:i/>
          <w:sz w:val="24"/>
          <w:szCs w:val="24"/>
          <w:vertAlign w:val="subscript"/>
        </w:rPr>
        <w:t>G</w:t>
      </w:r>
      <w:r w:rsidR="004D652A" w:rsidRPr="00496740">
        <w:rPr>
          <w:rFonts w:ascii="Times New Roman" w:hAnsi="Times New Roman" w:cs="Times New Roman"/>
          <w:sz w:val="24"/>
          <w:szCs w:val="24"/>
        </w:rPr>
        <w:t>) was calculated as the pairwise percent dissimilarity between 2690 bp of sequence comprised of four</w:t>
      </w:r>
      <w:ins w:id="100" w:author="Noah Whiteman" w:date="2015-11-08T14:34:00Z">
        <w:r w:rsidR="0027083D">
          <w:rPr>
            <w:rFonts w:ascii="Times New Roman" w:hAnsi="Times New Roman" w:cs="Times New Roman"/>
            <w:sz w:val="24"/>
            <w:szCs w:val="24"/>
          </w:rPr>
          <w:t xml:space="preserve"> partial</w:t>
        </w:r>
      </w:ins>
      <w:r w:rsidR="004D652A" w:rsidRPr="00496740">
        <w:rPr>
          <w:rFonts w:ascii="Times New Roman" w:hAnsi="Times New Roman" w:cs="Times New Roman"/>
          <w:sz w:val="24"/>
          <w:szCs w:val="24"/>
        </w:rPr>
        <w:t xml:space="preserve"> housekeeping gene sequences previously generated </w:t>
      </w:r>
      <w:r w:rsidR="006753BD">
        <w:rPr>
          <w:rFonts w:ascii="Times New Roman" w:hAnsi="Times New Roman" w:cs="Times New Roman"/>
          <w:sz w:val="24"/>
          <w:szCs w:val="24"/>
        </w:rPr>
        <w:t xml:space="preserve">for each strain from </w:t>
      </w:r>
      <w:r w:rsidR="004D652A" w:rsidRPr="00496740">
        <w:rPr>
          <w:rFonts w:ascii="Times New Roman" w:hAnsi="Times New Roman" w:cs="Times New Roman"/>
          <w:sz w:val="24"/>
          <w:szCs w:val="24"/>
        </w:rPr>
        <w:t xml:space="preserve">Humphrey et al. </w:t>
      </w:r>
      <w:r w:rsidR="004D652A" w:rsidRPr="00496740">
        <w:rPr>
          <w:rFonts w:ascii="Times New Roman" w:hAnsi="Times New Roman" w:cs="Times New Roman"/>
          <w:sz w:val="24"/>
          <w:szCs w:val="24"/>
        </w:rPr>
        <w:fldChar w:fldCharType="begin"/>
      </w:r>
      <w:r w:rsidR="00563C5D">
        <w:rPr>
          <w:rFonts w:ascii="Times New Roman" w:hAnsi="Times New Roman" w:cs="Times New Roman"/>
          <w:sz w:val="24"/>
          <w:szCs w:val="24"/>
        </w:rPr>
        <w:instrText xml:space="preserve"> ADDIN PAPERS2_CITATIONS &lt;citation&gt;&lt;uuid&gt;219E9B32-A1EF-444C-9AF7-4659F7F23221&lt;/uuid&gt;&lt;priority&gt;31&lt;/priority&gt;&lt;publications&gt;&lt;publication&gt;&lt;volume&gt;23&lt;/volume&gt;&lt;publication_date&gt;99201403041200000000222000&lt;/publication_date&gt;&lt;number&gt;6&lt;/number&gt;&lt;doi&gt;10.1111/mec.12657&lt;/doi&gt;&lt;startpage&gt;1497&lt;/startpage&gt;&lt;title&gt;Diversity and abundance of phyllosphere bacteria are linked to insect herbivory&lt;/title&gt;&lt;uuid&gt;1D22D931-87B1-4081-8E00-8B06290148BF&lt;/uuid&gt;&lt;subtype&gt;400&lt;/subtype&gt;&lt;endpage&gt;1515&lt;/endpage&gt;&lt;type&gt;400&lt;/type&gt;&lt;url&gt;http://doi.wiley.com/10.1111/mec.12657&lt;/url&gt;&lt;bundle&gt;&lt;publication&gt;&lt;title&gt;Molecular Ecology&lt;/title&gt;&lt;type&gt;-100&lt;/type&gt;&lt;subtype&gt;-100&lt;/subtype&gt;&lt;uuid&gt;700E43F0-A3CC-423D-9266-66011B2C531D&lt;/uuid&gt;&lt;/publication&gt;&lt;/bundle&gt;&lt;authors&gt;&lt;author&gt;&lt;firstName&gt;Parris&lt;/firstName&gt;&lt;middleNames&gt;T&lt;/middleNames&gt;&lt;lastName&gt;Humphrey&lt;/lastName&gt;&lt;/author&gt;&lt;author&gt;&lt;firstName&gt;Trang&lt;/firstName&gt;&lt;middleNames&gt;T&lt;/middleNames&gt;&lt;lastName&gt;Nguyen&lt;/lastName&gt;&lt;/author&gt;&lt;author&gt;&lt;firstName&gt;Martha&lt;/firstName&gt;&lt;middleNames&gt;M&lt;/middleNames&gt;&lt;lastName&gt;Villalobos&lt;/lastName&gt;&lt;/author&gt;&lt;author&gt;&lt;firstName&gt;Noah&lt;/firstName&gt;&lt;middleNames&gt;K&lt;/middleNames&gt;&lt;lastName&gt;Whiteman&lt;/lastName&gt;&lt;/author&gt;&lt;/authors&gt;&lt;/publication&gt;&lt;/publications&gt;&lt;cites&gt;&lt;cite&gt;&lt;suppress&gt;A&lt;/suppress&gt;&lt;/cite&gt;&lt;/cites&gt;&lt;/citation&gt;</w:instrText>
      </w:r>
      <w:r w:rsidR="004D652A" w:rsidRPr="00496740">
        <w:rPr>
          <w:rFonts w:ascii="Times New Roman" w:hAnsi="Times New Roman" w:cs="Times New Roman"/>
          <w:sz w:val="24"/>
          <w:szCs w:val="24"/>
        </w:rPr>
        <w:fldChar w:fldCharType="separate"/>
      </w:r>
      <w:r w:rsidR="004B118A">
        <w:rPr>
          <w:rFonts w:ascii="Times New Roman" w:hAnsi="Times New Roman" w:cs="Times New Roman"/>
          <w:sz w:val="24"/>
          <w:szCs w:val="24"/>
        </w:rPr>
        <w:t>(2014)</w:t>
      </w:r>
      <w:r w:rsidR="004D652A" w:rsidRPr="00496740">
        <w:rPr>
          <w:rFonts w:ascii="Times New Roman" w:hAnsi="Times New Roman" w:cs="Times New Roman"/>
          <w:sz w:val="24"/>
          <w:szCs w:val="24"/>
        </w:rPr>
        <w:fldChar w:fldCharType="end"/>
      </w:r>
      <w:r w:rsidR="004D652A" w:rsidRPr="00496740">
        <w:rPr>
          <w:rFonts w:ascii="Times New Roman" w:hAnsi="Times New Roman" w:cs="Times New Roman"/>
          <w:sz w:val="24"/>
          <w:szCs w:val="24"/>
        </w:rPr>
        <w:t xml:space="preserve">. Orthologous sequences from the genome of </w:t>
      </w:r>
      <w:r w:rsidR="007C56CF" w:rsidRPr="00496740">
        <w:rPr>
          <w:rFonts w:ascii="Times New Roman" w:hAnsi="Times New Roman" w:cs="Times New Roman"/>
          <w:sz w:val="24"/>
          <w:szCs w:val="24"/>
        </w:rPr>
        <w:t xml:space="preserve">Psm4326 </w:t>
      </w:r>
      <w:r w:rsidR="004D652A" w:rsidRPr="00496740">
        <w:rPr>
          <w:rFonts w:ascii="Times New Roman" w:hAnsi="Times New Roman" w:cs="Times New Roman"/>
          <w:sz w:val="24"/>
          <w:szCs w:val="24"/>
        </w:rPr>
        <w:t>were deri</w:t>
      </w:r>
      <w:r w:rsidR="001836D3" w:rsidRPr="00496740">
        <w:rPr>
          <w:rFonts w:ascii="Times New Roman" w:hAnsi="Times New Roman" w:cs="Times New Roman"/>
          <w:sz w:val="24"/>
          <w:szCs w:val="24"/>
        </w:rPr>
        <w:t xml:space="preserve">ved from its </w:t>
      </w:r>
      <w:r w:rsidR="00503FCD" w:rsidRPr="00496740">
        <w:rPr>
          <w:rFonts w:ascii="Times New Roman" w:hAnsi="Times New Roman" w:cs="Times New Roman"/>
          <w:sz w:val="24"/>
          <w:szCs w:val="24"/>
        </w:rPr>
        <w:t xml:space="preserve">published </w:t>
      </w:r>
      <w:r w:rsidR="001836D3" w:rsidRPr="00496740">
        <w:rPr>
          <w:rFonts w:ascii="Times New Roman" w:hAnsi="Times New Roman" w:cs="Times New Roman"/>
          <w:sz w:val="24"/>
          <w:szCs w:val="24"/>
        </w:rPr>
        <w:t>genome</w:t>
      </w:r>
      <w:r w:rsidR="00503FCD" w:rsidRPr="00496740">
        <w:rPr>
          <w:rFonts w:ascii="Times New Roman" w:hAnsi="Times New Roman" w:cs="Times New Roman"/>
          <w:sz w:val="24"/>
          <w:szCs w:val="24"/>
        </w:rPr>
        <w:t xml:space="preserve"> sequence</w:t>
      </w:r>
      <w:r w:rsidR="001836D3" w:rsidRPr="00496740">
        <w:rPr>
          <w:rFonts w:ascii="Times New Roman" w:hAnsi="Times New Roman" w:cs="Times New Roman"/>
          <w:sz w:val="24"/>
          <w:szCs w:val="24"/>
        </w:rPr>
        <w:t xml:space="preserve"> </w:t>
      </w:r>
      <w:r w:rsidR="001836D3" w:rsidRPr="00496740">
        <w:rPr>
          <w:rFonts w:ascii="Times New Roman" w:hAnsi="Times New Roman" w:cs="Times New Roman"/>
          <w:sz w:val="24"/>
          <w:szCs w:val="24"/>
        </w:rPr>
        <w:fldChar w:fldCharType="begin"/>
      </w:r>
      <w:r w:rsidR="00563C5D">
        <w:rPr>
          <w:rFonts w:ascii="Times New Roman" w:hAnsi="Times New Roman" w:cs="Times New Roman"/>
          <w:sz w:val="24"/>
          <w:szCs w:val="24"/>
        </w:rPr>
        <w:instrText xml:space="preserve"> ADDIN PAPERS2_CITATIONS &lt;citation&gt;&lt;uuid&gt;64A6CE24-5841-4BDA-9178-CF5630BA8A90&lt;/uuid&gt;&lt;priority&gt;32&lt;/priority&gt;&lt;publications&gt;&lt;publication&gt;&lt;volume&gt;7&lt;/volume&gt;&lt;publication_date&gt;99201107141200000000222000&lt;/publication_date&gt;&lt;number&gt;7&lt;/number&gt;&lt;doi&gt;10.1371/journal.ppat.1002132.t002&lt;/doi&gt;&lt;startpage&gt;e1002132&lt;/startpage&gt;&lt;title&gt;Dynamic Evolution of Pathogenicity Revealed by Sequencing and Comparative Genomics of 19 Pseudomonas syringae Isolates&lt;/title&gt;&lt;uuid&gt;14EBFCDF-35EE-4338-81DF-96C548B70C27&lt;/uuid&gt;&lt;subtype&gt;400&lt;/subtype&gt;&lt;type&gt;400&lt;/type&gt;&lt;url&gt;http://dx.plos.org/10.1371/journal.ppat.1002132.t002&lt;/url&gt;&lt;bundle&gt;&lt;publication&gt;&lt;publisher&gt;PUBLIC LIBRARY SCIENCE&lt;/publisher&gt;&lt;title&gt;PLoS pathogens&lt;/title&gt;&lt;type&gt;-100&lt;/type&gt;&lt;subtype&gt;-100&lt;/subtype&gt;&lt;uuid&gt;BA981DC7-6BF9-497A-93E1-F97755EE1AAD&lt;/uuid&gt;&lt;/publication&gt;&lt;/bundle&gt;&lt;authors&gt;&lt;author&gt;&lt;firstName&gt;David&lt;/firstName&gt;&lt;middleNames&gt;A&lt;/middleNames&gt;&lt;lastName&gt;Baltrus&lt;/lastName&gt;&lt;/author&gt;&lt;author&gt;&lt;firstName&gt;Marc&lt;/firstName&gt;&lt;middleNames&gt;T&lt;/middleNames&gt;&lt;lastName&gt;Nishimura&lt;/lastName&gt;&lt;/author&gt;&lt;author&gt;&lt;firstName&gt;Artur&lt;/firstName&gt;&lt;lastName&gt;Romanchuk&lt;/lastName&gt;&lt;/author&gt;&lt;author&gt;&lt;firstName&gt;Jeff&lt;/firstName&gt;&lt;middleNames&gt;H&lt;/middleNames&gt;&lt;lastName&gt;Chang&lt;/lastName&gt;&lt;/author&gt;&lt;author&gt;&lt;firstName&gt;M&lt;/firstName&gt;&lt;middleNames&gt;Shahid&lt;/middleNames&gt;&lt;lastName&gt;Mukhtar&lt;/lastName&gt;&lt;/author&gt;&lt;author&gt;&lt;firstName&gt;Karen&lt;/firstName&gt;&lt;lastName&gt;Cherkis&lt;/lastName&gt;&lt;/author&gt;&lt;author&gt;&lt;firstName&gt;Jeff&lt;/firstName&gt;&lt;lastName&gt;Roach&lt;/lastName&gt;&lt;/author&gt;&lt;author&gt;&lt;firstName&gt;Sarah&lt;/firstName&gt;&lt;middleNames&gt;R&lt;/middleNames&gt;&lt;lastName&gt;Grant&lt;/lastName&gt;&lt;/author&gt;&lt;author&gt;&lt;firstName&gt;Corbin&lt;/firstName&gt;&lt;middleNames&gt;D&lt;/middleNames&gt;&lt;lastName&gt;Jones&lt;/lastName&gt;&lt;/author&gt;&lt;author&gt;&lt;firstName&gt;Jeffery&lt;/firstName&gt;&lt;middleNames&gt;L&lt;/middleNames&gt;&lt;lastName&gt;Dangl&lt;/lastName&gt;&lt;/author&gt;&lt;/authors&gt;&lt;editors&gt;&lt;author&gt;&lt;firstName&gt;David&lt;/firstName&gt;&lt;middleNames&gt;S&lt;/middleNames&gt;&lt;lastName&gt;Guttman&lt;/lastName&gt;&lt;/author&gt;&lt;/editors&gt;&lt;/publication&gt;&lt;/publications&gt;&lt;cites&gt;&lt;cite&gt;&lt;suffix&gt;RefSeq ID NZ_AEAK00000000.1&lt;/suffix&gt;&lt;/cite&gt;&lt;/cites&gt;&lt;/citation&gt;</w:instrText>
      </w:r>
      <w:r w:rsidR="001836D3" w:rsidRPr="00496740">
        <w:rPr>
          <w:rFonts w:ascii="Times New Roman" w:hAnsi="Times New Roman" w:cs="Times New Roman"/>
          <w:sz w:val="24"/>
          <w:szCs w:val="24"/>
        </w:rPr>
        <w:fldChar w:fldCharType="separate"/>
      </w:r>
      <w:r w:rsidR="004B118A">
        <w:rPr>
          <w:rFonts w:ascii="Times New Roman" w:hAnsi="Times New Roman" w:cs="Times New Roman"/>
          <w:sz w:val="24"/>
          <w:szCs w:val="24"/>
        </w:rPr>
        <w:t>(Baltrus et al. 2011 RefSeq ID NZ_AEAK00000000.1)</w:t>
      </w:r>
      <w:r w:rsidR="001836D3" w:rsidRPr="00496740">
        <w:rPr>
          <w:rFonts w:ascii="Times New Roman" w:hAnsi="Times New Roman" w:cs="Times New Roman"/>
          <w:sz w:val="24"/>
          <w:szCs w:val="24"/>
        </w:rPr>
        <w:fldChar w:fldCharType="end"/>
      </w:r>
      <w:r w:rsidR="004D652A" w:rsidRPr="00496740">
        <w:rPr>
          <w:rFonts w:ascii="Times New Roman" w:hAnsi="Times New Roman" w:cs="Times New Roman"/>
          <w:sz w:val="24"/>
          <w:szCs w:val="24"/>
        </w:rPr>
        <w:t xml:space="preserve">. Mantel tests between pairs of </w:t>
      </w:r>
      <w:r w:rsidR="0050273A" w:rsidRPr="00496740">
        <w:rPr>
          <w:rFonts w:ascii="Times New Roman" w:hAnsi="Times New Roman" w:cs="Times New Roman"/>
          <w:sz w:val="24"/>
          <w:szCs w:val="24"/>
        </w:rPr>
        <w:t xml:space="preserve">trait and genetic </w:t>
      </w:r>
      <w:r w:rsidR="004D652A" w:rsidRPr="00496740">
        <w:rPr>
          <w:rFonts w:ascii="Times New Roman" w:hAnsi="Times New Roman" w:cs="Times New Roman"/>
          <w:sz w:val="24"/>
          <w:szCs w:val="24"/>
        </w:rPr>
        <w:t xml:space="preserve">distance matrixes were conducted in R using package </w:t>
      </w:r>
      <w:r w:rsidR="00A70264" w:rsidRPr="00496740">
        <w:rPr>
          <w:rFonts w:ascii="Times New Roman" w:hAnsi="Times New Roman" w:cs="Times New Roman"/>
          <w:i/>
          <w:sz w:val="24"/>
          <w:szCs w:val="24"/>
        </w:rPr>
        <w:t>vegan</w:t>
      </w:r>
      <w:r w:rsidR="00C40FF4" w:rsidRPr="00496740">
        <w:rPr>
          <w:rFonts w:ascii="Times New Roman" w:hAnsi="Times New Roman" w:cs="Times New Roman"/>
          <w:i/>
          <w:sz w:val="24"/>
          <w:szCs w:val="24"/>
        </w:rPr>
        <w:t>,</w:t>
      </w:r>
      <w:r w:rsidR="00A70264" w:rsidRPr="00496740">
        <w:rPr>
          <w:rFonts w:ascii="Times New Roman" w:hAnsi="Times New Roman" w:cs="Times New Roman"/>
          <w:i/>
          <w:sz w:val="24"/>
          <w:szCs w:val="24"/>
        </w:rPr>
        <w:t xml:space="preserve"> </w:t>
      </w:r>
      <w:r w:rsidR="00A70264" w:rsidRPr="00496740">
        <w:rPr>
          <w:rFonts w:ascii="Times New Roman" w:hAnsi="Times New Roman" w:cs="Times New Roman"/>
          <w:sz w:val="24"/>
          <w:szCs w:val="24"/>
        </w:rPr>
        <w:t xml:space="preserve">and observed values were compared with those generated from 1000 matrix permutations </w:t>
      </w:r>
      <w:r w:rsidR="004D652A" w:rsidRPr="00496740">
        <w:rPr>
          <w:rFonts w:ascii="Times New Roman" w:hAnsi="Times New Roman" w:cs="Times New Roman"/>
          <w:i/>
          <w:sz w:val="24"/>
          <w:szCs w:val="24"/>
        </w:rPr>
        <w:fldChar w:fldCharType="begin"/>
      </w:r>
      <w:r w:rsidR="00563C5D">
        <w:rPr>
          <w:rFonts w:ascii="Times New Roman" w:hAnsi="Times New Roman" w:cs="Times New Roman"/>
          <w:i/>
          <w:sz w:val="24"/>
          <w:szCs w:val="24"/>
        </w:rPr>
        <w:instrText xml:space="preserve"> ADDIN PAPERS2_CITATIONS &lt;citation&gt;&lt;uuid&gt;EBC75BAB-5BA7-42ED-AC60-39374F8D0E4E&lt;/uuid&gt;&lt;priority&gt;33&lt;/priority&gt;&lt;publications&gt;&lt;publication&gt;&lt;publication_date&gt;99201200001200000000200000&lt;/publication_date&gt;&lt;accepted_date&gt;99201200001200000000200000&lt;/accepted_date&gt;&lt;title&gt;vegan: Community Ecology Package&lt;/title&gt;&lt;uuid&gt;89B21D27-3C6B-47DD-A618-65D0B0A5B9CD&lt;/uuid&gt;&lt;subtype&gt;341&lt;/subtype&gt;&lt;version&gt;2012&lt;/version&gt;&lt;type&gt;300&lt;/type&gt;&lt;url&gt;http://CRAN.R-project.org/package=vegan&lt;/url&gt;&lt;authors&gt;&lt;author&gt;&lt;firstName&gt;Jari&lt;/firstName&gt;&lt;lastName&gt;Oksanen&lt;/lastName&gt;&lt;/author&gt;&lt;author&gt;&lt;firstName&gt;F&lt;/firstName&gt;&lt;middleNames&gt;Guillaume&lt;/middleNames&gt;&lt;lastName&gt;Blanchet&lt;/lastName&gt;&lt;/author&gt;&lt;author&gt;&lt;firstName&gt;Roeland&lt;/firstName&gt;&lt;lastName&gt;Kindt&lt;/lastName&gt;&lt;/author&gt;&lt;author&gt;&lt;firstName&gt;Pierre&lt;/firstName&gt;&lt;lastName&gt;Legendre&lt;/lastName&gt;&lt;/author&gt;&lt;author&gt;&lt;firstName&gt;Peter&lt;/firstName&gt;&lt;middleNames&gt;R&lt;/middleNames&gt;&lt;lastName&gt;Minchin&lt;/lastName&gt;&lt;/author&gt;&lt;author&gt;&lt;firstName&gt;R&lt;/firstName&gt;&lt;middleNames&gt;B&lt;/middleNames&gt;&lt;lastName&gt;OHara&lt;/lastName&gt;&lt;/author&gt;&lt;author&gt;&lt;firstName&gt;Gavin&lt;/firstName&gt;&lt;middleNames&gt;L&lt;/middleNames&gt;&lt;lastName&gt;Simpson&lt;/lastName&gt;&lt;/author&gt;&lt;author&gt;&lt;firstName&gt;Peter&lt;/firstName&gt;&lt;lastName&gt;Solymos&lt;/lastName&gt;&lt;/author&gt;&lt;author&gt;&lt;firstName&gt;M&lt;/firstName&gt;&lt;middleNames&gt;Henry H&lt;/middleNames&gt;&lt;lastName&gt;Stevens&lt;/lastName&gt;&lt;/author&gt;&lt;author&gt;&lt;firstName&gt;Helene&lt;/firstName&gt;&lt;lastName&gt;Wagner&lt;/lastName&gt;&lt;/author&gt;&lt;/authors&gt;&lt;/publication&gt;&lt;/publications&gt;&lt;cites&gt;&lt;/cites&gt;&lt;/citation&gt;</w:instrText>
      </w:r>
      <w:r w:rsidR="004D652A" w:rsidRPr="00496740">
        <w:rPr>
          <w:rFonts w:ascii="Times New Roman" w:hAnsi="Times New Roman" w:cs="Times New Roman"/>
          <w:i/>
          <w:sz w:val="24"/>
          <w:szCs w:val="24"/>
        </w:rPr>
        <w:fldChar w:fldCharType="separate"/>
      </w:r>
      <w:r w:rsidR="004B118A">
        <w:rPr>
          <w:rFonts w:ascii="Times New Roman" w:hAnsi="Times New Roman" w:cs="Times New Roman"/>
          <w:sz w:val="24"/>
          <w:szCs w:val="24"/>
        </w:rPr>
        <w:t>(Oksanen et al. 2012)</w:t>
      </w:r>
      <w:r w:rsidR="004D652A" w:rsidRPr="00496740">
        <w:rPr>
          <w:rFonts w:ascii="Times New Roman" w:hAnsi="Times New Roman" w:cs="Times New Roman"/>
          <w:i/>
          <w:sz w:val="24"/>
          <w:szCs w:val="24"/>
        </w:rPr>
        <w:fldChar w:fldCharType="end"/>
      </w:r>
      <w:r w:rsidR="004D652A" w:rsidRPr="00496740">
        <w:rPr>
          <w:rFonts w:ascii="Times New Roman" w:hAnsi="Times New Roman" w:cs="Times New Roman"/>
          <w:sz w:val="24"/>
          <w:szCs w:val="24"/>
        </w:rPr>
        <w:t>.</w:t>
      </w:r>
      <w:r w:rsidR="00C40FF4" w:rsidRPr="00496740">
        <w:rPr>
          <w:rFonts w:ascii="Times New Roman" w:hAnsi="Times New Roman" w:cs="Times New Roman"/>
          <w:sz w:val="24"/>
          <w:szCs w:val="24"/>
        </w:rPr>
        <w:t xml:space="preserve"> Permutation analysis of variance (</w:t>
      </w:r>
      <w:proofErr w:type="spellStart"/>
      <w:r w:rsidR="00C40FF4" w:rsidRPr="00496740">
        <w:rPr>
          <w:rFonts w:ascii="Times New Roman" w:hAnsi="Times New Roman" w:cs="Times New Roman"/>
          <w:sz w:val="24"/>
          <w:szCs w:val="24"/>
        </w:rPr>
        <w:t>perMANOVA</w:t>
      </w:r>
      <w:proofErr w:type="spellEnd"/>
      <w:r w:rsidR="00C40FF4" w:rsidRPr="00496740">
        <w:rPr>
          <w:rFonts w:ascii="Times New Roman" w:hAnsi="Times New Roman" w:cs="Times New Roman"/>
          <w:sz w:val="24"/>
          <w:szCs w:val="24"/>
        </w:rPr>
        <w:t xml:space="preserve">) </w:t>
      </w:r>
      <w:r w:rsidR="003578A6" w:rsidRPr="00496740">
        <w:rPr>
          <w:rFonts w:ascii="Times New Roman" w:hAnsi="Times New Roman" w:cs="Times New Roman"/>
          <w:sz w:val="24"/>
          <w:szCs w:val="24"/>
        </w:rPr>
        <w:t>was</w:t>
      </w:r>
      <w:r w:rsidR="00C40FF4" w:rsidRPr="00496740">
        <w:rPr>
          <w:rFonts w:ascii="Times New Roman" w:hAnsi="Times New Roman" w:cs="Times New Roman"/>
          <w:sz w:val="24"/>
          <w:szCs w:val="24"/>
        </w:rPr>
        <w:t xml:space="preserve"> carried </w:t>
      </w:r>
      <w:r w:rsidR="00334E6F" w:rsidRPr="00496740">
        <w:rPr>
          <w:rFonts w:ascii="Times New Roman" w:hAnsi="Times New Roman" w:cs="Times New Roman"/>
          <w:sz w:val="24"/>
          <w:szCs w:val="24"/>
        </w:rPr>
        <w:t xml:space="preserve">out </w:t>
      </w:r>
      <w:r w:rsidR="00C40FF4" w:rsidRPr="00496740">
        <w:rPr>
          <w:rFonts w:ascii="Times New Roman" w:hAnsi="Times New Roman" w:cs="Times New Roman"/>
          <w:sz w:val="24"/>
          <w:szCs w:val="24"/>
        </w:rPr>
        <w:t xml:space="preserve">using the </w:t>
      </w:r>
      <w:proofErr w:type="spellStart"/>
      <w:r w:rsidR="00C40FF4" w:rsidRPr="00496740">
        <w:rPr>
          <w:rFonts w:ascii="Times New Roman" w:hAnsi="Times New Roman" w:cs="Times New Roman"/>
          <w:i/>
          <w:sz w:val="24"/>
          <w:szCs w:val="24"/>
        </w:rPr>
        <w:t>adonis</w:t>
      </w:r>
      <w:proofErr w:type="spellEnd"/>
      <w:r w:rsidR="00C40FF4" w:rsidRPr="00496740">
        <w:rPr>
          <w:rFonts w:ascii="Times New Roman" w:hAnsi="Times New Roman" w:cs="Times New Roman"/>
          <w:sz w:val="24"/>
          <w:szCs w:val="24"/>
        </w:rPr>
        <w:t xml:space="preserve"> function</w:t>
      </w:r>
      <w:r w:rsidR="003578A6" w:rsidRPr="00496740">
        <w:rPr>
          <w:rFonts w:ascii="Times New Roman" w:hAnsi="Times New Roman" w:cs="Times New Roman"/>
          <w:sz w:val="24"/>
          <w:szCs w:val="24"/>
        </w:rPr>
        <w:t xml:space="preserve"> of the vegan package</w:t>
      </w:r>
      <w:r w:rsidR="00C40FF4" w:rsidRPr="00496740">
        <w:rPr>
          <w:rFonts w:ascii="Times New Roman" w:hAnsi="Times New Roman" w:cs="Times New Roman"/>
          <w:sz w:val="24"/>
          <w:szCs w:val="24"/>
        </w:rPr>
        <w:t>.</w:t>
      </w:r>
    </w:p>
    <w:p w14:paraId="6118DF22" w14:textId="189AC6C6" w:rsidR="008F173C" w:rsidRPr="00496740" w:rsidRDefault="008F173C" w:rsidP="00301BA0">
      <w:pPr>
        <w:spacing w:line="276" w:lineRule="auto"/>
        <w:outlineLvl w:val="0"/>
        <w:rPr>
          <w:rFonts w:ascii="Times New Roman" w:hAnsi="Times New Roman" w:cs="Times New Roman"/>
          <w:b/>
          <w:sz w:val="24"/>
          <w:szCs w:val="24"/>
        </w:rPr>
      </w:pPr>
      <w:r w:rsidRPr="00496740">
        <w:rPr>
          <w:rFonts w:ascii="Times New Roman" w:hAnsi="Times New Roman" w:cs="Times New Roman"/>
          <w:b/>
          <w:sz w:val="24"/>
          <w:szCs w:val="24"/>
        </w:rPr>
        <w:t>Interaction network analyses</w:t>
      </w:r>
    </w:p>
    <w:p w14:paraId="778BA7DB" w14:textId="70B830A4" w:rsidR="0068393C" w:rsidRPr="00496740" w:rsidRDefault="00A57ACF" w:rsidP="00301BA0">
      <w:pPr>
        <w:spacing w:line="276" w:lineRule="auto"/>
        <w:outlineLvl w:val="0"/>
        <w:rPr>
          <w:rFonts w:ascii="Times New Roman" w:hAnsi="Times New Roman" w:cs="Times New Roman"/>
          <w:sz w:val="24"/>
          <w:szCs w:val="24"/>
        </w:rPr>
      </w:pPr>
      <w:r w:rsidRPr="00496740">
        <w:rPr>
          <w:rFonts w:ascii="Times New Roman" w:hAnsi="Times New Roman" w:cs="Times New Roman"/>
          <w:i/>
          <w:sz w:val="24"/>
          <w:szCs w:val="24"/>
        </w:rPr>
        <w:t>G</w:t>
      </w:r>
      <w:r w:rsidR="0068393C" w:rsidRPr="00496740">
        <w:rPr>
          <w:rFonts w:ascii="Times New Roman" w:hAnsi="Times New Roman" w:cs="Times New Roman"/>
          <w:i/>
          <w:sz w:val="24"/>
          <w:szCs w:val="24"/>
        </w:rPr>
        <w:t>enetic and trait distance</w:t>
      </w:r>
      <w:r w:rsidR="001125DF">
        <w:rPr>
          <w:rFonts w:ascii="Times New Roman" w:hAnsi="Times New Roman" w:cs="Times New Roman"/>
          <w:i/>
          <w:sz w:val="24"/>
          <w:szCs w:val="24"/>
        </w:rPr>
        <w:t>s</w:t>
      </w:r>
      <w:r w:rsidR="0068393C" w:rsidRPr="00496740">
        <w:rPr>
          <w:rFonts w:ascii="Times New Roman" w:hAnsi="Times New Roman" w:cs="Times New Roman"/>
          <w:i/>
          <w:sz w:val="24"/>
          <w:szCs w:val="24"/>
        </w:rPr>
        <w:t xml:space="preserve"> vs. interaction outcome</w:t>
      </w:r>
    </w:p>
    <w:p w14:paraId="5AB2E0D2" w14:textId="67189366" w:rsidR="008F173C" w:rsidRPr="00496740" w:rsidRDefault="00FC6124" w:rsidP="00301BA0">
      <w:pPr>
        <w:spacing w:line="276" w:lineRule="auto"/>
        <w:rPr>
          <w:rFonts w:ascii="Times New Roman" w:hAnsi="Times New Roman" w:cs="Times New Roman"/>
          <w:sz w:val="24"/>
          <w:szCs w:val="24"/>
        </w:rPr>
      </w:pPr>
      <w:r w:rsidRPr="00496740">
        <w:rPr>
          <w:rFonts w:ascii="Times New Roman" w:hAnsi="Times New Roman" w:cs="Times New Roman"/>
          <w:sz w:val="24"/>
          <w:szCs w:val="24"/>
        </w:rPr>
        <w:t xml:space="preserve">We calculated the outcome of interactions between all pairs of strains by determining </w:t>
      </w:r>
      <w:r w:rsidR="00D56D19" w:rsidRPr="00496740">
        <w:rPr>
          <w:rFonts w:ascii="Times New Roman" w:hAnsi="Times New Roman" w:cs="Times New Roman"/>
          <w:sz w:val="24"/>
          <w:szCs w:val="24"/>
        </w:rPr>
        <w:t>when</w:t>
      </w:r>
      <w:r w:rsidRPr="00496740">
        <w:rPr>
          <w:rFonts w:ascii="Times New Roman" w:hAnsi="Times New Roman" w:cs="Times New Roman"/>
          <w:sz w:val="24"/>
          <w:szCs w:val="24"/>
        </w:rPr>
        <w:t xml:space="preserve"> the </w:t>
      </w:r>
      <w:r w:rsidR="00D56D19" w:rsidRPr="00496740">
        <w:rPr>
          <w:rFonts w:ascii="Times New Roman" w:hAnsi="Times New Roman" w:cs="Times New Roman"/>
          <w:sz w:val="24"/>
          <w:szCs w:val="24"/>
        </w:rPr>
        <w:t xml:space="preserve">outcomes of </w:t>
      </w:r>
      <w:r w:rsidRPr="00496740">
        <w:rPr>
          <w:rFonts w:ascii="Times New Roman" w:hAnsi="Times New Roman" w:cs="Times New Roman"/>
          <w:sz w:val="24"/>
          <w:szCs w:val="24"/>
        </w:rPr>
        <w:t xml:space="preserve">reciprocal interactions between strains </w:t>
      </w:r>
      <w:proofErr w:type="spellStart"/>
      <w:r w:rsidRPr="00496740">
        <w:rPr>
          <w:rFonts w:ascii="Times New Roman" w:hAnsi="Times New Roman" w:cs="Times New Roman"/>
          <w:i/>
          <w:sz w:val="24"/>
          <w:szCs w:val="24"/>
        </w:rPr>
        <w:t>i</w:t>
      </w:r>
      <w:proofErr w:type="spellEnd"/>
      <w:r w:rsidRPr="00496740">
        <w:rPr>
          <w:rFonts w:ascii="Times New Roman" w:hAnsi="Times New Roman" w:cs="Times New Roman"/>
          <w:sz w:val="24"/>
          <w:szCs w:val="24"/>
        </w:rPr>
        <w:t xml:space="preserve"> and </w:t>
      </w:r>
      <w:r w:rsidRPr="00496740">
        <w:rPr>
          <w:rFonts w:ascii="Times New Roman" w:hAnsi="Times New Roman" w:cs="Times New Roman"/>
          <w:i/>
          <w:sz w:val="24"/>
          <w:szCs w:val="24"/>
        </w:rPr>
        <w:t>j</w:t>
      </w:r>
      <w:r w:rsidRPr="00496740">
        <w:rPr>
          <w:rFonts w:ascii="Times New Roman" w:hAnsi="Times New Roman" w:cs="Times New Roman"/>
          <w:sz w:val="24"/>
          <w:szCs w:val="24"/>
        </w:rPr>
        <w:t xml:space="preserve"> took following </w:t>
      </w:r>
      <w:r w:rsidR="009E27C3" w:rsidRPr="00496740">
        <w:rPr>
          <w:rFonts w:ascii="Times New Roman" w:hAnsi="Times New Roman" w:cs="Times New Roman"/>
          <w:sz w:val="24"/>
          <w:szCs w:val="24"/>
        </w:rPr>
        <w:t>form</w:t>
      </w:r>
      <w:r w:rsidRPr="00496740">
        <w:rPr>
          <w:rFonts w:ascii="Times New Roman" w:hAnsi="Times New Roman" w:cs="Times New Roman"/>
          <w:sz w:val="24"/>
          <w:szCs w:val="24"/>
        </w:rPr>
        <w:t>:</w:t>
      </w:r>
      <w:r w:rsidR="009E27C3" w:rsidRPr="00496740">
        <w:rPr>
          <w:rFonts w:ascii="Times New Roman" w:hAnsi="Times New Roman" w:cs="Times New Roman"/>
          <w:sz w:val="24"/>
          <w:szCs w:val="24"/>
        </w:rPr>
        <w:t xml:space="preserve"> </w:t>
      </w:r>
      <w:r w:rsidR="001125DF">
        <w:rPr>
          <w:rFonts w:ascii="Times New Roman" w:hAnsi="Times New Roman" w:cs="Times New Roman"/>
          <w:sz w:val="24"/>
          <w:szCs w:val="24"/>
        </w:rPr>
        <w:t>reciprocal inva</w:t>
      </w:r>
      <w:r w:rsidRPr="00496740">
        <w:rPr>
          <w:rFonts w:ascii="Times New Roman" w:hAnsi="Times New Roman" w:cs="Times New Roman"/>
          <w:sz w:val="24"/>
          <w:szCs w:val="24"/>
        </w:rPr>
        <w:t xml:space="preserve">sibility (RI), where strains </w:t>
      </w:r>
      <w:proofErr w:type="spellStart"/>
      <w:r w:rsidRPr="00496740">
        <w:rPr>
          <w:rFonts w:ascii="Times New Roman" w:hAnsi="Times New Roman" w:cs="Times New Roman"/>
          <w:i/>
          <w:sz w:val="24"/>
          <w:szCs w:val="24"/>
        </w:rPr>
        <w:t>i</w:t>
      </w:r>
      <w:proofErr w:type="spellEnd"/>
      <w:r w:rsidRPr="00496740">
        <w:rPr>
          <w:rFonts w:ascii="Times New Roman" w:hAnsi="Times New Roman" w:cs="Times New Roman"/>
          <w:i/>
          <w:sz w:val="24"/>
          <w:szCs w:val="24"/>
        </w:rPr>
        <w:t xml:space="preserve"> </w:t>
      </w:r>
      <w:r w:rsidRPr="00496740">
        <w:rPr>
          <w:rFonts w:ascii="Times New Roman" w:hAnsi="Times New Roman" w:cs="Times New Roman"/>
          <w:sz w:val="24"/>
          <w:szCs w:val="24"/>
        </w:rPr>
        <w:t xml:space="preserve">and </w:t>
      </w:r>
      <w:r w:rsidRPr="00496740">
        <w:rPr>
          <w:rFonts w:ascii="Times New Roman" w:hAnsi="Times New Roman" w:cs="Times New Roman"/>
          <w:i/>
          <w:sz w:val="24"/>
          <w:szCs w:val="24"/>
        </w:rPr>
        <w:t xml:space="preserve">j </w:t>
      </w:r>
      <w:r w:rsidRPr="00496740">
        <w:rPr>
          <w:rFonts w:ascii="Times New Roman" w:hAnsi="Times New Roman" w:cs="Times New Roman"/>
          <w:sz w:val="24"/>
          <w:szCs w:val="24"/>
        </w:rPr>
        <w:t xml:space="preserve">invade each other; reciprocal non-invasibility (RNI), where strains </w:t>
      </w:r>
      <w:proofErr w:type="spellStart"/>
      <w:r w:rsidRPr="00496740">
        <w:rPr>
          <w:rFonts w:ascii="Times New Roman" w:hAnsi="Times New Roman" w:cs="Times New Roman"/>
          <w:i/>
          <w:sz w:val="24"/>
          <w:szCs w:val="24"/>
        </w:rPr>
        <w:t>i</w:t>
      </w:r>
      <w:proofErr w:type="spellEnd"/>
      <w:r w:rsidRPr="00496740">
        <w:rPr>
          <w:rFonts w:ascii="Times New Roman" w:hAnsi="Times New Roman" w:cs="Times New Roman"/>
          <w:sz w:val="24"/>
          <w:szCs w:val="24"/>
        </w:rPr>
        <w:t xml:space="preserve"> and </w:t>
      </w:r>
      <w:r w:rsidRPr="00496740">
        <w:rPr>
          <w:rFonts w:ascii="Times New Roman" w:hAnsi="Times New Roman" w:cs="Times New Roman"/>
          <w:i/>
          <w:sz w:val="24"/>
          <w:szCs w:val="24"/>
        </w:rPr>
        <w:t>j</w:t>
      </w:r>
      <w:r w:rsidRPr="00496740">
        <w:rPr>
          <w:rFonts w:ascii="Times New Roman" w:hAnsi="Times New Roman" w:cs="Times New Roman"/>
          <w:sz w:val="24"/>
          <w:szCs w:val="24"/>
        </w:rPr>
        <w:t xml:space="preserve"> cannot invade e</w:t>
      </w:r>
      <w:r w:rsidR="001125DF">
        <w:rPr>
          <w:rFonts w:ascii="Times New Roman" w:hAnsi="Times New Roman" w:cs="Times New Roman"/>
          <w:sz w:val="24"/>
          <w:szCs w:val="24"/>
        </w:rPr>
        <w:t>ach other; and asymmetric (</w:t>
      </w:r>
      <w:proofErr w:type="spellStart"/>
      <w:r w:rsidR="001125DF">
        <w:rPr>
          <w:rFonts w:ascii="Times New Roman" w:hAnsi="Times New Roman" w:cs="Times New Roman"/>
          <w:sz w:val="24"/>
          <w:szCs w:val="24"/>
        </w:rPr>
        <w:t>Asym</w:t>
      </w:r>
      <w:proofErr w:type="spellEnd"/>
      <w:r w:rsidRPr="00496740">
        <w:rPr>
          <w:rFonts w:ascii="Times New Roman" w:hAnsi="Times New Roman" w:cs="Times New Roman"/>
          <w:sz w:val="24"/>
          <w:szCs w:val="24"/>
        </w:rPr>
        <w:t xml:space="preserve">), where strain </w:t>
      </w:r>
      <w:proofErr w:type="spellStart"/>
      <w:r w:rsidRPr="00496740">
        <w:rPr>
          <w:rFonts w:ascii="Times New Roman" w:hAnsi="Times New Roman" w:cs="Times New Roman"/>
          <w:i/>
          <w:sz w:val="24"/>
          <w:szCs w:val="24"/>
        </w:rPr>
        <w:t>i</w:t>
      </w:r>
      <w:proofErr w:type="spellEnd"/>
      <w:r w:rsidRPr="00496740">
        <w:rPr>
          <w:rFonts w:ascii="Times New Roman" w:hAnsi="Times New Roman" w:cs="Times New Roman"/>
          <w:i/>
          <w:sz w:val="24"/>
          <w:szCs w:val="24"/>
        </w:rPr>
        <w:t xml:space="preserve"> </w:t>
      </w:r>
      <w:r w:rsidRPr="00496740">
        <w:rPr>
          <w:rFonts w:ascii="Times New Roman" w:hAnsi="Times New Roman" w:cs="Times New Roman"/>
          <w:sz w:val="24"/>
          <w:szCs w:val="24"/>
        </w:rPr>
        <w:t xml:space="preserve">invades strain </w:t>
      </w:r>
      <w:r w:rsidRPr="00496740">
        <w:rPr>
          <w:rFonts w:ascii="Times New Roman" w:hAnsi="Times New Roman" w:cs="Times New Roman"/>
          <w:i/>
          <w:sz w:val="24"/>
          <w:szCs w:val="24"/>
        </w:rPr>
        <w:t xml:space="preserve">j </w:t>
      </w:r>
      <w:r w:rsidRPr="00496740">
        <w:rPr>
          <w:rFonts w:ascii="Times New Roman" w:hAnsi="Times New Roman" w:cs="Times New Roman"/>
          <w:sz w:val="24"/>
          <w:szCs w:val="24"/>
        </w:rPr>
        <w:t xml:space="preserve">but </w:t>
      </w:r>
      <w:r w:rsidRPr="00496740">
        <w:rPr>
          <w:rFonts w:ascii="Times New Roman" w:hAnsi="Times New Roman" w:cs="Times New Roman"/>
          <w:i/>
          <w:sz w:val="24"/>
          <w:szCs w:val="24"/>
        </w:rPr>
        <w:t xml:space="preserve">j </w:t>
      </w:r>
      <w:r w:rsidRPr="00496740">
        <w:rPr>
          <w:rFonts w:ascii="Times New Roman" w:hAnsi="Times New Roman" w:cs="Times New Roman"/>
          <w:sz w:val="24"/>
          <w:szCs w:val="24"/>
        </w:rPr>
        <w:t xml:space="preserve">cannot invade </w:t>
      </w:r>
      <w:proofErr w:type="spellStart"/>
      <w:r w:rsidRPr="00496740">
        <w:rPr>
          <w:rFonts w:ascii="Times New Roman" w:hAnsi="Times New Roman" w:cs="Times New Roman"/>
          <w:i/>
          <w:sz w:val="24"/>
          <w:szCs w:val="24"/>
        </w:rPr>
        <w:t>i</w:t>
      </w:r>
      <w:proofErr w:type="spellEnd"/>
      <w:r w:rsidR="006D508B" w:rsidRPr="00496740">
        <w:rPr>
          <w:rFonts w:ascii="Times New Roman" w:hAnsi="Times New Roman" w:cs="Times New Roman"/>
          <w:sz w:val="24"/>
          <w:szCs w:val="24"/>
        </w:rPr>
        <w:t xml:space="preserve">. </w:t>
      </w:r>
      <w:r w:rsidR="00DE52DC" w:rsidRPr="00496740">
        <w:rPr>
          <w:rFonts w:ascii="Times New Roman" w:hAnsi="Times New Roman" w:cs="Times New Roman"/>
          <w:sz w:val="24"/>
          <w:szCs w:val="24"/>
        </w:rPr>
        <w:t xml:space="preserve">We used binomial generalized linear models (GLMs) with a </w:t>
      </w:r>
      <w:proofErr w:type="spellStart"/>
      <w:r w:rsidR="00DE52DC" w:rsidRPr="00496740">
        <w:rPr>
          <w:rFonts w:ascii="Times New Roman" w:hAnsi="Times New Roman" w:cs="Times New Roman"/>
          <w:sz w:val="24"/>
          <w:szCs w:val="24"/>
        </w:rPr>
        <w:t>logit</w:t>
      </w:r>
      <w:proofErr w:type="spellEnd"/>
      <w:r w:rsidR="00DE52DC" w:rsidRPr="00496740">
        <w:rPr>
          <w:rFonts w:ascii="Times New Roman" w:hAnsi="Times New Roman" w:cs="Times New Roman"/>
          <w:sz w:val="24"/>
          <w:szCs w:val="24"/>
        </w:rPr>
        <w:t xml:space="preserve"> link to</w:t>
      </w:r>
      <w:r w:rsidR="00A57ACF" w:rsidRPr="00496740">
        <w:rPr>
          <w:rFonts w:ascii="Times New Roman" w:hAnsi="Times New Roman" w:cs="Times New Roman"/>
          <w:sz w:val="24"/>
          <w:szCs w:val="24"/>
        </w:rPr>
        <w:t xml:space="preserve"> estimate the </w:t>
      </w:r>
      <w:r w:rsidR="001125DF">
        <w:rPr>
          <w:rFonts w:ascii="Times New Roman" w:hAnsi="Times New Roman" w:cs="Times New Roman"/>
          <w:sz w:val="24"/>
          <w:szCs w:val="24"/>
        </w:rPr>
        <w:t xml:space="preserve">relationship between </w:t>
      </w:r>
      <w:r w:rsidR="00DE52DC" w:rsidRPr="00496740">
        <w:rPr>
          <w:rFonts w:ascii="Times New Roman" w:hAnsi="Times New Roman" w:cs="Times New Roman"/>
          <w:sz w:val="24"/>
          <w:szCs w:val="24"/>
        </w:rPr>
        <w:t xml:space="preserve">genetic </w:t>
      </w:r>
      <w:proofErr w:type="gramStart"/>
      <w:r w:rsidR="00DE52DC" w:rsidRPr="00496740">
        <w:rPr>
          <w:rFonts w:ascii="Times New Roman" w:hAnsi="Times New Roman" w:cs="Times New Roman"/>
          <w:sz w:val="24"/>
          <w:szCs w:val="24"/>
        </w:rPr>
        <w:t>distance</w:t>
      </w:r>
      <w:proofErr w:type="gramEnd"/>
      <w:r w:rsidR="00DE52DC" w:rsidRPr="00496740">
        <w:rPr>
          <w:rFonts w:ascii="Times New Roman" w:hAnsi="Times New Roman" w:cs="Times New Roman"/>
          <w:sz w:val="24"/>
          <w:szCs w:val="24"/>
        </w:rPr>
        <w:t xml:space="preserve"> on the probabilit</w:t>
      </w:r>
      <w:r w:rsidRPr="00496740">
        <w:rPr>
          <w:rFonts w:ascii="Times New Roman" w:hAnsi="Times New Roman" w:cs="Times New Roman"/>
          <w:sz w:val="24"/>
          <w:szCs w:val="24"/>
        </w:rPr>
        <w:t xml:space="preserve">y of RI, RNI, or </w:t>
      </w:r>
      <w:proofErr w:type="spellStart"/>
      <w:r w:rsidRPr="00496740">
        <w:rPr>
          <w:rFonts w:ascii="Times New Roman" w:hAnsi="Times New Roman" w:cs="Times New Roman"/>
          <w:sz w:val="24"/>
          <w:szCs w:val="24"/>
        </w:rPr>
        <w:t>Asym</w:t>
      </w:r>
      <w:proofErr w:type="spellEnd"/>
      <w:r w:rsidRPr="00496740">
        <w:rPr>
          <w:rFonts w:ascii="Times New Roman" w:hAnsi="Times New Roman" w:cs="Times New Roman"/>
          <w:sz w:val="24"/>
          <w:szCs w:val="24"/>
        </w:rPr>
        <w:t xml:space="preserve"> outcomes. </w:t>
      </w:r>
      <w:r w:rsidR="00A55C40" w:rsidRPr="00496740">
        <w:rPr>
          <w:rFonts w:ascii="Times New Roman" w:hAnsi="Times New Roman" w:cs="Times New Roman"/>
          <w:sz w:val="24"/>
          <w:szCs w:val="24"/>
        </w:rPr>
        <w:t>T</w:t>
      </w:r>
      <w:r w:rsidR="00DE52DC" w:rsidRPr="00496740">
        <w:rPr>
          <w:rFonts w:ascii="Times New Roman" w:hAnsi="Times New Roman" w:cs="Times New Roman"/>
          <w:sz w:val="24"/>
          <w:szCs w:val="24"/>
        </w:rPr>
        <w:t xml:space="preserve">he </w:t>
      </w:r>
      <w:r w:rsidR="00A04930" w:rsidRPr="00496740">
        <w:rPr>
          <w:rFonts w:ascii="Times New Roman" w:hAnsi="Times New Roman" w:cs="Times New Roman"/>
          <w:sz w:val="24"/>
          <w:szCs w:val="24"/>
        </w:rPr>
        <w:t xml:space="preserve">models </w:t>
      </w:r>
      <w:r w:rsidR="004229EF" w:rsidRPr="00496740">
        <w:rPr>
          <w:rFonts w:ascii="Times New Roman" w:hAnsi="Times New Roman" w:cs="Times New Roman"/>
          <w:sz w:val="24"/>
          <w:szCs w:val="24"/>
        </w:rPr>
        <w:t>estimating the log odds of each interaction outcome</w:t>
      </w:r>
      <w:r w:rsidR="007474FD" w:rsidRPr="00496740">
        <w:rPr>
          <w:rFonts w:ascii="Times New Roman" w:hAnsi="Times New Roman" w:cs="Times New Roman"/>
          <w:sz w:val="24"/>
          <w:szCs w:val="24"/>
        </w:rPr>
        <w:t xml:space="preserve"> between strains </w:t>
      </w:r>
      <w:proofErr w:type="spellStart"/>
      <w:r w:rsidR="007474FD" w:rsidRPr="00496740">
        <w:rPr>
          <w:rFonts w:ascii="Times New Roman" w:hAnsi="Times New Roman" w:cs="Times New Roman"/>
          <w:i/>
          <w:sz w:val="24"/>
          <w:szCs w:val="24"/>
        </w:rPr>
        <w:t>i</w:t>
      </w:r>
      <w:proofErr w:type="spellEnd"/>
      <w:r w:rsidR="007474FD" w:rsidRPr="00496740">
        <w:rPr>
          <w:rFonts w:ascii="Times New Roman" w:hAnsi="Times New Roman" w:cs="Times New Roman"/>
          <w:sz w:val="24"/>
          <w:szCs w:val="24"/>
        </w:rPr>
        <w:t xml:space="preserve"> and </w:t>
      </w:r>
      <w:r w:rsidR="007474FD" w:rsidRPr="00496740">
        <w:rPr>
          <w:rFonts w:ascii="Times New Roman" w:hAnsi="Times New Roman" w:cs="Times New Roman"/>
          <w:i/>
          <w:sz w:val="24"/>
          <w:szCs w:val="24"/>
        </w:rPr>
        <w:lastRenderedPageBreak/>
        <w:t>j</w:t>
      </w:r>
      <w:r w:rsidR="007474FD" w:rsidRPr="00496740">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ij</m:t>
            </m:r>
          </m:sub>
        </m:sSub>
        <m:r>
          <w:rPr>
            <w:rFonts w:ascii="Cambria Math" w:hAnsi="Cambria Math" w:cs="Times New Roman"/>
            <w:sz w:val="24"/>
            <w:szCs w:val="24"/>
          </w:rPr>
          <m:t>∈{0,1}</m:t>
        </m:r>
      </m:oMath>
      <w:r w:rsidR="007474FD" w:rsidRPr="00496740">
        <w:rPr>
          <w:rFonts w:ascii="Times New Roman" w:hAnsi="Times New Roman" w:cs="Times New Roman"/>
          <w:sz w:val="24"/>
          <w:szCs w:val="24"/>
        </w:rPr>
        <w:t>)</w:t>
      </w:r>
      <w:r w:rsidR="004229EF" w:rsidRPr="00496740">
        <w:rPr>
          <w:rFonts w:ascii="Times New Roman" w:hAnsi="Times New Roman" w:cs="Times New Roman"/>
          <w:sz w:val="24"/>
          <w:szCs w:val="24"/>
        </w:rPr>
        <w:t xml:space="preserve"> </w:t>
      </w:r>
      <w:r w:rsidR="00A04930" w:rsidRPr="00496740">
        <w:rPr>
          <w:rFonts w:ascii="Times New Roman" w:hAnsi="Times New Roman" w:cs="Times New Roman"/>
          <w:sz w:val="24"/>
          <w:szCs w:val="24"/>
        </w:rPr>
        <w:t>took form</w:t>
      </w:r>
      <w:r w:rsidR="00A55C40" w:rsidRPr="00496740">
        <w:rPr>
          <w:rFonts w:ascii="Times New Roman" w:hAnsi="Times New Roman" w:cs="Times New Roman"/>
          <w:sz w:val="24"/>
          <w:szCs w:val="24"/>
        </w:rPr>
        <w:t xml:space="preserve"> </w:t>
      </w:r>
      <m:oMath>
        <m:r>
          <w:rPr>
            <w:rFonts w:ascii="Cambria Math" w:hAnsi="Cambria Math" w:cs="Times New Roman"/>
            <w:sz w:val="24"/>
            <w:szCs w:val="24"/>
          </w:rPr>
          <m:t>logit</m:t>
        </m:r>
        <m:d>
          <m:dPr>
            <m:ctrlPr>
              <w:rPr>
                <w:rFonts w:ascii="Cambria Math" w:hAnsi="Cambria Math" w:cs="Times New Roman"/>
                <w:sz w:val="24"/>
                <w:szCs w:val="24"/>
              </w:rPr>
            </m:ctrlPr>
          </m:dPr>
          <m:e>
            <m:r>
              <w:rPr>
                <w:rFonts w:ascii="Cambria Math" w:hAnsi="Cambria Math" w:cs="Times New Roman"/>
                <w:sz w:val="24"/>
                <w:szCs w:val="24"/>
              </w:rPr>
              <m:t>P(</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ij</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ij</m:t>
                </m:r>
              </m:sub>
            </m:sSub>
            <m:r>
              <w:rPr>
                <w:rFonts w:ascii="Cambria Math" w:hAnsi="Cambria Math" w:cs="Times New Roman"/>
                <w:sz w:val="24"/>
                <w:szCs w:val="24"/>
              </w:rPr>
              <m:t>)</m:t>
            </m:r>
            <m:ctrlPr>
              <w:rPr>
                <w:rFonts w:ascii="Cambria Math" w:hAnsi="Cambria Math" w:cs="Times New Roman"/>
                <w:i/>
                <w:sz w:val="24"/>
                <w:szCs w:val="24"/>
              </w:rPr>
            </m:ctrlPr>
          </m:e>
        </m:d>
        <m:r>
          <w:rPr>
            <w:rFonts w:ascii="Cambria Math" w:hAnsi="Cambria Math" w:cs="Times New Roman"/>
            <w:sz w:val="24"/>
            <w:szCs w:val="24"/>
          </w:rPr>
          <m:t xml:space="preserve"> ~ </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d</m:t>
            </m:r>
          </m:sub>
        </m:sSub>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d</m:t>
            </m:r>
          </m:sub>
        </m:sSub>
      </m:oMath>
      <w:r w:rsidR="007B33E0" w:rsidRPr="00496740">
        <w:rPr>
          <w:rFonts w:ascii="Times New Roman" w:hAnsi="Times New Roman" w:cs="Times New Roman"/>
          <w:sz w:val="24"/>
          <w:szCs w:val="24"/>
        </w:rPr>
        <w:t xml:space="preserve">, </w:t>
      </w:r>
      <w:r w:rsidR="00CE5338" w:rsidRPr="00496740">
        <w:rPr>
          <w:rFonts w:ascii="Times New Roman" w:hAnsi="Times New Roman" w:cs="Times New Roman"/>
          <w:sz w:val="24"/>
          <w:szCs w:val="24"/>
        </w:rPr>
        <w:t xml:space="preserve">where </w:t>
      </w:r>
      <m:oMath>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d</m:t>
            </m:r>
          </m:sub>
        </m:sSub>
      </m:oMath>
      <w:r w:rsidR="00CE5338" w:rsidRPr="00496740">
        <w:rPr>
          <w:rFonts w:ascii="Times New Roman" w:hAnsi="Times New Roman" w:cs="Times New Roman"/>
          <w:sz w:val="24"/>
          <w:szCs w:val="24"/>
        </w:rPr>
        <w:t xml:space="preserve"> estimates the log odds ratio (LOR) between increasing values of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d</m:t>
            </m:r>
          </m:sub>
        </m:sSub>
      </m:oMath>
      <w:r w:rsidR="00A57ACF" w:rsidRPr="00496740">
        <w:rPr>
          <w:rFonts w:ascii="Times New Roman" w:hAnsi="Times New Roman" w:cs="Times New Roman"/>
          <w:sz w:val="24"/>
          <w:szCs w:val="24"/>
        </w:rPr>
        <w:t xml:space="preserve">, which is the </w:t>
      </w:r>
      <w:r w:rsidR="00CE5338" w:rsidRPr="00496740">
        <w:rPr>
          <w:rFonts w:ascii="Times New Roman" w:hAnsi="Times New Roman" w:cs="Times New Roman"/>
          <w:sz w:val="24"/>
          <w:szCs w:val="24"/>
        </w:rPr>
        <w:t xml:space="preserve">genetic distance between interacting strains </w:t>
      </w:r>
      <w:proofErr w:type="spellStart"/>
      <w:r w:rsidR="00CE5338" w:rsidRPr="00496740">
        <w:rPr>
          <w:rFonts w:ascii="Times New Roman" w:hAnsi="Times New Roman" w:cs="Times New Roman"/>
          <w:i/>
          <w:sz w:val="24"/>
          <w:szCs w:val="24"/>
        </w:rPr>
        <w:t>i</w:t>
      </w:r>
      <w:proofErr w:type="spellEnd"/>
      <w:r w:rsidR="00CE5338" w:rsidRPr="00496740">
        <w:rPr>
          <w:rFonts w:ascii="Times New Roman" w:hAnsi="Times New Roman" w:cs="Times New Roman"/>
          <w:sz w:val="24"/>
          <w:szCs w:val="24"/>
        </w:rPr>
        <w:t xml:space="preserve"> and </w:t>
      </w:r>
      <w:r w:rsidR="00CE5338" w:rsidRPr="00496740">
        <w:rPr>
          <w:rFonts w:ascii="Times New Roman" w:hAnsi="Times New Roman" w:cs="Times New Roman"/>
          <w:i/>
          <w:sz w:val="24"/>
          <w:szCs w:val="24"/>
        </w:rPr>
        <w:t>j</w:t>
      </w:r>
      <w:r w:rsidR="00BA76EA" w:rsidRPr="00496740">
        <w:rPr>
          <w:rFonts w:ascii="Times New Roman" w:hAnsi="Times New Roman" w:cs="Times New Roman"/>
          <w:i/>
          <w:sz w:val="24"/>
          <w:szCs w:val="24"/>
        </w:rPr>
        <w:t xml:space="preserve"> </w:t>
      </w:r>
      <w:r w:rsidR="00BA76EA" w:rsidRPr="00496740">
        <w:rPr>
          <w:rFonts w:ascii="Times New Roman" w:hAnsi="Times New Roman" w:cs="Times New Roman"/>
          <w:sz w:val="24"/>
          <w:szCs w:val="24"/>
        </w:rPr>
        <w:t>(</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ij</m:t>
            </m:r>
          </m:sub>
        </m:sSub>
      </m:oMath>
      <w:r w:rsidR="00BA76EA" w:rsidRPr="00496740">
        <w:rPr>
          <w:rFonts w:ascii="Times New Roman" w:hAnsi="Times New Roman" w:cs="Times New Roman"/>
          <w:sz w:val="24"/>
          <w:szCs w:val="24"/>
        </w:rPr>
        <w:t>)</w:t>
      </w:r>
      <w:r w:rsidR="00CE5338" w:rsidRPr="00496740">
        <w:rPr>
          <w:rFonts w:ascii="Times New Roman" w:hAnsi="Times New Roman" w:cs="Times New Roman"/>
          <w:sz w:val="24"/>
          <w:szCs w:val="24"/>
        </w:rPr>
        <w:t xml:space="preserve">. </w:t>
      </w:r>
      <w:r w:rsidR="00383A21" w:rsidRPr="00496740">
        <w:rPr>
          <w:rFonts w:ascii="Times New Roman" w:hAnsi="Times New Roman" w:cs="Times New Roman"/>
          <w:sz w:val="24"/>
          <w:szCs w:val="24"/>
        </w:rPr>
        <w:t xml:space="preserve">LORs </w:t>
      </w:r>
      <w:r w:rsidR="00A04930" w:rsidRPr="00496740">
        <w:rPr>
          <w:rFonts w:ascii="Times New Roman" w:hAnsi="Times New Roman" w:cs="Times New Roman"/>
          <w:sz w:val="24"/>
          <w:szCs w:val="24"/>
        </w:rPr>
        <w:t xml:space="preserve">were </w:t>
      </w:r>
      <w:r w:rsidR="009E28E0" w:rsidRPr="00496740">
        <w:rPr>
          <w:rFonts w:ascii="Times New Roman" w:hAnsi="Times New Roman" w:cs="Times New Roman"/>
          <w:sz w:val="24"/>
          <w:szCs w:val="24"/>
        </w:rPr>
        <w:t>estimated</w:t>
      </w:r>
      <w:r w:rsidR="00A04930" w:rsidRPr="00496740">
        <w:rPr>
          <w:rFonts w:ascii="Times New Roman" w:hAnsi="Times New Roman" w:cs="Times New Roman"/>
          <w:sz w:val="24"/>
          <w:szCs w:val="24"/>
        </w:rPr>
        <w:t xml:space="preserve"> using the base </w:t>
      </w:r>
      <w:proofErr w:type="spellStart"/>
      <w:r w:rsidR="006E198E" w:rsidRPr="00496740">
        <w:rPr>
          <w:rFonts w:ascii="Times New Roman" w:hAnsi="Times New Roman" w:cs="Times New Roman"/>
          <w:i/>
          <w:sz w:val="24"/>
          <w:szCs w:val="24"/>
        </w:rPr>
        <w:t>glm</w:t>
      </w:r>
      <w:proofErr w:type="spellEnd"/>
      <w:r w:rsidR="00A04930" w:rsidRPr="00496740">
        <w:rPr>
          <w:rFonts w:ascii="Times New Roman" w:hAnsi="Times New Roman" w:cs="Times New Roman"/>
          <w:sz w:val="24"/>
          <w:szCs w:val="24"/>
        </w:rPr>
        <w:t xml:space="preserve"> function</w:t>
      </w:r>
      <w:r w:rsidR="00C84E6B" w:rsidRPr="00496740">
        <w:rPr>
          <w:rFonts w:ascii="Times New Roman" w:hAnsi="Times New Roman" w:cs="Times New Roman"/>
          <w:sz w:val="24"/>
          <w:szCs w:val="24"/>
        </w:rPr>
        <w:t xml:space="preserve"> in R.</w:t>
      </w:r>
    </w:p>
    <w:p w14:paraId="798D04B0" w14:textId="0C600102" w:rsidR="0003000A" w:rsidRPr="00496740" w:rsidRDefault="001125DF" w:rsidP="00301BA0">
      <w:pPr>
        <w:spacing w:line="276" w:lineRule="auto"/>
        <w:rPr>
          <w:rFonts w:ascii="Times New Roman" w:hAnsi="Times New Roman" w:cs="Times New Roman"/>
          <w:sz w:val="24"/>
          <w:szCs w:val="24"/>
        </w:rPr>
      </w:pPr>
      <w:r>
        <w:rPr>
          <w:rFonts w:ascii="Times New Roman" w:hAnsi="Times New Roman" w:cs="Times New Roman"/>
          <w:sz w:val="24"/>
          <w:szCs w:val="24"/>
        </w:rPr>
        <w:tab/>
      </w:r>
      <w:r w:rsidR="0003000A" w:rsidRPr="00496740">
        <w:rPr>
          <w:rFonts w:ascii="Times New Roman" w:hAnsi="Times New Roman" w:cs="Times New Roman"/>
          <w:sz w:val="24"/>
          <w:szCs w:val="24"/>
        </w:rPr>
        <w:t xml:space="preserve">Next we </w:t>
      </w:r>
      <w:r w:rsidR="00D267EB" w:rsidRPr="00496740">
        <w:rPr>
          <w:rFonts w:ascii="Times New Roman" w:hAnsi="Times New Roman" w:cs="Times New Roman"/>
          <w:sz w:val="24"/>
          <w:szCs w:val="24"/>
        </w:rPr>
        <w:t xml:space="preserve">estimated the probability of the three interactions types as functions of </w:t>
      </w:r>
      <w:r w:rsidR="0091050A" w:rsidRPr="00496740">
        <w:rPr>
          <w:rFonts w:ascii="Times New Roman" w:hAnsi="Times New Roman" w:cs="Times New Roman"/>
          <w:sz w:val="24"/>
          <w:szCs w:val="24"/>
        </w:rPr>
        <w:t xml:space="preserve">genetic distance as well as </w:t>
      </w:r>
      <w:r w:rsidR="00D267EB" w:rsidRPr="00496740">
        <w:rPr>
          <w:rFonts w:ascii="Times New Roman" w:hAnsi="Times New Roman" w:cs="Times New Roman"/>
          <w:sz w:val="24"/>
          <w:szCs w:val="24"/>
        </w:rPr>
        <w:t>the</w:t>
      </w:r>
      <w:r w:rsidR="0003000A" w:rsidRPr="00496740">
        <w:rPr>
          <w:rFonts w:ascii="Times New Roman" w:hAnsi="Times New Roman" w:cs="Times New Roman"/>
          <w:sz w:val="24"/>
          <w:szCs w:val="24"/>
        </w:rPr>
        <w:t xml:space="preserve"> distances between </w:t>
      </w:r>
      <w:r w:rsidR="00D267EB" w:rsidRPr="00496740">
        <w:rPr>
          <w:rFonts w:ascii="Times New Roman" w:hAnsi="Times New Roman" w:cs="Times New Roman"/>
          <w:sz w:val="24"/>
          <w:szCs w:val="24"/>
        </w:rPr>
        <w:t xml:space="preserve">the independently </w:t>
      </w:r>
      <w:r w:rsidR="0003000A" w:rsidRPr="00496740">
        <w:rPr>
          <w:rFonts w:ascii="Times New Roman" w:hAnsi="Times New Roman" w:cs="Times New Roman"/>
          <w:sz w:val="24"/>
          <w:szCs w:val="24"/>
        </w:rPr>
        <w:t xml:space="preserve">measured </w:t>
      </w:r>
      <w:r w:rsidR="00D267EB" w:rsidRPr="00496740">
        <w:rPr>
          <w:rFonts w:ascii="Times New Roman" w:hAnsi="Times New Roman" w:cs="Times New Roman"/>
          <w:sz w:val="24"/>
          <w:szCs w:val="24"/>
        </w:rPr>
        <w:t xml:space="preserve">life history traits </w:t>
      </w:r>
      <w:proofErr w:type="spellStart"/>
      <w:r w:rsidR="00D267EB" w:rsidRPr="00496740">
        <w:rPr>
          <w:rFonts w:ascii="Times New Roman" w:hAnsi="Times New Roman" w:cs="Times New Roman"/>
          <w:i/>
          <w:sz w:val="24"/>
          <w:szCs w:val="24"/>
        </w:rPr>
        <w:t>r</w:t>
      </w:r>
      <w:r w:rsidR="00D267EB" w:rsidRPr="00496740">
        <w:rPr>
          <w:rFonts w:ascii="Times New Roman" w:hAnsi="Times New Roman" w:cs="Times New Roman"/>
          <w:i/>
          <w:sz w:val="24"/>
          <w:szCs w:val="24"/>
          <w:vertAlign w:val="subscript"/>
        </w:rPr>
        <w:t>m</w:t>
      </w:r>
      <w:proofErr w:type="spellEnd"/>
      <w:r w:rsidR="00D267EB" w:rsidRPr="00496740">
        <w:rPr>
          <w:rFonts w:ascii="Times New Roman" w:hAnsi="Times New Roman" w:cs="Times New Roman"/>
          <w:sz w:val="24"/>
          <w:szCs w:val="24"/>
        </w:rPr>
        <w:t xml:space="preserve">, </w:t>
      </w:r>
      <w:r w:rsidR="00D267EB" w:rsidRPr="00496740">
        <w:rPr>
          <w:rFonts w:ascii="Times New Roman" w:hAnsi="Times New Roman" w:cs="Times New Roman"/>
          <w:i/>
          <w:sz w:val="24"/>
          <w:szCs w:val="24"/>
        </w:rPr>
        <w:t>L</w:t>
      </w:r>
      <w:r w:rsidR="00D267EB" w:rsidRPr="00496740">
        <w:rPr>
          <w:rFonts w:ascii="Times New Roman" w:hAnsi="Times New Roman" w:cs="Times New Roman"/>
          <w:sz w:val="24"/>
          <w:szCs w:val="24"/>
        </w:rPr>
        <w:t xml:space="preserve">, and </w:t>
      </w:r>
      <w:r w:rsidR="00D267EB" w:rsidRPr="00496740">
        <w:rPr>
          <w:rFonts w:ascii="Times New Roman" w:hAnsi="Times New Roman" w:cs="Times New Roman"/>
          <w:i/>
          <w:sz w:val="24"/>
          <w:szCs w:val="24"/>
        </w:rPr>
        <w:t>K</w:t>
      </w:r>
      <w:r w:rsidR="004D652A" w:rsidRPr="00496740">
        <w:rPr>
          <w:rFonts w:ascii="Times New Roman" w:hAnsi="Times New Roman" w:cs="Times New Roman"/>
          <w:sz w:val="24"/>
          <w:szCs w:val="24"/>
        </w:rPr>
        <w:t>, described above</w:t>
      </w:r>
      <w:r w:rsidR="00D267EB" w:rsidRPr="00496740">
        <w:rPr>
          <w:rFonts w:ascii="Times New Roman" w:hAnsi="Times New Roman" w:cs="Times New Roman"/>
          <w:sz w:val="24"/>
          <w:szCs w:val="24"/>
        </w:rPr>
        <w:t xml:space="preserve">. </w:t>
      </w:r>
      <w:r w:rsidR="009007CE" w:rsidRPr="00496740">
        <w:rPr>
          <w:rFonts w:ascii="Times New Roman" w:hAnsi="Times New Roman" w:cs="Times New Roman"/>
          <w:sz w:val="24"/>
          <w:szCs w:val="24"/>
        </w:rPr>
        <w:t xml:space="preserve">GLMs including trait distances took the form </w:t>
      </w:r>
      <m:oMath>
        <m:r>
          <w:rPr>
            <w:rFonts w:ascii="Cambria Math" w:hAnsi="Cambria Math" w:cs="Times New Roman"/>
            <w:sz w:val="24"/>
            <w:szCs w:val="24"/>
          </w:rPr>
          <m:t>logit</m:t>
        </m:r>
        <m:d>
          <m:dPr>
            <m:ctrlPr>
              <w:rPr>
                <w:rFonts w:ascii="Cambria Math" w:hAnsi="Cambria Math" w:cs="Times New Roman"/>
                <w:sz w:val="24"/>
                <w:szCs w:val="24"/>
              </w:rPr>
            </m:ctrlPr>
          </m:dPr>
          <m:e>
            <m:r>
              <w:rPr>
                <w:rFonts w:ascii="Cambria Math" w:hAnsi="Cambria Math" w:cs="Times New Roman"/>
                <w:sz w:val="24"/>
                <w:szCs w:val="24"/>
              </w:rPr>
              <m:t>P(</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ij</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ij</m:t>
                </m:r>
              </m:sub>
            </m:sSub>
            <m:r>
              <w:rPr>
                <w:rFonts w:ascii="Cambria Math" w:hAnsi="Cambria Math" w:cs="Times New Roman"/>
                <w:sz w:val="24"/>
                <w:szCs w:val="24"/>
              </w:rPr>
              <m:t>)</m:t>
            </m:r>
            <m:ctrlPr>
              <w:rPr>
                <w:rFonts w:ascii="Cambria Math" w:hAnsi="Cambria Math" w:cs="Times New Roman"/>
                <w:i/>
                <w:sz w:val="24"/>
                <w:szCs w:val="24"/>
              </w:rPr>
            </m:ctrlPr>
          </m:e>
        </m:d>
        <m:r>
          <w:rPr>
            <w:rFonts w:ascii="Cambria Math" w:hAnsi="Cambria Math" w:cs="Times New Roman"/>
            <w:sz w:val="24"/>
            <w:szCs w:val="24"/>
          </w:rPr>
          <m:t xml:space="preserve"> ~ </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d</m:t>
            </m:r>
          </m:sub>
        </m:sSub>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d</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m</m:t>
                </m:r>
              </m:sub>
            </m:sSub>
          </m:sub>
        </m:sSub>
        <m:sSub>
          <m:sSubPr>
            <m:ctrlPr>
              <w:rPr>
                <w:rFonts w:ascii="Cambria Math" w:hAnsi="Cambria Math" w:cs="Times New Roman"/>
                <w:i/>
                <w:sz w:val="24"/>
                <w:szCs w:val="24"/>
              </w:rPr>
            </m:ctrlPr>
          </m:sSubPr>
          <m:e>
            <m:r>
              <w:rPr>
                <w:rFonts w:ascii="Cambria Math" w:hAnsi="Cambria Math" w:cs="Times New Roman"/>
                <w:sz w:val="24"/>
                <w:szCs w:val="24"/>
              </w:rPr>
              <m:t>x</m:t>
            </m:r>
          </m:e>
          <m:sub>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m</m:t>
                </m:r>
              </m:sub>
            </m:sSub>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L</m:t>
            </m:r>
          </m:sub>
        </m:sSub>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L</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K</m:t>
            </m:r>
          </m:sub>
        </m:sSub>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K</m:t>
            </m:r>
          </m:sub>
        </m:sSub>
      </m:oMath>
      <w:r w:rsidR="007474FD" w:rsidRPr="00496740">
        <w:rPr>
          <w:rFonts w:ascii="Times New Roman" w:hAnsi="Times New Roman" w:cs="Times New Roman"/>
          <w:sz w:val="24"/>
          <w:szCs w:val="24"/>
        </w:rPr>
        <w:t xml:space="preserve">, </w:t>
      </w:r>
      <w:r w:rsidR="00C00893" w:rsidRPr="00496740">
        <w:rPr>
          <w:rFonts w:ascii="Times New Roman" w:hAnsi="Times New Roman" w:cs="Times New Roman"/>
          <w:sz w:val="24"/>
          <w:szCs w:val="24"/>
        </w:rPr>
        <w:t>where the interpretation</w:t>
      </w:r>
      <w:r w:rsidR="00E545C2" w:rsidRPr="00496740">
        <w:rPr>
          <w:rFonts w:ascii="Times New Roman" w:hAnsi="Times New Roman" w:cs="Times New Roman"/>
          <w:sz w:val="24"/>
          <w:szCs w:val="24"/>
        </w:rPr>
        <w:t xml:space="preserve"> of </w:t>
      </w:r>
      <w:r w:rsidR="00C00893" w:rsidRPr="00496740">
        <w:rPr>
          <w:rFonts w:ascii="Times New Roman" w:hAnsi="Times New Roman" w:cs="Times New Roman"/>
          <w:sz w:val="24"/>
          <w:szCs w:val="24"/>
        </w:rPr>
        <w:t xml:space="preserve">the model </w:t>
      </w:r>
      <w:r w:rsidR="00E545C2" w:rsidRPr="00496740">
        <w:rPr>
          <w:rFonts w:ascii="Times New Roman" w:hAnsi="Times New Roman" w:cs="Times New Roman"/>
          <w:sz w:val="24"/>
          <w:szCs w:val="24"/>
        </w:rPr>
        <w:t xml:space="preserve">coefficients </w:t>
      </w:r>
      <m:oMath>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i</m:t>
            </m:r>
          </m:sub>
        </m:sSub>
      </m:oMath>
      <w:r w:rsidR="00C00893" w:rsidRPr="00496740">
        <w:rPr>
          <w:rFonts w:ascii="Times New Roman" w:hAnsi="Times New Roman" w:cs="Times New Roman"/>
          <w:sz w:val="24"/>
          <w:szCs w:val="24"/>
        </w:rPr>
        <w:t xml:space="preserve"> and variables</w:t>
      </w:r>
      <m:oMath>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oMath>
      <w:r w:rsidR="00C00893" w:rsidRPr="00496740">
        <w:rPr>
          <w:rFonts w:ascii="Times New Roman" w:hAnsi="Times New Roman" w:cs="Times New Roman"/>
          <w:sz w:val="24"/>
          <w:szCs w:val="24"/>
        </w:rPr>
        <w:t xml:space="preserve"> are the same as in the model above.</w:t>
      </w:r>
      <w:r w:rsidR="00B94490" w:rsidRPr="00496740">
        <w:rPr>
          <w:rFonts w:ascii="Times New Roman" w:hAnsi="Times New Roman" w:cs="Times New Roman"/>
          <w:sz w:val="24"/>
          <w:szCs w:val="24"/>
        </w:rPr>
        <w:t xml:space="preserve"> </w:t>
      </w:r>
    </w:p>
    <w:p w14:paraId="223B1198" w14:textId="252FA545" w:rsidR="00FD0EFE" w:rsidRPr="00496740" w:rsidRDefault="00003959" w:rsidP="00301BA0">
      <w:pPr>
        <w:spacing w:line="276" w:lineRule="auto"/>
        <w:outlineLvl w:val="0"/>
        <w:rPr>
          <w:rFonts w:ascii="Times New Roman" w:hAnsi="Times New Roman" w:cs="Times New Roman"/>
          <w:sz w:val="24"/>
          <w:szCs w:val="24"/>
        </w:rPr>
      </w:pPr>
      <w:r>
        <w:rPr>
          <w:rFonts w:ascii="Times New Roman" w:hAnsi="Times New Roman" w:cs="Times New Roman"/>
          <w:i/>
          <w:sz w:val="24"/>
          <w:szCs w:val="24"/>
        </w:rPr>
        <w:tab/>
      </w:r>
      <w:r w:rsidR="004E2644" w:rsidRPr="00496740">
        <w:rPr>
          <w:rFonts w:ascii="Times New Roman" w:hAnsi="Times New Roman" w:cs="Times New Roman"/>
          <w:sz w:val="24"/>
          <w:szCs w:val="24"/>
        </w:rPr>
        <w:t>In</w:t>
      </w:r>
      <w:r w:rsidR="000938C2" w:rsidRPr="00496740">
        <w:rPr>
          <w:rFonts w:ascii="Times New Roman" w:hAnsi="Times New Roman" w:cs="Times New Roman"/>
          <w:sz w:val="24"/>
          <w:szCs w:val="24"/>
        </w:rPr>
        <w:t xml:space="preserve">transitive interactions were estimated across all trios of strains in the </w:t>
      </w:r>
      <w:r w:rsidR="001A6671" w:rsidRPr="00496740">
        <w:rPr>
          <w:rFonts w:ascii="Times New Roman" w:hAnsi="Times New Roman" w:cs="Times New Roman"/>
          <w:sz w:val="24"/>
          <w:szCs w:val="24"/>
        </w:rPr>
        <w:t>growth as well as the inhibition</w:t>
      </w:r>
      <w:r w:rsidR="004A7DE7" w:rsidRPr="00496740">
        <w:rPr>
          <w:rFonts w:ascii="Times New Roman" w:hAnsi="Times New Roman" w:cs="Times New Roman"/>
          <w:sz w:val="24"/>
          <w:szCs w:val="24"/>
        </w:rPr>
        <w:t xml:space="preserve"> interactions using custom scripts in R (available upon request). </w:t>
      </w:r>
      <w:r w:rsidR="001A6671" w:rsidRPr="00496740">
        <w:rPr>
          <w:rFonts w:ascii="Times New Roman" w:hAnsi="Times New Roman" w:cs="Times New Roman"/>
          <w:sz w:val="24"/>
          <w:szCs w:val="24"/>
        </w:rPr>
        <w:t xml:space="preserve">We targeted two interaction </w:t>
      </w:r>
      <w:r w:rsidR="00B922AE" w:rsidRPr="00496740">
        <w:rPr>
          <w:rFonts w:ascii="Times New Roman" w:hAnsi="Times New Roman" w:cs="Times New Roman"/>
          <w:sz w:val="24"/>
          <w:szCs w:val="24"/>
        </w:rPr>
        <w:t>patterns</w:t>
      </w:r>
      <w:r w:rsidR="001A6671" w:rsidRPr="00496740">
        <w:rPr>
          <w:rFonts w:ascii="Times New Roman" w:hAnsi="Times New Roman" w:cs="Times New Roman"/>
          <w:sz w:val="24"/>
          <w:szCs w:val="24"/>
        </w:rPr>
        <w:t xml:space="preserve"> that reflect types of non-transitivity relevant to shaping the likelihood of co-existence among strains</w:t>
      </w:r>
      <w:r w:rsidR="00E719BD" w:rsidRPr="00496740">
        <w:rPr>
          <w:rFonts w:ascii="Times New Roman" w:hAnsi="Times New Roman" w:cs="Times New Roman"/>
          <w:sz w:val="24"/>
          <w:szCs w:val="24"/>
        </w:rPr>
        <w:t xml:space="preserve"> in a spatial context</w:t>
      </w:r>
      <w:r w:rsidR="001A6671" w:rsidRPr="00496740">
        <w:rPr>
          <w:rFonts w:ascii="Times New Roman" w:hAnsi="Times New Roman" w:cs="Times New Roman"/>
          <w:sz w:val="24"/>
          <w:szCs w:val="24"/>
        </w:rPr>
        <w:t xml:space="preserve">: rock–paper–scissors </w:t>
      </w:r>
      <w:r w:rsidR="00FD0EFE" w:rsidRPr="00496740">
        <w:rPr>
          <w:rFonts w:ascii="Times New Roman" w:hAnsi="Times New Roman" w:cs="Times New Roman"/>
          <w:sz w:val="24"/>
          <w:szCs w:val="24"/>
        </w:rPr>
        <w:t xml:space="preserve">(R–P–S), and </w:t>
      </w:r>
      <w:r w:rsidR="0047574E">
        <w:rPr>
          <w:rFonts w:ascii="Times New Roman" w:hAnsi="Times New Roman" w:cs="Times New Roman"/>
          <w:sz w:val="24"/>
          <w:szCs w:val="24"/>
        </w:rPr>
        <w:t xml:space="preserve">indirect </w:t>
      </w:r>
      <w:r w:rsidR="00074D14">
        <w:rPr>
          <w:rFonts w:ascii="Times New Roman" w:hAnsi="Times New Roman" w:cs="Times New Roman"/>
          <w:sz w:val="24"/>
          <w:szCs w:val="24"/>
        </w:rPr>
        <w:t xml:space="preserve">positive interactions (i.e. </w:t>
      </w:r>
      <w:r w:rsidR="00FD0EFE" w:rsidRPr="00496740">
        <w:rPr>
          <w:rFonts w:ascii="Times New Roman" w:hAnsi="Times New Roman" w:cs="Times New Roman"/>
          <w:sz w:val="24"/>
          <w:szCs w:val="24"/>
        </w:rPr>
        <w:t>facilitation</w:t>
      </w:r>
      <w:r w:rsidR="00074D14">
        <w:rPr>
          <w:rFonts w:ascii="Times New Roman" w:hAnsi="Times New Roman" w:cs="Times New Roman"/>
          <w:sz w:val="24"/>
          <w:szCs w:val="24"/>
        </w:rPr>
        <w:t>)</w:t>
      </w:r>
      <w:r w:rsidR="00FD0EFE" w:rsidRPr="00496740">
        <w:rPr>
          <w:rFonts w:ascii="Times New Roman" w:hAnsi="Times New Roman" w:cs="Times New Roman"/>
          <w:sz w:val="24"/>
          <w:szCs w:val="24"/>
        </w:rPr>
        <w:t>.</w:t>
      </w:r>
    </w:p>
    <w:p w14:paraId="1A51D87E" w14:textId="799823CB" w:rsidR="005B15DD" w:rsidRPr="00496740" w:rsidRDefault="00FF7486" w:rsidP="00301BA0">
      <w:pPr>
        <w:spacing w:line="276" w:lineRule="auto"/>
        <w:rPr>
          <w:rFonts w:ascii="Times New Roman" w:hAnsi="Times New Roman" w:cs="Times New Roman"/>
          <w:sz w:val="24"/>
          <w:szCs w:val="24"/>
        </w:rPr>
      </w:pPr>
      <w:r>
        <w:rPr>
          <w:rFonts w:ascii="Times New Roman" w:hAnsi="Times New Roman" w:cs="Times New Roman"/>
          <w:sz w:val="24"/>
          <w:szCs w:val="24"/>
        </w:rPr>
        <w:tab/>
      </w:r>
      <w:commentRangeStart w:id="101"/>
      <w:r w:rsidR="00E81DA1" w:rsidRPr="00496740">
        <w:rPr>
          <w:rFonts w:ascii="Times New Roman" w:hAnsi="Times New Roman" w:cs="Times New Roman"/>
          <w:sz w:val="24"/>
          <w:szCs w:val="24"/>
        </w:rPr>
        <w:t>In the context of competition without toxins</w:t>
      </w:r>
      <w:commentRangeEnd w:id="101"/>
      <w:r w:rsidR="0027083D">
        <w:rPr>
          <w:rStyle w:val="CommentReference"/>
        </w:rPr>
        <w:commentReference w:id="101"/>
      </w:r>
      <w:r w:rsidR="00E81DA1" w:rsidRPr="00496740">
        <w:rPr>
          <w:rFonts w:ascii="Times New Roman" w:hAnsi="Times New Roman" w:cs="Times New Roman"/>
          <w:sz w:val="24"/>
          <w:szCs w:val="24"/>
        </w:rPr>
        <w:t xml:space="preserve">, </w:t>
      </w:r>
      <w:r w:rsidR="00E719BD" w:rsidRPr="00496740">
        <w:rPr>
          <w:rFonts w:ascii="Times New Roman" w:hAnsi="Times New Roman" w:cs="Times New Roman"/>
          <w:sz w:val="24"/>
          <w:szCs w:val="24"/>
        </w:rPr>
        <w:t xml:space="preserve">R–P–S describes </w:t>
      </w:r>
      <w:r w:rsidR="00FE020D" w:rsidRPr="00496740">
        <w:rPr>
          <w:rFonts w:ascii="Times New Roman" w:hAnsi="Times New Roman" w:cs="Times New Roman"/>
          <w:sz w:val="24"/>
          <w:szCs w:val="24"/>
        </w:rPr>
        <w:t>when</w:t>
      </w:r>
      <w:r w:rsidR="001A6671" w:rsidRPr="00496740">
        <w:rPr>
          <w:rFonts w:ascii="Times New Roman" w:hAnsi="Times New Roman" w:cs="Times New Roman"/>
          <w:sz w:val="24"/>
          <w:szCs w:val="24"/>
        </w:rPr>
        <w:t xml:space="preserve"> three pairs of asymmetric interactions combine in such a way as to make each strain superior and inferior to precise</w:t>
      </w:r>
      <w:r w:rsidR="005E292F" w:rsidRPr="00496740">
        <w:rPr>
          <w:rFonts w:ascii="Times New Roman" w:hAnsi="Times New Roman" w:cs="Times New Roman"/>
          <w:sz w:val="24"/>
          <w:szCs w:val="24"/>
        </w:rPr>
        <w:t xml:space="preserve">ly one of the other two strains: </w:t>
      </w:r>
      <w:r w:rsidR="00044891" w:rsidRPr="00496740">
        <w:rPr>
          <w:rFonts w:ascii="Times New Roman" w:hAnsi="Times New Roman" w:cs="Times New Roman"/>
          <w:i/>
          <w:sz w:val="24"/>
          <w:szCs w:val="24"/>
        </w:rPr>
        <w:t>A</w:t>
      </w:r>
      <w:r w:rsidR="001A6671" w:rsidRPr="00496740">
        <w:rPr>
          <w:rFonts w:ascii="Times New Roman" w:hAnsi="Times New Roman" w:cs="Times New Roman"/>
          <w:i/>
          <w:sz w:val="24"/>
          <w:szCs w:val="24"/>
        </w:rPr>
        <w:t xml:space="preserve"> </w:t>
      </w:r>
      <w:r w:rsidR="001A6671" w:rsidRPr="00496740">
        <w:rPr>
          <w:rFonts w:ascii="Times New Roman" w:hAnsi="Times New Roman" w:cs="Times New Roman"/>
          <w:sz w:val="24"/>
          <w:szCs w:val="24"/>
        </w:rPr>
        <w:t xml:space="preserve">invades </w:t>
      </w:r>
      <w:r w:rsidR="00044891" w:rsidRPr="00496740">
        <w:rPr>
          <w:rFonts w:ascii="Times New Roman" w:hAnsi="Times New Roman" w:cs="Times New Roman"/>
          <w:i/>
          <w:sz w:val="24"/>
          <w:szCs w:val="24"/>
        </w:rPr>
        <w:t>B</w:t>
      </w:r>
      <w:r w:rsidR="001A6671" w:rsidRPr="00496740">
        <w:rPr>
          <w:rFonts w:ascii="Times New Roman" w:hAnsi="Times New Roman" w:cs="Times New Roman"/>
          <w:sz w:val="24"/>
          <w:szCs w:val="24"/>
        </w:rPr>
        <w:t xml:space="preserve">, </w:t>
      </w:r>
      <w:r w:rsidR="00044891" w:rsidRPr="00496740">
        <w:rPr>
          <w:rFonts w:ascii="Times New Roman" w:hAnsi="Times New Roman" w:cs="Times New Roman"/>
          <w:i/>
          <w:sz w:val="24"/>
          <w:szCs w:val="24"/>
        </w:rPr>
        <w:t>B</w:t>
      </w:r>
      <w:r w:rsidR="001A6671" w:rsidRPr="00496740">
        <w:rPr>
          <w:rFonts w:ascii="Times New Roman" w:hAnsi="Times New Roman" w:cs="Times New Roman"/>
          <w:i/>
          <w:sz w:val="24"/>
          <w:szCs w:val="24"/>
        </w:rPr>
        <w:t xml:space="preserve"> </w:t>
      </w:r>
      <w:r w:rsidR="001A6671" w:rsidRPr="00496740">
        <w:rPr>
          <w:rFonts w:ascii="Times New Roman" w:hAnsi="Times New Roman" w:cs="Times New Roman"/>
          <w:sz w:val="24"/>
          <w:szCs w:val="24"/>
        </w:rPr>
        <w:t xml:space="preserve">invades </w:t>
      </w:r>
      <w:r w:rsidR="00044891" w:rsidRPr="00496740">
        <w:rPr>
          <w:rFonts w:ascii="Times New Roman" w:hAnsi="Times New Roman" w:cs="Times New Roman"/>
          <w:i/>
          <w:sz w:val="24"/>
          <w:szCs w:val="24"/>
        </w:rPr>
        <w:t>C</w:t>
      </w:r>
      <w:r w:rsidR="001A6671" w:rsidRPr="00496740">
        <w:rPr>
          <w:rFonts w:ascii="Times New Roman" w:hAnsi="Times New Roman" w:cs="Times New Roman"/>
          <w:sz w:val="24"/>
          <w:szCs w:val="24"/>
        </w:rPr>
        <w:t xml:space="preserve">, and </w:t>
      </w:r>
      <w:r w:rsidR="00044891" w:rsidRPr="00496740">
        <w:rPr>
          <w:rFonts w:ascii="Times New Roman" w:hAnsi="Times New Roman" w:cs="Times New Roman"/>
          <w:i/>
          <w:sz w:val="24"/>
          <w:szCs w:val="24"/>
        </w:rPr>
        <w:t>C</w:t>
      </w:r>
      <w:r w:rsidR="001A6671" w:rsidRPr="00496740">
        <w:rPr>
          <w:rFonts w:ascii="Times New Roman" w:hAnsi="Times New Roman" w:cs="Times New Roman"/>
          <w:sz w:val="24"/>
          <w:szCs w:val="24"/>
        </w:rPr>
        <w:t xml:space="preserve"> invades </w:t>
      </w:r>
      <w:r w:rsidR="00044891" w:rsidRPr="00496740">
        <w:rPr>
          <w:rFonts w:ascii="Times New Roman" w:hAnsi="Times New Roman" w:cs="Times New Roman"/>
          <w:i/>
          <w:sz w:val="24"/>
          <w:szCs w:val="24"/>
        </w:rPr>
        <w:t>A</w:t>
      </w:r>
      <w:r w:rsidR="00E719BD" w:rsidRPr="00496740">
        <w:rPr>
          <w:rFonts w:ascii="Times New Roman" w:hAnsi="Times New Roman" w:cs="Times New Roman"/>
          <w:sz w:val="24"/>
          <w:szCs w:val="24"/>
        </w:rPr>
        <w:t xml:space="preserve">, and each </w:t>
      </w:r>
      <w:r w:rsidR="00E555FE" w:rsidRPr="00496740">
        <w:rPr>
          <w:rFonts w:ascii="Times New Roman" w:hAnsi="Times New Roman" w:cs="Times New Roman"/>
          <w:sz w:val="24"/>
          <w:szCs w:val="24"/>
        </w:rPr>
        <w:t>of the reverse</w:t>
      </w:r>
      <w:r w:rsidR="00E719BD" w:rsidRPr="00496740">
        <w:rPr>
          <w:rFonts w:ascii="Times New Roman" w:hAnsi="Times New Roman" w:cs="Times New Roman"/>
          <w:sz w:val="24"/>
          <w:szCs w:val="24"/>
        </w:rPr>
        <w:t xml:space="preserve"> interaction</w:t>
      </w:r>
      <w:r w:rsidR="00E555FE" w:rsidRPr="00496740">
        <w:rPr>
          <w:rFonts w:ascii="Times New Roman" w:hAnsi="Times New Roman" w:cs="Times New Roman"/>
          <w:sz w:val="24"/>
          <w:szCs w:val="24"/>
        </w:rPr>
        <w:t>s</w:t>
      </w:r>
      <w:r w:rsidR="00E719BD" w:rsidRPr="00496740">
        <w:rPr>
          <w:rFonts w:ascii="Times New Roman" w:hAnsi="Times New Roman" w:cs="Times New Roman"/>
          <w:sz w:val="24"/>
          <w:szCs w:val="24"/>
        </w:rPr>
        <w:t xml:space="preserve"> </w:t>
      </w:r>
      <w:r w:rsidR="00F75DD2" w:rsidRPr="00496740">
        <w:rPr>
          <w:rFonts w:ascii="Times New Roman" w:hAnsi="Times New Roman" w:cs="Times New Roman"/>
          <w:sz w:val="24"/>
          <w:szCs w:val="24"/>
        </w:rPr>
        <w:t>results in a failure to invade</w:t>
      </w:r>
      <w:r w:rsidR="00E719BD" w:rsidRPr="00496740">
        <w:rPr>
          <w:rFonts w:ascii="Times New Roman" w:hAnsi="Times New Roman" w:cs="Times New Roman"/>
          <w:sz w:val="24"/>
          <w:szCs w:val="24"/>
        </w:rPr>
        <w:t xml:space="preserve">. </w:t>
      </w:r>
      <w:commentRangeStart w:id="102"/>
      <w:r w:rsidR="00E06BA7" w:rsidRPr="00496740">
        <w:rPr>
          <w:rFonts w:ascii="Times New Roman" w:hAnsi="Times New Roman" w:cs="Times New Roman"/>
          <w:sz w:val="24"/>
          <w:szCs w:val="24"/>
        </w:rPr>
        <w:t>The interpretation of an R–P–S tri</w:t>
      </w:r>
      <w:r w:rsidR="00DF57C2" w:rsidRPr="00496740">
        <w:rPr>
          <w:rFonts w:ascii="Times New Roman" w:hAnsi="Times New Roman" w:cs="Times New Roman"/>
          <w:sz w:val="24"/>
          <w:szCs w:val="24"/>
        </w:rPr>
        <w:t xml:space="preserve">o </w:t>
      </w:r>
      <w:commentRangeStart w:id="103"/>
      <w:r w:rsidR="00DF57C2" w:rsidRPr="00496740">
        <w:rPr>
          <w:rFonts w:ascii="Times New Roman" w:hAnsi="Times New Roman" w:cs="Times New Roman"/>
          <w:sz w:val="24"/>
          <w:szCs w:val="24"/>
        </w:rPr>
        <w:t xml:space="preserve">in the context of </w:t>
      </w:r>
      <w:commentRangeEnd w:id="103"/>
      <w:r w:rsidR="00DD1152">
        <w:rPr>
          <w:rStyle w:val="CommentReference"/>
        </w:rPr>
        <w:commentReference w:id="103"/>
      </w:r>
      <w:r w:rsidR="006E198E" w:rsidRPr="00496740">
        <w:rPr>
          <w:rFonts w:ascii="Times New Roman" w:hAnsi="Times New Roman" w:cs="Times New Roman"/>
          <w:sz w:val="24"/>
          <w:szCs w:val="24"/>
        </w:rPr>
        <w:t>exploitative</w:t>
      </w:r>
      <w:r w:rsidR="00DF57C2" w:rsidRPr="00496740">
        <w:rPr>
          <w:rFonts w:ascii="Times New Roman" w:hAnsi="Times New Roman" w:cs="Times New Roman"/>
          <w:sz w:val="24"/>
          <w:szCs w:val="24"/>
        </w:rPr>
        <w:t xml:space="preserve"> competition </w:t>
      </w:r>
      <w:r w:rsidR="00E06BA7" w:rsidRPr="00496740">
        <w:rPr>
          <w:rFonts w:ascii="Times New Roman" w:hAnsi="Times New Roman" w:cs="Times New Roman"/>
          <w:sz w:val="24"/>
          <w:szCs w:val="24"/>
        </w:rPr>
        <w:t xml:space="preserve">is </w:t>
      </w:r>
      <w:r w:rsidR="00F92C29" w:rsidRPr="00496740">
        <w:rPr>
          <w:rFonts w:ascii="Times New Roman" w:hAnsi="Times New Roman" w:cs="Times New Roman"/>
          <w:sz w:val="24"/>
          <w:szCs w:val="24"/>
        </w:rPr>
        <w:t xml:space="preserve">that relative </w:t>
      </w:r>
      <w:r w:rsidR="004E64E6" w:rsidRPr="00496740">
        <w:rPr>
          <w:rFonts w:ascii="Times New Roman" w:hAnsi="Times New Roman" w:cs="Times New Roman"/>
          <w:sz w:val="24"/>
          <w:szCs w:val="24"/>
        </w:rPr>
        <w:t xml:space="preserve">competitive </w:t>
      </w:r>
      <w:r w:rsidR="00F92C29" w:rsidRPr="00496740">
        <w:rPr>
          <w:rFonts w:ascii="Times New Roman" w:hAnsi="Times New Roman" w:cs="Times New Roman"/>
          <w:sz w:val="24"/>
          <w:szCs w:val="24"/>
        </w:rPr>
        <w:t>fitness</w:t>
      </w:r>
      <w:r w:rsidR="004E64E6" w:rsidRPr="00496740">
        <w:rPr>
          <w:rFonts w:ascii="Times New Roman" w:hAnsi="Times New Roman" w:cs="Times New Roman"/>
          <w:sz w:val="24"/>
          <w:szCs w:val="24"/>
        </w:rPr>
        <w:t xml:space="preserve"> is equalized among strains</w:t>
      </w:r>
      <w:r w:rsidR="00153CEE" w:rsidRPr="00496740">
        <w:rPr>
          <w:rFonts w:ascii="Times New Roman" w:hAnsi="Times New Roman" w:cs="Times New Roman"/>
          <w:sz w:val="24"/>
          <w:szCs w:val="24"/>
        </w:rPr>
        <w:t xml:space="preserve"> in a trio</w:t>
      </w:r>
      <w:r w:rsidR="004E64E6" w:rsidRPr="00496740">
        <w:rPr>
          <w:rFonts w:ascii="Times New Roman" w:hAnsi="Times New Roman" w:cs="Times New Roman"/>
          <w:sz w:val="24"/>
          <w:szCs w:val="24"/>
        </w:rPr>
        <w:t xml:space="preserve">, and the outcome of three-way competition </w:t>
      </w:r>
      <w:r w:rsidR="00961E25" w:rsidRPr="00496740">
        <w:rPr>
          <w:rFonts w:ascii="Times New Roman" w:hAnsi="Times New Roman" w:cs="Times New Roman"/>
          <w:sz w:val="24"/>
          <w:szCs w:val="24"/>
        </w:rPr>
        <w:t>may be</w:t>
      </w:r>
      <w:r w:rsidR="004624DE" w:rsidRPr="00496740">
        <w:rPr>
          <w:rFonts w:ascii="Times New Roman" w:hAnsi="Times New Roman" w:cs="Times New Roman"/>
          <w:sz w:val="24"/>
          <w:szCs w:val="24"/>
        </w:rPr>
        <w:t xml:space="preserve"> </w:t>
      </w:r>
      <w:r w:rsidR="000E52B9" w:rsidRPr="00496740">
        <w:rPr>
          <w:rFonts w:ascii="Times New Roman" w:hAnsi="Times New Roman" w:cs="Times New Roman"/>
          <w:sz w:val="24"/>
          <w:szCs w:val="24"/>
        </w:rPr>
        <w:t>transient co-existence tempered by stochastic extinction</w:t>
      </w:r>
      <w:r w:rsidR="000D59EB" w:rsidRPr="00496740">
        <w:rPr>
          <w:rFonts w:ascii="Times New Roman" w:hAnsi="Times New Roman" w:cs="Times New Roman"/>
          <w:sz w:val="24"/>
          <w:szCs w:val="24"/>
        </w:rPr>
        <w:t>,</w:t>
      </w:r>
      <w:r w:rsidR="000E52B9" w:rsidRPr="00496740">
        <w:rPr>
          <w:rFonts w:ascii="Times New Roman" w:hAnsi="Times New Roman" w:cs="Times New Roman"/>
          <w:sz w:val="24"/>
          <w:szCs w:val="24"/>
        </w:rPr>
        <w:t xml:space="preserve"> </w:t>
      </w:r>
      <w:r w:rsidR="00CC4757" w:rsidRPr="00496740">
        <w:rPr>
          <w:rFonts w:ascii="Times New Roman" w:hAnsi="Times New Roman" w:cs="Times New Roman"/>
          <w:sz w:val="24"/>
          <w:szCs w:val="24"/>
        </w:rPr>
        <w:t xml:space="preserve">or stable co-existence through </w:t>
      </w:r>
      <w:r w:rsidR="008E30AB" w:rsidRPr="00496740">
        <w:rPr>
          <w:rFonts w:ascii="Times New Roman" w:hAnsi="Times New Roman" w:cs="Times New Roman"/>
          <w:sz w:val="24"/>
          <w:szCs w:val="24"/>
        </w:rPr>
        <w:t xml:space="preserve">frequency-dependent </w:t>
      </w:r>
      <w:r w:rsidR="00CC4757" w:rsidRPr="00496740">
        <w:rPr>
          <w:rFonts w:ascii="Times New Roman" w:hAnsi="Times New Roman" w:cs="Times New Roman"/>
          <w:sz w:val="24"/>
          <w:szCs w:val="24"/>
        </w:rPr>
        <w:t>strain cycling</w:t>
      </w:r>
      <w:r w:rsidR="00B5047A" w:rsidRPr="00496740">
        <w:rPr>
          <w:rFonts w:ascii="Times New Roman" w:hAnsi="Times New Roman" w:cs="Times New Roman"/>
          <w:sz w:val="24"/>
          <w:szCs w:val="24"/>
        </w:rPr>
        <w:t xml:space="preserve">—each </w:t>
      </w:r>
      <w:r w:rsidR="00961E25" w:rsidRPr="00496740">
        <w:rPr>
          <w:rFonts w:ascii="Times New Roman" w:hAnsi="Times New Roman" w:cs="Times New Roman"/>
          <w:sz w:val="24"/>
          <w:szCs w:val="24"/>
        </w:rPr>
        <w:t>as opposed to deterministic competitive exclusion.</w:t>
      </w:r>
      <w:commentRangeEnd w:id="102"/>
      <w:r w:rsidR="00DD1152">
        <w:rPr>
          <w:rStyle w:val="CommentReference"/>
        </w:rPr>
        <w:commentReference w:id="102"/>
      </w:r>
    </w:p>
    <w:p w14:paraId="42B4CEC7" w14:textId="3BF3D119" w:rsidR="00E06BA7" w:rsidRPr="00496740" w:rsidRDefault="001125DF" w:rsidP="00301BA0">
      <w:pPr>
        <w:spacing w:line="276" w:lineRule="auto"/>
        <w:rPr>
          <w:rFonts w:ascii="Times New Roman" w:hAnsi="Times New Roman" w:cs="Times New Roman"/>
          <w:sz w:val="24"/>
          <w:szCs w:val="24"/>
        </w:rPr>
      </w:pPr>
      <w:r>
        <w:rPr>
          <w:rFonts w:ascii="Times New Roman" w:hAnsi="Times New Roman" w:cs="Times New Roman"/>
          <w:sz w:val="24"/>
          <w:szCs w:val="24"/>
        </w:rPr>
        <w:tab/>
      </w:r>
      <w:r w:rsidR="00B41569" w:rsidRPr="00496740">
        <w:rPr>
          <w:rFonts w:ascii="Times New Roman" w:hAnsi="Times New Roman" w:cs="Times New Roman"/>
          <w:sz w:val="24"/>
          <w:szCs w:val="24"/>
        </w:rPr>
        <w:t>We also examined the interference competition matrix for evidence of R–P–S trios.</w:t>
      </w:r>
      <w:r w:rsidR="00C96C8A" w:rsidRPr="00496740">
        <w:rPr>
          <w:rFonts w:ascii="Times New Roman" w:hAnsi="Times New Roman" w:cs="Times New Roman"/>
          <w:sz w:val="24"/>
          <w:szCs w:val="24"/>
        </w:rPr>
        <w:t xml:space="preserve"> </w:t>
      </w:r>
      <w:r w:rsidR="005B15DD" w:rsidRPr="00496740">
        <w:rPr>
          <w:rFonts w:ascii="Times New Roman" w:hAnsi="Times New Roman" w:cs="Times New Roman"/>
          <w:sz w:val="24"/>
          <w:szCs w:val="24"/>
        </w:rPr>
        <w:t>R–P–S in the context of interference competition resembles trios wherein the asymmetric invasion patterns described above are replaced by susceptibility and resistance</w:t>
      </w:r>
      <w:r w:rsidR="00812072">
        <w:rPr>
          <w:rFonts w:ascii="Times New Roman" w:hAnsi="Times New Roman" w:cs="Times New Roman"/>
          <w:sz w:val="24"/>
          <w:szCs w:val="24"/>
        </w:rPr>
        <w:t xml:space="preserve"> to inhibitors</w:t>
      </w:r>
      <w:r w:rsidR="005B15DD" w:rsidRPr="00496740">
        <w:rPr>
          <w:rFonts w:ascii="Times New Roman" w:hAnsi="Times New Roman" w:cs="Times New Roman"/>
          <w:sz w:val="24"/>
          <w:szCs w:val="24"/>
        </w:rPr>
        <w:t xml:space="preserve">. </w:t>
      </w:r>
      <w:r w:rsidR="008C7DE3" w:rsidRPr="00496740">
        <w:rPr>
          <w:rFonts w:ascii="Times New Roman" w:hAnsi="Times New Roman" w:cs="Times New Roman"/>
          <w:sz w:val="24"/>
          <w:szCs w:val="24"/>
        </w:rPr>
        <w:t>R–P–S trios in this case represent strains that are l</w:t>
      </w:r>
      <w:r w:rsidR="00366CB5" w:rsidRPr="00496740">
        <w:rPr>
          <w:rFonts w:ascii="Times New Roman" w:hAnsi="Times New Roman" w:cs="Times New Roman"/>
          <w:sz w:val="24"/>
          <w:szCs w:val="24"/>
        </w:rPr>
        <w:t>ikely to co-exist given the right spatial context. R–P–S are stable when spatial structure allows</w:t>
      </w:r>
      <w:r w:rsidR="008C7DE3" w:rsidRPr="00496740">
        <w:rPr>
          <w:rFonts w:ascii="Times New Roman" w:hAnsi="Times New Roman" w:cs="Times New Roman"/>
          <w:sz w:val="24"/>
          <w:szCs w:val="24"/>
        </w:rPr>
        <w:t xml:space="preserve"> producer–susceptible strain pairings</w:t>
      </w:r>
      <w:r w:rsidR="00211869" w:rsidRPr="00496740">
        <w:rPr>
          <w:rFonts w:ascii="Times New Roman" w:hAnsi="Times New Roman" w:cs="Times New Roman"/>
          <w:sz w:val="24"/>
          <w:szCs w:val="24"/>
        </w:rPr>
        <w:t xml:space="preserve"> </w:t>
      </w:r>
      <w:r w:rsidR="00366CB5" w:rsidRPr="00496740">
        <w:rPr>
          <w:rFonts w:ascii="Times New Roman" w:hAnsi="Times New Roman" w:cs="Times New Roman"/>
          <w:sz w:val="24"/>
          <w:szCs w:val="24"/>
        </w:rPr>
        <w:t>to be</w:t>
      </w:r>
      <w:r w:rsidR="00211869" w:rsidRPr="00496740">
        <w:rPr>
          <w:rFonts w:ascii="Times New Roman" w:hAnsi="Times New Roman" w:cs="Times New Roman"/>
          <w:sz w:val="24"/>
          <w:szCs w:val="24"/>
        </w:rPr>
        <w:t xml:space="preserve"> progressively eliminate</w:t>
      </w:r>
      <w:r w:rsidR="00366CB5" w:rsidRPr="00496740">
        <w:rPr>
          <w:rFonts w:ascii="Times New Roman" w:hAnsi="Times New Roman" w:cs="Times New Roman"/>
          <w:sz w:val="24"/>
          <w:szCs w:val="24"/>
        </w:rPr>
        <w:t>d</w:t>
      </w:r>
      <w:r w:rsidR="00506801" w:rsidRPr="00496740">
        <w:rPr>
          <w:rFonts w:ascii="Times New Roman" w:hAnsi="Times New Roman" w:cs="Times New Roman"/>
          <w:sz w:val="24"/>
          <w:szCs w:val="24"/>
        </w:rPr>
        <w:t xml:space="preserve">, leading </w:t>
      </w:r>
      <w:r w:rsidR="003E17B6" w:rsidRPr="00496740">
        <w:rPr>
          <w:rFonts w:ascii="Times New Roman" w:hAnsi="Times New Roman" w:cs="Times New Roman"/>
          <w:sz w:val="24"/>
          <w:szCs w:val="24"/>
        </w:rPr>
        <w:t>ultimately to each</w:t>
      </w:r>
      <w:r w:rsidR="00003C4B" w:rsidRPr="00496740">
        <w:rPr>
          <w:rFonts w:ascii="Times New Roman" w:hAnsi="Times New Roman" w:cs="Times New Roman"/>
          <w:sz w:val="24"/>
          <w:szCs w:val="24"/>
        </w:rPr>
        <w:t xml:space="preserve"> strain predominantly </w:t>
      </w:r>
      <w:r w:rsidR="003E17B6" w:rsidRPr="00496740">
        <w:rPr>
          <w:rFonts w:ascii="Times New Roman" w:hAnsi="Times New Roman" w:cs="Times New Roman"/>
          <w:sz w:val="24"/>
          <w:szCs w:val="24"/>
        </w:rPr>
        <w:t>experiencing</w:t>
      </w:r>
      <w:r w:rsidR="00812072">
        <w:rPr>
          <w:rFonts w:ascii="Times New Roman" w:hAnsi="Times New Roman" w:cs="Times New Roman"/>
          <w:sz w:val="24"/>
          <w:szCs w:val="24"/>
        </w:rPr>
        <w:t xml:space="preserve"> an</w:t>
      </w:r>
      <w:r w:rsidR="00003C4B" w:rsidRPr="00496740">
        <w:rPr>
          <w:rFonts w:ascii="Times New Roman" w:hAnsi="Times New Roman" w:cs="Times New Roman"/>
          <w:sz w:val="24"/>
          <w:szCs w:val="24"/>
        </w:rPr>
        <w:t xml:space="preserve"> environment</w:t>
      </w:r>
      <w:r w:rsidR="003E17B6" w:rsidRPr="00496740">
        <w:rPr>
          <w:rFonts w:ascii="Times New Roman" w:hAnsi="Times New Roman" w:cs="Times New Roman"/>
          <w:sz w:val="24"/>
          <w:szCs w:val="24"/>
        </w:rPr>
        <w:t xml:space="preserve"> </w:t>
      </w:r>
      <w:r w:rsidR="00812072">
        <w:rPr>
          <w:rFonts w:ascii="Times New Roman" w:hAnsi="Times New Roman" w:cs="Times New Roman"/>
          <w:sz w:val="24"/>
          <w:szCs w:val="24"/>
        </w:rPr>
        <w:t xml:space="preserve">without inhibitors </w:t>
      </w:r>
      <w:r w:rsidR="003E17B6" w:rsidRPr="00496740">
        <w:rPr>
          <w:rFonts w:ascii="Times New Roman" w:hAnsi="Times New Roman" w:cs="Times New Roman"/>
          <w:sz w:val="24"/>
          <w:szCs w:val="24"/>
        </w:rPr>
        <w:t>(</w:t>
      </w:r>
      <w:commentRangeStart w:id="104"/>
      <w:r w:rsidR="003E17B6" w:rsidRPr="00496740">
        <w:rPr>
          <w:rFonts w:ascii="Times New Roman" w:hAnsi="Times New Roman" w:cs="Times New Roman"/>
          <w:sz w:val="24"/>
          <w:szCs w:val="24"/>
        </w:rPr>
        <w:t>i.e. are resistant</w:t>
      </w:r>
      <w:r w:rsidR="00FE628B" w:rsidRPr="00496740">
        <w:rPr>
          <w:rFonts w:ascii="Times New Roman" w:hAnsi="Times New Roman" w:cs="Times New Roman"/>
          <w:sz w:val="24"/>
          <w:szCs w:val="24"/>
        </w:rPr>
        <w:t xml:space="preserve"> to their nearest neighbor</w:t>
      </w:r>
      <w:commentRangeEnd w:id="104"/>
      <w:r w:rsidR="00DD1152">
        <w:rPr>
          <w:rStyle w:val="CommentReference"/>
        </w:rPr>
        <w:commentReference w:id="104"/>
      </w:r>
      <w:r w:rsidR="00EA197F" w:rsidRPr="00496740">
        <w:rPr>
          <w:rFonts w:ascii="Times New Roman" w:hAnsi="Times New Roman" w:cs="Times New Roman"/>
          <w:sz w:val="24"/>
          <w:szCs w:val="24"/>
        </w:rPr>
        <w:t xml:space="preserve">, e.g. Kerr </w:t>
      </w:r>
      <w:r w:rsidR="00EA197F" w:rsidRPr="00496740">
        <w:rPr>
          <w:rFonts w:ascii="Times New Roman" w:hAnsi="Times New Roman" w:cs="Times New Roman"/>
          <w:i/>
          <w:sz w:val="24"/>
          <w:szCs w:val="24"/>
        </w:rPr>
        <w:t>et al.</w:t>
      </w:r>
      <w:r w:rsidR="00EA197F" w:rsidRPr="00496740">
        <w:rPr>
          <w:rFonts w:ascii="Times New Roman" w:hAnsi="Times New Roman" w:cs="Times New Roman"/>
          <w:sz w:val="24"/>
          <w:szCs w:val="24"/>
        </w:rPr>
        <w:t xml:space="preserve"> (2002)</w:t>
      </w:r>
      <w:r w:rsidR="003E17B6" w:rsidRPr="00496740">
        <w:rPr>
          <w:rFonts w:ascii="Times New Roman" w:hAnsi="Times New Roman" w:cs="Times New Roman"/>
          <w:sz w:val="24"/>
          <w:szCs w:val="24"/>
        </w:rPr>
        <w:t>).</w:t>
      </w:r>
    </w:p>
    <w:p w14:paraId="409EED02" w14:textId="3CA77401" w:rsidR="00B159DF" w:rsidRPr="00496740" w:rsidRDefault="00FF7486" w:rsidP="00301BA0">
      <w:pPr>
        <w:spacing w:line="276" w:lineRule="auto"/>
        <w:rPr>
          <w:rFonts w:ascii="Times New Roman" w:hAnsi="Times New Roman" w:cs="Times New Roman"/>
          <w:sz w:val="24"/>
          <w:szCs w:val="24"/>
        </w:rPr>
      </w:pPr>
      <w:r>
        <w:rPr>
          <w:rFonts w:ascii="Times New Roman" w:hAnsi="Times New Roman" w:cs="Times New Roman"/>
          <w:i/>
          <w:sz w:val="24"/>
          <w:szCs w:val="24"/>
        </w:rPr>
        <w:tab/>
      </w:r>
      <w:r w:rsidR="00450D7A" w:rsidRPr="00496740">
        <w:rPr>
          <w:rFonts w:ascii="Times New Roman" w:hAnsi="Times New Roman" w:cs="Times New Roman"/>
          <w:sz w:val="24"/>
          <w:szCs w:val="24"/>
        </w:rPr>
        <w:t>Facilitation</w:t>
      </w:r>
      <w:r w:rsidR="00491119" w:rsidRPr="00496740">
        <w:rPr>
          <w:rFonts w:ascii="Times New Roman" w:hAnsi="Times New Roman" w:cs="Times New Roman"/>
          <w:sz w:val="24"/>
          <w:szCs w:val="24"/>
        </w:rPr>
        <w:t xml:space="preserve"> describes a separate combination of competitive asymmetries</w:t>
      </w:r>
      <w:r w:rsidR="004A7DE7" w:rsidRPr="00496740">
        <w:rPr>
          <w:rFonts w:ascii="Times New Roman" w:hAnsi="Times New Roman" w:cs="Times New Roman"/>
          <w:sz w:val="24"/>
          <w:szCs w:val="24"/>
        </w:rPr>
        <w:t xml:space="preserve"> that combine to allow a focal strain</w:t>
      </w:r>
      <w:r w:rsidR="00A54AB1" w:rsidRPr="00496740">
        <w:rPr>
          <w:rFonts w:ascii="Times New Roman" w:hAnsi="Times New Roman" w:cs="Times New Roman"/>
          <w:sz w:val="24"/>
          <w:szCs w:val="24"/>
        </w:rPr>
        <w:t xml:space="preserve"> </w:t>
      </w:r>
      <w:r w:rsidR="00A54AB1" w:rsidRPr="00496740">
        <w:rPr>
          <w:rFonts w:ascii="Times New Roman" w:hAnsi="Times New Roman" w:cs="Times New Roman"/>
          <w:i/>
          <w:sz w:val="24"/>
          <w:szCs w:val="24"/>
        </w:rPr>
        <w:t>C</w:t>
      </w:r>
      <w:r w:rsidR="004A7DE7" w:rsidRPr="00496740">
        <w:rPr>
          <w:rFonts w:ascii="Times New Roman" w:hAnsi="Times New Roman" w:cs="Times New Roman"/>
          <w:sz w:val="24"/>
          <w:szCs w:val="24"/>
        </w:rPr>
        <w:t xml:space="preserve"> to perform better vs. competitor </w:t>
      </w:r>
      <w:r w:rsidR="00A54AB1" w:rsidRPr="00496740">
        <w:rPr>
          <w:rFonts w:ascii="Times New Roman" w:hAnsi="Times New Roman" w:cs="Times New Roman"/>
          <w:i/>
          <w:sz w:val="24"/>
          <w:szCs w:val="24"/>
        </w:rPr>
        <w:t xml:space="preserve">B </w:t>
      </w:r>
      <w:r w:rsidR="004A7DE7" w:rsidRPr="00496740">
        <w:rPr>
          <w:rFonts w:ascii="Times New Roman" w:hAnsi="Times New Roman" w:cs="Times New Roman"/>
          <w:sz w:val="24"/>
          <w:szCs w:val="24"/>
        </w:rPr>
        <w:t xml:space="preserve">in the presence of a facilitator strain </w:t>
      </w:r>
      <w:r w:rsidR="00A54AB1" w:rsidRPr="00496740">
        <w:rPr>
          <w:rFonts w:ascii="Times New Roman" w:hAnsi="Times New Roman" w:cs="Times New Roman"/>
          <w:i/>
          <w:sz w:val="24"/>
          <w:szCs w:val="24"/>
        </w:rPr>
        <w:t>A</w:t>
      </w:r>
      <w:r w:rsidR="004A7DE7" w:rsidRPr="00496740">
        <w:rPr>
          <w:rFonts w:ascii="Times New Roman" w:hAnsi="Times New Roman" w:cs="Times New Roman"/>
          <w:sz w:val="24"/>
          <w:szCs w:val="24"/>
        </w:rPr>
        <w:t xml:space="preserve">. </w:t>
      </w:r>
      <w:r w:rsidR="006D6C1A" w:rsidRPr="00496740">
        <w:rPr>
          <w:rFonts w:ascii="Times New Roman" w:hAnsi="Times New Roman" w:cs="Times New Roman"/>
          <w:sz w:val="24"/>
          <w:szCs w:val="24"/>
        </w:rPr>
        <w:t>In other words</w:t>
      </w:r>
      <w:r w:rsidR="00415204" w:rsidRPr="00496740">
        <w:rPr>
          <w:rFonts w:ascii="Times New Roman" w:hAnsi="Times New Roman" w:cs="Times New Roman"/>
          <w:sz w:val="24"/>
          <w:szCs w:val="24"/>
        </w:rPr>
        <w:t xml:space="preserve">, strain </w:t>
      </w:r>
      <w:r w:rsidR="00A54AB1" w:rsidRPr="00496740">
        <w:rPr>
          <w:rFonts w:ascii="Times New Roman" w:hAnsi="Times New Roman" w:cs="Times New Roman"/>
          <w:i/>
          <w:sz w:val="24"/>
          <w:szCs w:val="24"/>
        </w:rPr>
        <w:t>A</w:t>
      </w:r>
      <w:r w:rsidR="00415204" w:rsidRPr="00496740">
        <w:rPr>
          <w:rFonts w:ascii="Times New Roman" w:hAnsi="Times New Roman" w:cs="Times New Roman"/>
          <w:i/>
          <w:sz w:val="24"/>
          <w:szCs w:val="24"/>
        </w:rPr>
        <w:t xml:space="preserve"> </w:t>
      </w:r>
      <w:r w:rsidR="00415204" w:rsidRPr="00496740">
        <w:rPr>
          <w:rFonts w:ascii="Times New Roman" w:hAnsi="Times New Roman" w:cs="Times New Roman"/>
          <w:sz w:val="24"/>
          <w:szCs w:val="24"/>
        </w:rPr>
        <w:t>increases the number of conditions</w:t>
      </w:r>
      <w:r w:rsidR="00456EC1" w:rsidRPr="00496740">
        <w:rPr>
          <w:rFonts w:ascii="Times New Roman" w:hAnsi="Times New Roman" w:cs="Times New Roman"/>
          <w:sz w:val="24"/>
          <w:szCs w:val="24"/>
        </w:rPr>
        <w:t xml:space="preserve"> </w:t>
      </w:r>
      <w:r w:rsidR="00415204" w:rsidRPr="00496740">
        <w:rPr>
          <w:rFonts w:ascii="Times New Roman" w:hAnsi="Times New Roman" w:cs="Times New Roman"/>
          <w:sz w:val="24"/>
          <w:szCs w:val="24"/>
        </w:rPr>
        <w:t xml:space="preserve">under which strain </w:t>
      </w:r>
      <w:r w:rsidR="009B3ABF" w:rsidRPr="00496740">
        <w:rPr>
          <w:rFonts w:ascii="Times New Roman" w:hAnsi="Times New Roman" w:cs="Times New Roman"/>
          <w:i/>
          <w:sz w:val="24"/>
          <w:szCs w:val="24"/>
        </w:rPr>
        <w:t>C</w:t>
      </w:r>
      <w:r w:rsidR="00415204" w:rsidRPr="00496740">
        <w:rPr>
          <w:rFonts w:ascii="Times New Roman" w:hAnsi="Times New Roman" w:cs="Times New Roman"/>
          <w:i/>
          <w:sz w:val="24"/>
          <w:szCs w:val="24"/>
        </w:rPr>
        <w:t xml:space="preserve"> </w:t>
      </w:r>
      <w:r w:rsidR="00456EC1" w:rsidRPr="00496740">
        <w:rPr>
          <w:rFonts w:ascii="Times New Roman" w:hAnsi="Times New Roman" w:cs="Times New Roman"/>
          <w:sz w:val="24"/>
          <w:szCs w:val="24"/>
        </w:rPr>
        <w:t>can invade</w:t>
      </w:r>
      <w:r w:rsidR="00415204" w:rsidRPr="00496740">
        <w:rPr>
          <w:rFonts w:ascii="Times New Roman" w:hAnsi="Times New Roman" w:cs="Times New Roman"/>
          <w:sz w:val="24"/>
          <w:szCs w:val="24"/>
        </w:rPr>
        <w:t>.</w:t>
      </w:r>
      <w:r w:rsidR="00F02657" w:rsidRPr="00496740">
        <w:rPr>
          <w:rFonts w:ascii="Times New Roman" w:hAnsi="Times New Roman" w:cs="Times New Roman"/>
          <w:sz w:val="24"/>
          <w:szCs w:val="24"/>
        </w:rPr>
        <w:t xml:space="preserve"> Using this general condition, we evaluated whether facilitation occurs in trios using the interference competition network on its own, as well as by jointly considering interference competition and resource competition networks.</w:t>
      </w:r>
    </w:p>
    <w:p w14:paraId="35F2F49F" w14:textId="09ACFFEA" w:rsidR="00C47F6A" w:rsidRPr="00496740" w:rsidRDefault="00593BF3" w:rsidP="00301BA0">
      <w:pPr>
        <w:spacing w:line="276" w:lineRule="auto"/>
        <w:rPr>
          <w:rFonts w:ascii="Times New Roman" w:hAnsi="Times New Roman" w:cs="Times New Roman"/>
          <w:sz w:val="24"/>
          <w:szCs w:val="24"/>
        </w:rPr>
      </w:pPr>
      <w:r>
        <w:rPr>
          <w:rFonts w:ascii="Times New Roman" w:hAnsi="Times New Roman" w:cs="Times New Roman"/>
          <w:sz w:val="24"/>
          <w:szCs w:val="24"/>
        </w:rPr>
        <w:tab/>
      </w:r>
      <w:commentRangeStart w:id="105"/>
      <w:r w:rsidR="003C06FA" w:rsidRPr="00496740">
        <w:rPr>
          <w:rFonts w:ascii="Times New Roman" w:hAnsi="Times New Roman" w:cs="Times New Roman"/>
          <w:sz w:val="24"/>
          <w:szCs w:val="24"/>
        </w:rPr>
        <w:t xml:space="preserve">Facilitation via interference competition results when a focal strain </w:t>
      </w:r>
      <w:r w:rsidR="009B3ABF" w:rsidRPr="00496740">
        <w:rPr>
          <w:rFonts w:ascii="Times New Roman" w:hAnsi="Times New Roman" w:cs="Times New Roman"/>
          <w:i/>
          <w:sz w:val="24"/>
          <w:szCs w:val="24"/>
        </w:rPr>
        <w:t>C</w:t>
      </w:r>
      <w:r w:rsidR="003C06FA" w:rsidRPr="00496740">
        <w:rPr>
          <w:rFonts w:ascii="Times New Roman" w:hAnsi="Times New Roman" w:cs="Times New Roman"/>
          <w:i/>
          <w:sz w:val="24"/>
          <w:szCs w:val="24"/>
        </w:rPr>
        <w:t xml:space="preserve"> </w:t>
      </w:r>
      <w:r w:rsidR="003C06FA" w:rsidRPr="00496740">
        <w:rPr>
          <w:rFonts w:ascii="Times New Roman" w:hAnsi="Times New Roman" w:cs="Times New Roman"/>
          <w:sz w:val="24"/>
          <w:szCs w:val="24"/>
        </w:rPr>
        <w:t xml:space="preserve">is released from interference competition from strain </w:t>
      </w:r>
      <w:r w:rsidR="009B3ABF" w:rsidRPr="00496740">
        <w:rPr>
          <w:rFonts w:ascii="Times New Roman" w:hAnsi="Times New Roman" w:cs="Times New Roman"/>
          <w:i/>
          <w:sz w:val="24"/>
          <w:szCs w:val="24"/>
        </w:rPr>
        <w:t>B</w:t>
      </w:r>
      <w:r w:rsidR="003C06FA" w:rsidRPr="00496740">
        <w:rPr>
          <w:rFonts w:ascii="Times New Roman" w:hAnsi="Times New Roman" w:cs="Times New Roman"/>
          <w:i/>
          <w:sz w:val="24"/>
          <w:szCs w:val="24"/>
        </w:rPr>
        <w:t xml:space="preserve"> </w:t>
      </w:r>
      <w:r w:rsidR="003C06FA" w:rsidRPr="00496740">
        <w:rPr>
          <w:rFonts w:ascii="Times New Roman" w:hAnsi="Times New Roman" w:cs="Times New Roman"/>
          <w:sz w:val="24"/>
          <w:szCs w:val="24"/>
        </w:rPr>
        <w:t>because of inhibition</w:t>
      </w:r>
      <w:r w:rsidR="00D675C1" w:rsidRPr="00496740">
        <w:rPr>
          <w:rFonts w:ascii="Times New Roman" w:hAnsi="Times New Roman" w:cs="Times New Roman"/>
          <w:sz w:val="24"/>
          <w:szCs w:val="24"/>
        </w:rPr>
        <w:t xml:space="preserve"> of </w:t>
      </w:r>
      <w:r w:rsidR="009B3ABF" w:rsidRPr="00496740">
        <w:rPr>
          <w:rFonts w:ascii="Times New Roman" w:hAnsi="Times New Roman" w:cs="Times New Roman"/>
          <w:i/>
          <w:sz w:val="24"/>
          <w:szCs w:val="24"/>
        </w:rPr>
        <w:t xml:space="preserve">B </w:t>
      </w:r>
      <w:r w:rsidR="003C06FA" w:rsidRPr="00496740">
        <w:rPr>
          <w:rFonts w:ascii="Times New Roman" w:hAnsi="Times New Roman" w:cs="Times New Roman"/>
          <w:sz w:val="24"/>
          <w:szCs w:val="24"/>
        </w:rPr>
        <w:t xml:space="preserve">by </w:t>
      </w:r>
      <w:r w:rsidR="00812072">
        <w:rPr>
          <w:rFonts w:ascii="Times New Roman" w:hAnsi="Times New Roman" w:cs="Times New Roman"/>
          <w:sz w:val="24"/>
          <w:szCs w:val="24"/>
        </w:rPr>
        <w:t>an inhibitor-</w:t>
      </w:r>
      <w:r w:rsidR="003C06FA" w:rsidRPr="00496740">
        <w:rPr>
          <w:rFonts w:ascii="Times New Roman" w:hAnsi="Times New Roman" w:cs="Times New Roman"/>
          <w:sz w:val="24"/>
          <w:szCs w:val="24"/>
        </w:rPr>
        <w:t xml:space="preserve">producing strain </w:t>
      </w:r>
      <w:r w:rsidR="009B3ABF" w:rsidRPr="00496740">
        <w:rPr>
          <w:rFonts w:ascii="Times New Roman" w:hAnsi="Times New Roman" w:cs="Times New Roman"/>
          <w:i/>
          <w:sz w:val="24"/>
          <w:szCs w:val="24"/>
        </w:rPr>
        <w:t>A</w:t>
      </w:r>
      <w:r w:rsidR="003C06FA" w:rsidRPr="00496740">
        <w:rPr>
          <w:rFonts w:ascii="Times New Roman" w:hAnsi="Times New Roman" w:cs="Times New Roman"/>
          <w:i/>
          <w:sz w:val="24"/>
          <w:szCs w:val="24"/>
        </w:rPr>
        <w:t xml:space="preserve">, </w:t>
      </w:r>
      <w:r w:rsidR="003C06FA" w:rsidRPr="00496740">
        <w:rPr>
          <w:rFonts w:ascii="Times New Roman" w:hAnsi="Times New Roman" w:cs="Times New Roman"/>
          <w:sz w:val="24"/>
          <w:szCs w:val="24"/>
        </w:rPr>
        <w:t xml:space="preserve">to which </w:t>
      </w:r>
      <w:r w:rsidR="009B3ABF" w:rsidRPr="00496740">
        <w:rPr>
          <w:rFonts w:ascii="Times New Roman" w:hAnsi="Times New Roman" w:cs="Times New Roman"/>
          <w:i/>
          <w:sz w:val="24"/>
          <w:szCs w:val="24"/>
        </w:rPr>
        <w:t>C</w:t>
      </w:r>
      <w:r w:rsidR="003C06FA" w:rsidRPr="00496740">
        <w:rPr>
          <w:rFonts w:ascii="Times New Roman" w:hAnsi="Times New Roman" w:cs="Times New Roman"/>
          <w:i/>
          <w:sz w:val="24"/>
          <w:szCs w:val="24"/>
        </w:rPr>
        <w:t xml:space="preserve"> </w:t>
      </w:r>
      <w:r w:rsidR="003C06FA" w:rsidRPr="00496740">
        <w:rPr>
          <w:rFonts w:ascii="Times New Roman" w:hAnsi="Times New Roman" w:cs="Times New Roman"/>
          <w:sz w:val="24"/>
          <w:szCs w:val="24"/>
        </w:rPr>
        <w:t xml:space="preserve">is resistant. </w:t>
      </w:r>
      <w:commentRangeEnd w:id="105"/>
      <w:r w:rsidR="00DD1152">
        <w:rPr>
          <w:rStyle w:val="CommentReference"/>
        </w:rPr>
        <w:commentReference w:id="105"/>
      </w:r>
      <w:r w:rsidR="003C06FA" w:rsidRPr="00496740">
        <w:rPr>
          <w:rFonts w:ascii="Times New Roman" w:hAnsi="Times New Roman" w:cs="Times New Roman"/>
          <w:sz w:val="24"/>
          <w:szCs w:val="24"/>
        </w:rPr>
        <w:t xml:space="preserve">Such a scenario reflects an additional benefit to being resistant: the potential to </w:t>
      </w:r>
      <w:r w:rsidR="00575F76">
        <w:rPr>
          <w:rFonts w:ascii="Times New Roman" w:hAnsi="Times New Roman" w:cs="Times New Roman"/>
          <w:sz w:val="24"/>
          <w:szCs w:val="24"/>
        </w:rPr>
        <w:t>benefit from the</w:t>
      </w:r>
      <w:r w:rsidR="003F6B8C" w:rsidRPr="00496740">
        <w:rPr>
          <w:rFonts w:ascii="Times New Roman" w:hAnsi="Times New Roman" w:cs="Times New Roman"/>
          <w:sz w:val="24"/>
          <w:szCs w:val="24"/>
        </w:rPr>
        <w:t xml:space="preserve"> </w:t>
      </w:r>
      <w:r w:rsidR="00812072">
        <w:rPr>
          <w:rFonts w:ascii="Times New Roman" w:hAnsi="Times New Roman" w:cs="Times New Roman"/>
          <w:sz w:val="24"/>
          <w:szCs w:val="24"/>
        </w:rPr>
        <w:t>inhibitors</w:t>
      </w:r>
      <w:r w:rsidR="003F6B8C" w:rsidRPr="00496740">
        <w:rPr>
          <w:rFonts w:ascii="Times New Roman" w:hAnsi="Times New Roman" w:cs="Times New Roman"/>
          <w:sz w:val="24"/>
          <w:szCs w:val="24"/>
        </w:rPr>
        <w:t xml:space="preserve"> of neighbors without having to</w:t>
      </w:r>
      <w:r w:rsidR="003C06FA" w:rsidRPr="00496740">
        <w:rPr>
          <w:rFonts w:ascii="Times New Roman" w:hAnsi="Times New Roman" w:cs="Times New Roman"/>
          <w:sz w:val="24"/>
          <w:szCs w:val="24"/>
        </w:rPr>
        <w:t xml:space="preserve"> directly produc</w:t>
      </w:r>
      <w:r w:rsidR="003F6B8C" w:rsidRPr="00496740">
        <w:rPr>
          <w:rFonts w:ascii="Times New Roman" w:hAnsi="Times New Roman" w:cs="Times New Roman"/>
          <w:sz w:val="24"/>
          <w:szCs w:val="24"/>
        </w:rPr>
        <w:t>e</w:t>
      </w:r>
      <w:r w:rsidR="003C06FA" w:rsidRPr="00496740">
        <w:rPr>
          <w:rFonts w:ascii="Times New Roman" w:hAnsi="Times New Roman" w:cs="Times New Roman"/>
          <w:sz w:val="24"/>
          <w:szCs w:val="24"/>
        </w:rPr>
        <w:t xml:space="preserve"> </w:t>
      </w:r>
      <w:r w:rsidR="00812072">
        <w:rPr>
          <w:rFonts w:ascii="Times New Roman" w:hAnsi="Times New Roman" w:cs="Times New Roman"/>
          <w:sz w:val="24"/>
          <w:szCs w:val="24"/>
        </w:rPr>
        <w:t>them</w:t>
      </w:r>
      <w:r w:rsidR="00041955" w:rsidRPr="00496740">
        <w:rPr>
          <w:rFonts w:ascii="Times New Roman" w:hAnsi="Times New Roman" w:cs="Times New Roman"/>
          <w:sz w:val="24"/>
          <w:szCs w:val="24"/>
        </w:rPr>
        <w:t>.</w:t>
      </w:r>
    </w:p>
    <w:p w14:paraId="1E5A7737" w14:textId="6D64AB8B" w:rsidR="001E6AF6" w:rsidRPr="00496740" w:rsidRDefault="00593BF3" w:rsidP="00301BA0">
      <w:pPr>
        <w:spacing w:line="276" w:lineRule="auto"/>
        <w:rPr>
          <w:rFonts w:ascii="Times New Roman" w:hAnsi="Times New Roman" w:cs="Times New Roman"/>
          <w:sz w:val="24"/>
          <w:szCs w:val="24"/>
        </w:rPr>
      </w:pPr>
      <w:r>
        <w:rPr>
          <w:rFonts w:ascii="Times New Roman" w:hAnsi="Times New Roman" w:cs="Times New Roman"/>
          <w:sz w:val="24"/>
          <w:szCs w:val="24"/>
        </w:rPr>
        <w:tab/>
      </w:r>
      <w:r w:rsidR="008700AE" w:rsidRPr="00496740">
        <w:rPr>
          <w:rFonts w:ascii="Times New Roman" w:hAnsi="Times New Roman" w:cs="Times New Roman"/>
          <w:sz w:val="24"/>
          <w:szCs w:val="24"/>
        </w:rPr>
        <w:t>In jointly considering resource and interference competition</w:t>
      </w:r>
      <w:r w:rsidR="00F0252C" w:rsidRPr="00496740">
        <w:rPr>
          <w:rFonts w:ascii="Times New Roman" w:hAnsi="Times New Roman" w:cs="Times New Roman"/>
          <w:sz w:val="24"/>
          <w:szCs w:val="24"/>
        </w:rPr>
        <w:t>, we</w:t>
      </w:r>
      <w:del w:id="106" w:author="Noah Whiteman" w:date="2015-11-08T14:41:00Z">
        <w:r w:rsidR="00F0252C" w:rsidRPr="00496740" w:rsidDel="00DD1152">
          <w:rPr>
            <w:rFonts w:ascii="Times New Roman" w:hAnsi="Times New Roman" w:cs="Times New Roman"/>
            <w:sz w:val="24"/>
            <w:szCs w:val="24"/>
          </w:rPr>
          <w:delText xml:space="preserve"> </w:delText>
        </w:r>
        <w:r w:rsidR="004E5856" w:rsidRPr="00496740" w:rsidDel="00DD1152">
          <w:rPr>
            <w:rFonts w:ascii="Times New Roman" w:hAnsi="Times New Roman" w:cs="Times New Roman"/>
            <w:sz w:val="24"/>
            <w:szCs w:val="24"/>
          </w:rPr>
          <w:delText>envision</w:delText>
        </w:r>
        <w:r w:rsidR="008700AE" w:rsidRPr="00496740" w:rsidDel="00DD1152">
          <w:rPr>
            <w:rFonts w:ascii="Times New Roman" w:hAnsi="Times New Roman" w:cs="Times New Roman"/>
            <w:sz w:val="24"/>
            <w:szCs w:val="24"/>
          </w:rPr>
          <w:delText>ed</w:delText>
        </w:r>
      </w:del>
      <w:ins w:id="107" w:author="Noah Whiteman" w:date="2015-11-08T14:41:00Z">
        <w:r w:rsidR="00DD1152">
          <w:rPr>
            <w:rFonts w:ascii="Times New Roman" w:hAnsi="Times New Roman" w:cs="Times New Roman"/>
            <w:sz w:val="24"/>
            <w:szCs w:val="24"/>
          </w:rPr>
          <w:t xml:space="preserve"> hypothesized</w:t>
        </w:r>
      </w:ins>
      <w:r w:rsidR="00F0252C" w:rsidRPr="00496740">
        <w:rPr>
          <w:rFonts w:ascii="Times New Roman" w:hAnsi="Times New Roman" w:cs="Times New Roman"/>
          <w:sz w:val="24"/>
          <w:szCs w:val="24"/>
        </w:rPr>
        <w:t xml:space="preserve"> </w:t>
      </w:r>
      <w:r w:rsidR="008700AE" w:rsidRPr="00496740">
        <w:rPr>
          <w:rFonts w:ascii="Times New Roman" w:hAnsi="Times New Roman" w:cs="Times New Roman"/>
          <w:sz w:val="24"/>
          <w:szCs w:val="24"/>
        </w:rPr>
        <w:t xml:space="preserve">facilitative </w:t>
      </w:r>
      <w:r w:rsidR="00F0252C" w:rsidRPr="00496740">
        <w:rPr>
          <w:rFonts w:ascii="Times New Roman" w:hAnsi="Times New Roman" w:cs="Times New Roman"/>
          <w:sz w:val="24"/>
          <w:szCs w:val="24"/>
        </w:rPr>
        <w:t xml:space="preserve">interactions </w:t>
      </w:r>
      <w:del w:id="108" w:author="Noah Whiteman" w:date="2015-11-08T14:41:00Z">
        <w:r w:rsidR="00F0252C" w:rsidRPr="00496740" w:rsidDel="00DD1152">
          <w:rPr>
            <w:rFonts w:ascii="Times New Roman" w:hAnsi="Times New Roman" w:cs="Times New Roman"/>
            <w:sz w:val="24"/>
            <w:szCs w:val="24"/>
          </w:rPr>
          <w:delText>of the sort where</w:delText>
        </w:r>
      </w:del>
      <w:ins w:id="109" w:author="Noah Whiteman" w:date="2015-11-08T14:41:00Z">
        <w:r w:rsidR="00DD1152">
          <w:rPr>
            <w:rFonts w:ascii="Times New Roman" w:hAnsi="Times New Roman" w:cs="Times New Roman"/>
            <w:sz w:val="24"/>
            <w:szCs w:val="24"/>
          </w:rPr>
          <w:t>where</w:t>
        </w:r>
      </w:ins>
      <w:r w:rsidR="00F0252C" w:rsidRPr="00496740">
        <w:rPr>
          <w:rFonts w:ascii="Times New Roman" w:hAnsi="Times New Roman" w:cs="Times New Roman"/>
          <w:sz w:val="24"/>
          <w:szCs w:val="24"/>
        </w:rPr>
        <w:t xml:space="preserve"> </w:t>
      </w:r>
      <w:r w:rsidR="00DA77BA" w:rsidRPr="00496740">
        <w:rPr>
          <w:rFonts w:ascii="Times New Roman" w:hAnsi="Times New Roman" w:cs="Times New Roman"/>
          <w:i/>
          <w:sz w:val="24"/>
          <w:szCs w:val="24"/>
        </w:rPr>
        <w:t>B</w:t>
      </w:r>
      <w:r w:rsidR="00F0252C" w:rsidRPr="00496740">
        <w:rPr>
          <w:rFonts w:ascii="Times New Roman" w:hAnsi="Times New Roman" w:cs="Times New Roman"/>
          <w:sz w:val="24"/>
          <w:szCs w:val="24"/>
        </w:rPr>
        <w:t xml:space="preserve"> and </w:t>
      </w:r>
      <w:r w:rsidR="00DA77BA" w:rsidRPr="00496740">
        <w:rPr>
          <w:rFonts w:ascii="Times New Roman" w:hAnsi="Times New Roman" w:cs="Times New Roman"/>
          <w:i/>
          <w:sz w:val="24"/>
          <w:szCs w:val="24"/>
        </w:rPr>
        <w:t>C</w:t>
      </w:r>
      <w:r w:rsidR="00F0252C" w:rsidRPr="00496740">
        <w:rPr>
          <w:rFonts w:ascii="Times New Roman" w:hAnsi="Times New Roman" w:cs="Times New Roman"/>
          <w:i/>
          <w:sz w:val="24"/>
          <w:szCs w:val="24"/>
        </w:rPr>
        <w:t xml:space="preserve"> </w:t>
      </w:r>
      <w:r w:rsidR="00F0252C" w:rsidRPr="00496740">
        <w:rPr>
          <w:rFonts w:ascii="Times New Roman" w:hAnsi="Times New Roman" w:cs="Times New Roman"/>
          <w:sz w:val="24"/>
          <w:szCs w:val="24"/>
        </w:rPr>
        <w:t>are engaged in exploitative competition for a shared resource</w:t>
      </w:r>
      <w:r w:rsidR="00404A63" w:rsidRPr="00496740">
        <w:rPr>
          <w:rFonts w:ascii="Times New Roman" w:hAnsi="Times New Roman" w:cs="Times New Roman"/>
          <w:sz w:val="24"/>
          <w:szCs w:val="24"/>
        </w:rPr>
        <w:t xml:space="preserve"> at </w:t>
      </w:r>
      <w:r w:rsidR="00404A63" w:rsidRPr="00496740">
        <w:rPr>
          <w:rFonts w:ascii="Times New Roman" w:hAnsi="Times New Roman" w:cs="Times New Roman"/>
          <w:sz w:val="24"/>
          <w:szCs w:val="24"/>
        </w:rPr>
        <w:lastRenderedPageBreak/>
        <w:t>which</w:t>
      </w:r>
      <w:r w:rsidR="00BD5D2F" w:rsidRPr="00496740">
        <w:rPr>
          <w:rFonts w:ascii="Times New Roman" w:hAnsi="Times New Roman" w:cs="Times New Roman"/>
          <w:sz w:val="24"/>
          <w:szCs w:val="24"/>
        </w:rPr>
        <w:t xml:space="preserve"> </w:t>
      </w:r>
      <w:r w:rsidR="00DA77BA" w:rsidRPr="00496740">
        <w:rPr>
          <w:rFonts w:ascii="Times New Roman" w:hAnsi="Times New Roman" w:cs="Times New Roman"/>
          <w:i/>
          <w:sz w:val="24"/>
          <w:szCs w:val="24"/>
        </w:rPr>
        <w:t>C</w:t>
      </w:r>
      <w:r w:rsidR="00BD5D2F" w:rsidRPr="00496740">
        <w:rPr>
          <w:rFonts w:ascii="Times New Roman" w:hAnsi="Times New Roman" w:cs="Times New Roman"/>
          <w:sz w:val="24"/>
          <w:szCs w:val="24"/>
        </w:rPr>
        <w:t xml:space="preserve"> is inferior to </w:t>
      </w:r>
      <w:r w:rsidR="00DA77BA" w:rsidRPr="00496740">
        <w:rPr>
          <w:rFonts w:ascii="Times New Roman" w:hAnsi="Times New Roman" w:cs="Times New Roman"/>
          <w:i/>
          <w:sz w:val="24"/>
          <w:szCs w:val="24"/>
        </w:rPr>
        <w:t>B</w:t>
      </w:r>
      <w:r w:rsidR="00F0252C" w:rsidRPr="00496740">
        <w:rPr>
          <w:rFonts w:ascii="Times New Roman" w:hAnsi="Times New Roman" w:cs="Times New Roman"/>
          <w:sz w:val="24"/>
          <w:szCs w:val="24"/>
        </w:rPr>
        <w:t xml:space="preserve">, and a nearby strain </w:t>
      </w:r>
      <w:r w:rsidR="00DA77BA" w:rsidRPr="00496740">
        <w:rPr>
          <w:rFonts w:ascii="Times New Roman" w:hAnsi="Times New Roman" w:cs="Times New Roman"/>
          <w:i/>
          <w:sz w:val="24"/>
          <w:szCs w:val="24"/>
        </w:rPr>
        <w:t>A</w:t>
      </w:r>
      <w:r w:rsidR="00F0252C" w:rsidRPr="00496740">
        <w:rPr>
          <w:rFonts w:ascii="Times New Roman" w:hAnsi="Times New Roman" w:cs="Times New Roman"/>
          <w:i/>
          <w:sz w:val="24"/>
          <w:szCs w:val="24"/>
        </w:rPr>
        <w:t xml:space="preserve"> </w:t>
      </w:r>
      <w:r w:rsidR="00F0252C" w:rsidRPr="00496740">
        <w:rPr>
          <w:rFonts w:ascii="Times New Roman" w:hAnsi="Times New Roman" w:cs="Times New Roman"/>
          <w:sz w:val="24"/>
          <w:szCs w:val="24"/>
        </w:rPr>
        <w:t xml:space="preserve">produces a </w:t>
      </w:r>
      <w:r w:rsidR="00DA77BA" w:rsidRPr="00496740">
        <w:rPr>
          <w:rFonts w:ascii="Times New Roman" w:hAnsi="Times New Roman" w:cs="Times New Roman"/>
          <w:sz w:val="24"/>
          <w:szCs w:val="24"/>
        </w:rPr>
        <w:t xml:space="preserve">diffusible </w:t>
      </w:r>
      <w:r w:rsidR="00575F76">
        <w:rPr>
          <w:rFonts w:ascii="Times New Roman" w:hAnsi="Times New Roman" w:cs="Times New Roman"/>
          <w:sz w:val="24"/>
          <w:szCs w:val="24"/>
        </w:rPr>
        <w:t>inhibitor</w:t>
      </w:r>
      <w:r w:rsidR="00F0252C" w:rsidRPr="00496740">
        <w:rPr>
          <w:rFonts w:ascii="Times New Roman" w:hAnsi="Times New Roman" w:cs="Times New Roman"/>
          <w:sz w:val="24"/>
          <w:szCs w:val="24"/>
        </w:rPr>
        <w:t xml:space="preserve"> to which </w:t>
      </w:r>
      <w:r w:rsidR="00DA77BA" w:rsidRPr="00496740">
        <w:rPr>
          <w:rFonts w:ascii="Times New Roman" w:hAnsi="Times New Roman" w:cs="Times New Roman"/>
          <w:i/>
          <w:sz w:val="24"/>
          <w:szCs w:val="24"/>
        </w:rPr>
        <w:t>B</w:t>
      </w:r>
      <w:r w:rsidR="00F0252C" w:rsidRPr="00496740">
        <w:rPr>
          <w:rFonts w:ascii="Times New Roman" w:hAnsi="Times New Roman" w:cs="Times New Roman"/>
          <w:i/>
          <w:sz w:val="24"/>
          <w:szCs w:val="24"/>
        </w:rPr>
        <w:t xml:space="preserve"> </w:t>
      </w:r>
      <w:r w:rsidR="00F0252C" w:rsidRPr="00496740">
        <w:rPr>
          <w:rFonts w:ascii="Times New Roman" w:hAnsi="Times New Roman" w:cs="Times New Roman"/>
          <w:sz w:val="24"/>
          <w:szCs w:val="24"/>
        </w:rPr>
        <w:t xml:space="preserve">is more susceptible than </w:t>
      </w:r>
      <w:r w:rsidR="00DA77BA" w:rsidRPr="00496740">
        <w:rPr>
          <w:rFonts w:ascii="Times New Roman" w:hAnsi="Times New Roman" w:cs="Times New Roman"/>
          <w:i/>
          <w:sz w:val="24"/>
          <w:szCs w:val="24"/>
        </w:rPr>
        <w:t>C</w:t>
      </w:r>
      <w:r w:rsidR="00F0252C" w:rsidRPr="00496740">
        <w:rPr>
          <w:rFonts w:ascii="Times New Roman" w:hAnsi="Times New Roman" w:cs="Times New Roman"/>
          <w:i/>
          <w:sz w:val="24"/>
          <w:szCs w:val="24"/>
        </w:rPr>
        <w:t>.</w:t>
      </w:r>
      <w:r w:rsidR="00F0252C" w:rsidRPr="00496740">
        <w:rPr>
          <w:rFonts w:ascii="Times New Roman" w:hAnsi="Times New Roman" w:cs="Times New Roman"/>
          <w:sz w:val="24"/>
          <w:szCs w:val="24"/>
        </w:rPr>
        <w:t xml:space="preserve"> </w:t>
      </w:r>
      <w:r w:rsidR="001E6AF6" w:rsidRPr="00496740">
        <w:rPr>
          <w:rFonts w:ascii="Times New Roman" w:hAnsi="Times New Roman" w:cs="Times New Roman"/>
          <w:sz w:val="24"/>
          <w:szCs w:val="24"/>
        </w:rPr>
        <w:t>In contrast to the</w:t>
      </w:r>
      <w:r w:rsidR="00220C67" w:rsidRPr="00496740">
        <w:rPr>
          <w:rFonts w:ascii="Times New Roman" w:hAnsi="Times New Roman" w:cs="Times New Roman"/>
          <w:sz w:val="24"/>
          <w:szCs w:val="24"/>
        </w:rPr>
        <w:t xml:space="preserve"> case</w:t>
      </w:r>
      <w:r w:rsidR="001E6AF6" w:rsidRPr="00496740">
        <w:rPr>
          <w:rFonts w:ascii="Times New Roman" w:hAnsi="Times New Roman" w:cs="Times New Roman"/>
          <w:sz w:val="24"/>
          <w:szCs w:val="24"/>
        </w:rPr>
        <w:t xml:space="preserve"> above, the suppression of our focal strain </w:t>
      </w:r>
      <w:r w:rsidR="00DA77BA" w:rsidRPr="00496740">
        <w:rPr>
          <w:rFonts w:ascii="Times New Roman" w:hAnsi="Times New Roman" w:cs="Times New Roman"/>
          <w:i/>
          <w:sz w:val="24"/>
          <w:szCs w:val="24"/>
        </w:rPr>
        <w:t>C</w:t>
      </w:r>
      <w:r w:rsidR="001E6AF6" w:rsidRPr="00496740">
        <w:rPr>
          <w:rFonts w:ascii="Times New Roman" w:hAnsi="Times New Roman" w:cs="Times New Roman"/>
          <w:i/>
          <w:sz w:val="24"/>
          <w:szCs w:val="24"/>
        </w:rPr>
        <w:t xml:space="preserve"> </w:t>
      </w:r>
      <w:r w:rsidR="001E6AF6" w:rsidRPr="00496740">
        <w:rPr>
          <w:rFonts w:ascii="Times New Roman" w:hAnsi="Times New Roman" w:cs="Times New Roman"/>
          <w:sz w:val="24"/>
          <w:szCs w:val="24"/>
        </w:rPr>
        <w:t xml:space="preserve">by </w:t>
      </w:r>
      <w:r w:rsidR="00DA77BA" w:rsidRPr="00496740">
        <w:rPr>
          <w:rFonts w:ascii="Times New Roman" w:hAnsi="Times New Roman" w:cs="Times New Roman"/>
          <w:i/>
          <w:sz w:val="24"/>
          <w:szCs w:val="24"/>
        </w:rPr>
        <w:t>B</w:t>
      </w:r>
      <w:r w:rsidR="001E6AF6" w:rsidRPr="00496740">
        <w:rPr>
          <w:rFonts w:ascii="Times New Roman" w:hAnsi="Times New Roman" w:cs="Times New Roman"/>
          <w:i/>
          <w:sz w:val="24"/>
          <w:szCs w:val="24"/>
        </w:rPr>
        <w:t xml:space="preserve"> </w:t>
      </w:r>
      <w:r w:rsidR="001E6AF6" w:rsidRPr="00496740">
        <w:rPr>
          <w:rFonts w:ascii="Times New Roman" w:hAnsi="Times New Roman" w:cs="Times New Roman"/>
          <w:sz w:val="24"/>
          <w:szCs w:val="24"/>
        </w:rPr>
        <w:t xml:space="preserve">is in this case not </w:t>
      </w:r>
      <w:r w:rsidR="00575F76">
        <w:rPr>
          <w:rFonts w:ascii="Times New Roman" w:hAnsi="Times New Roman" w:cs="Times New Roman"/>
          <w:sz w:val="24"/>
          <w:szCs w:val="24"/>
        </w:rPr>
        <w:t>inhibitor</w:t>
      </w:r>
      <w:r w:rsidR="001E6AF6" w:rsidRPr="00496740">
        <w:rPr>
          <w:rFonts w:ascii="Times New Roman" w:hAnsi="Times New Roman" w:cs="Times New Roman"/>
          <w:sz w:val="24"/>
          <w:szCs w:val="24"/>
        </w:rPr>
        <w:t xml:space="preserve">-mediated but instead results from the ability of </w:t>
      </w:r>
      <w:r w:rsidR="00DA77BA" w:rsidRPr="00496740">
        <w:rPr>
          <w:rFonts w:ascii="Times New Roman" w:hAnsi="Times New Roman" w:cs="Times New Roman"/>
          <w:i/>
          <w:sz w:val="24"/>
          <w:szCs w:val="24"/>
        </w:rPr>
        <w:t>B</w:t>
      </w:r>
      <w:r w:rsidR="001E6AF6" w:rsidRPr="00496740">
        <w:rPr>
          <w:rFonts w:ascii="Times New Roman" w:hAnsi="Times New Roman" w:cs="Times New Roman"/>
          <w:i/>
          <w:sz w:val="24"/>
          <w:szCs w:val="24"/>
        </w:rPr>
        <w:t xml:space="preserve"> </w:t>
      </w:r>
      <w:r w:rsidR="001E6AF6" w:rsidRPr="00496740">
        <w:rPr>
          <w:rFonts w:ascii="Times New Roman" w:hAnsi="Times New Roman" w:cs="Times New Roman"/>
          <w:sz w:val="24"/>
          <w:szCs w:val="24"/>
        </w:rPr>
        <w:t xml:space="preserve">to hold off invasion </w:t>
      </w:r>
      <w:r w:rsidR="00440990" w:rsidRPr="00496740">
        <w:rPr>
          <w:rFonts w:ascii="Times New Roman" w:hAnsi="Times New Roman" w:cs="Times New Roman"/>
          <w:sz w:val="24"/>
          <w:szCs w:val="24"/>
        </w:rPr>
        <w:t>by</w:t>
      </w:r>
      <w:r w:rsidR="001E6AF6" w:rsidRPr="00496740">
        <w:rPr>
          <w:rFonts w:ascii="Times New Roman" w:hAnsi="Times New Roman" w:cs="Times New Roman"/>
          <w:sz w:val="24"/>
          <w:szCs w:val="24"/>
        </w:rPr>
        <w:t xml:space="preserve"> </w:t>
      </w:r>
      <w:r w:rsidR="00DA77BA" w:rsidRPr="00496740">
        <w:rPr>
          <w:rFonts w:ascii="Times New Roman" w:hAnsi="Times New Roman" w:cs="Times New Roman"/>
          <w:i/>
          <w:sz w:val="24"/>
          <w:szCs w:val="24"/>
        </w:rPr>
        <w:t>C</w:t>
      </w:r>
      <w:r w:rsidR="001E6AF6" w:rsidRPr="00496740">
        <w:rPr>
          <w:rFonts w:ascii="Times New Roman" w:hAnsi="Times New Roman" w:cs="Times New Roman"/>
          <w:i/>
          <w:sz w:val="24"/>
          <w:szCs w:val="24"/>
        </w:rPr>
        <w:t xml:space="preserve"> </w:t>
      </w:r>
      <w:r w:rsidR="001E6AF6" w:rsidRPr="00496740">
        <w:rPr>
          <w:rFonts w:ascii="Times New Roman" w:hAnsi="Times New Roman" w:cs="Times New Roman"/>
          <w:sz w:val="24"/>
          <w:szCs w:val="24"/>
        </w:rPr>
        <w:t xml:space="preserve">in the absence of </w:t>
      </w:r>
      <w:r w:rsidR="00DA77BA" w:rsidRPr="00496740">
        <w:rPr>
          <w:rFonts w:ascii="Times New Roman" w:hAnsi="Times New Roman" w:cs="Times New Roman"/>
          <w:i/>
          <w:sz w:val="24"/>
          <w:szCs w:val="24"/>
        </w:rPr>
        <w:t>A</w:t>
      </w:r>
      <w:r w:rsidR="001E6AF6" w:rsidRPr="00496740">
        <w:rPr>
          <w:rFonts w:ascii="Times New Roman" w:hAnsi="Times New Roman" w:cs="Times New Roman"/>
          <w:sz w:val="24"/>
          <w:szCs w:val="24"/>
        </w:rPr>
        <w:t>.</w:t>
      </w:r>
      <w:r w:rsidR="00BE4944" w:rsidRPr="00496740">
        <w:rPr>
          <w:rFonts w:ascii="Times New Roman" w:hAnsi="Times New Roman" w:cs="Times New Roman"/>
          <w:sz w:val="24"/>
          <w:szCs w:val="24"/>
        </w:rPr>
        <w:t xml:space="preserve"> We limited </w:t>
      </w:r>
      <w:r w:rsidR="0012509A" w:rsidRPr="00496740">
        <w:rPr>
          <w:rFonts w:ascii="Times New Roman" w:hAnsi="Times New Roman" w:cs="Times New Roman"/>
          <w:sz w:val="24"/>
          <w:szCs w:val="24"/>
        </w:rPr>
        <w:t>this analysis</w:t>
      </w:r>
      <w:r w:rsidR="00BE4944" w:rsidRPr="00496740">
        <w:rPr>
          <w:rFonts w:ascii="Times New Roman" w:hAnsi="Times New Roman" w:cs="Times New Roman"/>
          <w:sz w:val="24"/>
          <w:szCs w:val="24"/>
        </w:rPr>
        <w:t xml:space="preserve"> </w:t>
      </w:r>
      <w:r w:rsidR="00C10F44" w:rsidRPr="00496740">
        <w:rPr>
          <w:rFonts w:ascii="Times New Roman" w:hAnsi="Times New Roman" w:cs="Times New Roman"/>
          <w:sz w:val="24"/>
          <w:szCs w:val="24"/>
        </w:rPr>
        <w:t>to</w:t>
      </w:r>
      <w:r w:rsidR="00BE4944" w:rsidRPr="00496740">
        <w:rPr>
          <w:rFonts w:ascii="Times New Roman" w:hAnsi="Times New Roman" w:cs="Times New Roman"/>
          <w:sz w:val="24"/>
          <w:szCs w:val="24"/>
        </w:rPr>
        <w:t xml:space="preserve"> </w:t>
      </w:r>
      <w:r w:rsidR="00613F25" w:rsidRPr="00496740">
        <w:rPr>
          <w:rFonts w:ascii="Times New Roman" w:hAnsi="Times New Roman" w:cs="Times New Roman"/>
          <w:sz w:val="24"/>
          <w:szCs w:val="24"/>
        </w:rPr>
        <w:t xml:space="preserve">the asymmetric </w:t>
      </w:r>
      <w:r w:rsidR="00BE4944" w:rsidRPr="00496740">
        <w:rPr>
          <w:rFonts w:ascii="Times New Roman" w:hAnsi="Times New Roman" w:cs="Times New Roman"/>
          <w:sz w:val="24"/>
          <w:szCs w:val="24"/>
        </w:rPr>
        <w:t xml:space="preserve">pairwise </w:t>
      </w:r>
      <w:r w:rsidR="00C10F44" w:rsidRPr="00496740">
        <w:rPr>
          <w:rFonts w:ascii="Times New Roman" w:hAnsi="Times New Roman" w:cs="Times New Roman"/>
          <w:sz w:val="24"/>
          <w:szCs w:val="24"/>
        </w:rPr>
        <w:t>interactions</w:t>
      </w:r>
      <w:r w:rsidR="004E2644" w:rsidRPr="00496740">
        <w:rPr>
          <w:rFonts w:ascii="Times New Roman" w:hAnsi="Times New Roman" w:cs="Times New Roman"/>
          <w:sz w:val="24"/>
          <w:szCs w:val="24"/>
        </w:rPr>
        <w:t xml:space="preserve"> in the network</w:t>
      </w:r>
      <w:r w:rsidR="00C10F44" w:rsidRPr="00496740">
        <w:rPr>
          <w:rFonts w:ascii="Times New Roman" w:hAnsi="Times New Roman" w:cs="Times New Roman"/>
          <w:sz w:val="24"/>
          <w:szCs w:val="24"/>
        </w:rPr>
        <w:t xml:space="preserve"> that </w:t>
      </w:r>
      <w:r w:rsidR="00BE4944" w:rsidRPr="00496740">
        <w:rPr>
          <w:rFonts w:ascii="Times New Roman" w:hAnsi="Times New Roman" w:cs="Times New Roman"/>
          <w:sz w:val="24"/>
          <w:szCs w:val="24"/>
        </w:rPr>
        <w:t xml:space="preserve">left the loser strain with ‘0’ </w:t>
      </w:r>
      <w:r w:rsidR="006074F3" w:rsidRPr="00496740">
        <w:rPr>
          <w:rFonts w:ascii="Times New Roman" w:hAnsi="Times New Roman" w:cs="Times New Roman"/>
          <w:sz w:val="24"/>
          <w:szCs w:val="24"/>
        </w:rPr>
        <w:t xml:space="preserve">invasion points vs. </w:t>
      </w:r>
      <w:r w:rsidR="00440990" w:rsidRPr="00496740">
        <w:rPr>
          <w:rFonts w:ascii="Times New Roman" w:hAnsi="Times New Roman" w:cs="Times New Roman"/>
          <w:sz w:val="24"/>
          <w:szCs w:val="24"/>
        </w:rPr>
        <w:t>the</w:t>
      </w:r>
      <w:r w:rsidR="00CA7316" w:rsidRPr="00496740">
        <w:rPr>
          <w:rFonts w:ascii="Times New Roman" w:hAnsi="Times New Roman" w:cs="Times New Roman"/>
          <w:sz w:val="24"/>
          <w:szCs w:val="24"/>
        </w:rPr>
        <w:t xml:space="preserve"> winner</w:t>
      </w:r>
      <w:r w:rsidR="00BE4944" w:rsidRPr="00496740">
        <w:rPr>
          <w:rFonts w:ascii="Times New Roman" w:hAnsi="Times New Roman" w:cs="Times New Roman"/>
          <w:sz w:val="24"/>
          <w:szCs w:val="24"/>
        </w:rPr>
        <w:t xml:space="preserve">, and that such a </w:t>
      </w:r>
      <w:r w:rsidR="00CA7316" w:rsidRPr="00496740">
        <w:rPr>
          <w:rFonts w:ascii="Times New Roman" w:hAnsi="Times New Roman" w:cs="Times New Roman"/>
          <w:sz w:val="24"/>
          <w:szCs w:val="24"/>
        </w:rPr>
        <w:t>winner</w:t>
      </w:r>
      <w:r w:rsidR="00BE4944" w:rsidRPr="00496740">
        <w:rPr>
          <w:rFonts w:ascii="Times New Roman" w:hAnsi="Times New Roman" w:cs="Times New Roman"/>
          <w:sz w:val="24"/>
          <w:szCs w:val="24"/>
        </w:rPr>
        <w:t xml:space="preserve"> scored at least 0.5 when invading </w:t>
      </w:r>
      <w:r w:rsidR="00846021" w:rsidRPr="00496740">
        <w:rPr>
          <w:rFonts w:ascii="Times New Roman" w:hAnsi="Times New Roman" w:cs="Times New Roman"/>
          <w:sz w:val="24"/>
          <w:szCs w:val="24"/>
        </w:rPr>
        <w:t>the loser</w:t>
      </w:r>
      <w:r w:rsidR="00BE4944" w:rsidRPr="00496740">
        <w:rPr>
          <w:rFonts w:ascii="Times New Roman" w:hAnsi="Times New Roman" w:cs="Times New Roman"/>
          <w:sz w:val="24"/>
          <w:szCs w:val="24"/>
        </w:rPr>
        <w:t>.</w:t>
      </w:r>
      <w:r w:rsidR="0099670F" w:rsidRPr="00496740">
        <w:rPr>
          <w:rFonts w:ascii="Times New Roman" w:hAnsi="Times New Roman" w:cs="Times New Roman"/>
          <w:sz w:val="24"/>
          <w:szCs w:val="24"/>
        </w:rPr>
        <w:t xml:space="preserve"> In other words, we only considered facilitation of loser strains whose fate </w:t>
      </w:r>
      <w:r w:rsidR="00FB0236" w:rsidRPr="00496740">
        <w:rPr>
          <w:rFonts w:ascii="Times New Roman" w:hAnsi="Times New Roman" w:cs="Times New Roman"/>
          <w:sz w:val="24"/>
          <w:szCs w:val="24"/>
        </w:rPr>
        <w:t xml:space="preserve">otherwise </w:t>
      </w:r>
      <w:r w:rsidR="0099670F" w:rsidRPr="00496740">
        <w:rPr>
          <w:rFonts w:ascii="Times New Roman" w:hAnsi="Times New Roman" w:cs="Times New Roman"/>
          <w:sz w:val="24"/>
          <w:szCs w:val="24"/>
        </w:rPr>
        <w:t xml:space="preserve">would be </w:t>
      </w:r>
      <w:r w:rsidR="00575F76">
        <w:rPr>
          <w:rFonts w:ascii="Times New Roman" w:hAnsi="Times New Roman" w:cs="Times New Roman"/>
          <w:sz w:val="24"/>
          <w:szCs w:val="24"/>
        </w:rPr>
        <w:t xml:space="preserve">(local) </w:t>
      </w:r>
      <w:r w:rsidR="0099670F" w:rsidRPr="00496740">
        <w:rPr>
          <w:rFonts w:ascii="Times New Roman" w:hAnsi="Times New Roman" w:cs="Times New Roman"/>
          <w:sz w:val="24"/>
          <w:szCs w:val="24"/>
        </w:rPr>
        <w:t>competitive exclusion</w:t>
      </w:r>
      <w:r w:rsidR="00FB0236" w:rsidRPr="00496740">
        <w:rPr>
          <w:rFonts w:ascii="Times New Roman" w:hAnsi="Times New Roman" w:cs="Times New Roman"/>
          <w:sz w:val="24"/>
          <w:szCs w:val="24"/>
        </w:rPr>
        <w:t>.</w:t>
      </w:r>
    </w:p>
    <w:p w14:paraId="7CDD41E3" w14:textId="6ABCA648" w:rsidR="00B41B4A" w:rsidRPr="00496740" w:rsidRDefault="00B41B4A" w:rsidP="00301BA0">
      <w:pPr>
        <w:spacing w:line="276" w:lineRule="auto"/>
        <w:rPr>
          <w:rFonts w:ascii="Times New Roman" w:hAnsi="Times New Roman" w:cs="Times New Roman"/>
          <w:sz w:val="24"/>
          <w:szCs w:val="24"/>
        </w:rPr>
      </w:pPr>
    </w:p>
    <w:p w14:paraId="1AA07BF8" w14:textId="4F28338D" w:rsidR="00B41B4A" w:rsidRPr="00496740" w:rsidRDefault="00B41B4A" w:rsidP="00301BA0">
      <w:pPr>
        <w:spacing w:line="276" w:lineRule="auto"/>
        <w:outlineLvl w:val="0"/>
        <w:rPr>
          <w:rFonts w:ascii="Times New Roman" w:hAnsi="Times New Roman" w:cs="Times New Roman"/>
          <w:b/>
          <w:sz w:val="24"/>
          <w:szCs w:val="24"/>
        </w:rPr>
      </w:pPr>
      <w:r w:rsidRPr="00496740">
        <w:rPr>
          <w:rFonts w:ascii="Times New Roman" w:hAnsi="Times New Roman" w:cs="Times New Roman"/>
          <w:b/>
          <w:sz w:val="24"/>
          <w:szCs w:val="24"/>
        </w:rPr>
        <w:t>RESULTS</w:t>
      </w:r>
    </w:p>
    <w:p w14:paraId="5014594B" w14:textId="0E5971A7" w:rsidR="00B41B4A" w:rsidRPr="00496740" w:rsidRDefault="00B41B4A" w:rsidP="00301BA0">
      <w:pPr>
        <w:spacing w:line="276" w:lineRule="auto"/>
        <w:outlineLvl w:val="0"/>
        <w:rPr>
          <w:rFonts w:ascii="Times New Roman" w:hAnsi="Times New Roman" w:cs="Times New Roman"/>
          <w:b/>
          <w:sz w:val="24"/>
          <w:szCs w:val="24"/>
        </w:rPr>
      </w:pPr>
      <w:r w:rsidRPr="00496740">
        <w:rPr>
          <w:rFonts w:ascii="Times New Roman" w:hAnsi="Times New Roman" w:cs="Times New Roman"/>
          <w:b/>
          <w:sz w:val="24"/>
          <w:szCs w:val="24"/>
        </w:rPr>
        <w:t>Phylogenetic patterns in trait variation</w:t>
      </w:r>
    </w:p>
    <w:p w14:paraId="5398B1C6" w14:textId="036CC254" w:rsidR="00B41B4A" w:rsidRPr="00496740" w:rsidRDefault="00B9480D" w:rsidP="00301BA0">
      <w:pPr>
        <w:spacing w:line="276" w:lineRule="auto"/>
        <w:rPr>
          <w:rFonts w:ascii="Times New Roman" w:hAnsi="Times New Roman" w:cs="Times New Roman"/>
          <w:sz w:val="24"/>
          <w:szCs w:val="24"/>
        </w:rPr>
      </w:pPr>
      <w:r>
        <w:rPr>
          <w:rFonts w:ascii="Times New Roman" w:hAnsi="Times New Roman" w:cs="Times New Roman"/>
          <w:i/>
          <w:sz w:val="24"/>
          <w:szCs w:val="24"/>
        </w:rPr>
        <w:tab/>
      </w:r>
      <w:r w:rsidR="00CF6DC5" w:rsidRPr="00496740">
        <w:rPr>
          <w:rFonts w:ascii="Times New Roman" w:hAnsi="Times New Roman" w:cs="Times New Roman"/>
          <w:sz w:val="24"/>
          <w:szCs w:val="24"/>
        </w:rPr>
        <w:t>M</w:t>
      </w:r>
      <w:r w:rsidR="00B41B4A" w:rsidRPr="00496740">
        <w:rPr>
          <w:rFonts w:ascii="Times New Roman" w:hAnsi="Times New Roman" w:cs="Times New Roman"/>
          <w:sz w:val="24"/>
          <w:szCs w:val="24"/>
        </w:rPr>
        <w:t>aximum growth rate (</w:t>
      </w:r>
      <w:proofErr w:type="spellStart"/>
      <w:r w:rsidR="00B41B4A" w:rsidRPr="00496740">
        <w:rPr>
          <w:rFonts w:ascii="Times New Roman" w:hAnsi="Times New Roman" w:cs="Times New Roman"/>
          <w:i/>
          <w:sz w:val="24"/>
          <w:szCs w:val="24"/>
        </w:rPr>
        <w:t>r</w:t>
      </w:r>
      <w:r w:rsidR="00B41B4A" w:rsidRPr="00496740">
        <w:rPr>
          <w:rFonts w:ascii="Times New Roman" w:hAnsi="Times New Roman" w:cs="Times New Roman"/>
          <w:i/>
          <w:sz w:val="24"/>
          <w:szCs w:val="24"/>
          <w:vertAlign w:val="subscript"/>
        </w:rPr>
        <w:t>m</w:t>
      </w:r>
      <w:proofErr w:type="spellEnd"/>
      <w:r w:rsidR="00B41B4A" w:rsidRPr="00496740">
        <w:rPr>
          <w:rFonts w:ascii="Times New Roman" w:hAnsi="Times New Roman" w:cs="Times New Roman"/>
          <w:sz w:val="24"/>
          <w:szCs w:val="24"/>
        </w:rPr>
        <w:t>), lag time (</w:t>
      </w:r>
      <w:r w:rsidR="00B41B4A" w:rsidRPr="00496740">
        <w:rPr>
          <w:rFonts w:ascii="Times New Roman" w:hAnsi="Times New Roman" w:cs="Times New Roman"/>
          <w:i/>
          <w:sz w:val="24"/>
          <w:szCs w:val="24"/>
        </w:rPr>
        <w:t>L</w:t>
      </w:r>
      <w:r w:rsidR="00B41B4A" w:rsidRPr="00496740">
        <w:rPr>
          <w:rFonts w:ascii="Times New Roman" w:hAnsi="Times New Roman" w:cs="Times New Roman"/>
          <w:sz w:val="24"/>
          <w:szCs w:val="24"/>
        </w:rPr>
        <w:t>), and maximum yield (</w:t>
      </w:r>
      <w:r w:rsidR="00B41B4A" w:rsidRPr="00496740">
        <w:rPr>
          <w:rFonts w:ascii="Times New Roman" w:hAnsi="Times New Roman" w:cs="Times New Roman"/>
          <w:i/>
          <w:sz w:val="24"/>
          <w:szCs w:val="24"/>
        </w:rPr>
        <w:t>K</w:t>
      </w:r>
      <w:r w:rsidR="00B41B4A" w:rsidRPr="00496740">
        <w:rPr>
          <w:rFonts w:ascii="Times New Roman" w:hAnsi="Times New Roman" w:cs="Times New Roman"/>
          <w:sz w:val="24"/>
          <w:szCs w:val="24"/>
        </w:rPr>
        <w:t>) derived from growth curves (</w:t>
      </w:r>
      <w:r w:rsidR="00BE0C16">
        <w:rPr>
          <w:rFonts w:ascii="Times New Roman" w:hAnsi="Times New Roman" w:cs="Times New Roman"/>
          <w:sz w:val="24"/>
          <w:szCs w:val="24"/>
        </w:rPr>
        <w:t>Fig. S1</w:t>
      </w:r>
      <w:r w:rsidR="00B41B4A" w:rsidRPr="00496740">
        <w:rPr>
          <w:rFonts w:ascii="Times New Roman" w:hAnsi="Times New Roman" w:cs="Times New Roman"/>
          <w:sz w:val="24"/>
          <w:szCs w:val="24"/>
        </w:rPr>
        <w:t xml:space="preserve">) varied substantially between </w:t>
      </w:r>
      <w:r w:rsidR="00B41B4A" w:rsidRPr="00496740">
        <w:rPr>
          <w:rFonts w:ascii="Times New Roman" w:hAnsi="Times New Roman" w:cs="Times New Roman"/>
          <w:i/>
          <w:sz w:val="24"/>
          <w:szCs w:val="24"/>
        </w:rPr>
        <w:t xml:space="preserve">P. fluorescens </w:t>
      </w:r>
      <w:r w:rsidR="00B41B4A" w:rsidRPr="00496740">
        <w:rPr>
          <w:rFonts w:ascii="Times New Roman" w:hAnsi="Times New Roman" w:cs="Times New Roman"/>
          <w:sz w:val="24"/>
          <w:szCs w:val="24"/>
        </w:rPr>
        <w:t xml:space="preserve">and </w:t>
      </w:r>
      <w:r w:rsidR="00B41B4A" w:rsidRPr="00496740">
        <w:rPr>
          <w:rFonts w:ascii="Times New Roman" w:hAnsi="Times New Roman" w:cs="Times New Roman"/>
          <w:i/>
          <w:sz w:val="24"/>
          <w:szCs w:val="24"/>
        </w:rPr>
        <w:t>P. syringae</w:t>
      </w:r>
      <w:r w:rsidR="00B41B4A" w:rsidRPr="00496740">
        <w:rPr>
          <w:rFonts w:ascii="Times New Roman" w:hAnsi="Times New Roman" w:cs="Times New Roman"/>
          <w:sz w:val="24"/>
          <w:szCs w:val="24"/>
        </w:rPr>
        <w:t xml:space="preserve"> clades (Fig</w:t>
      </w:r>
      <w:r w:rsidR="000E4DE6">
        <w:rPr>
          <w:rFonts w:ascii="Times New Roman" w:hAnsi="Times New Roman" w:cs="Times New Roman"/>
          <w:sz w:val="24"/>
          <w:szCs w:val="24"/>
        </w:rPr>
        <w:t>.</w:t>
      </w:r>
      <w:r w:rsidR="00B41B4A" w:rsidRPr="00496740">
        <w:rPr>
          <w:rFonts w:ascii="Times New Roman" w:hAnsi="Times New Roman" w:cs="Times New Roman"/>
          <w:sz w:val="24"/>
          <w:szCs w:val="24"/>
        </w:rPr>
        <w:t xml:space="preserve"> 1a–b): </w:t>
      </w:r>
      <w:r w:rsidR="00B41B4A" w:rsidRPr="00496740">
        <w:rPr>
          <w:rFonts w:ascii="Times New Roman" w:hAnsi="Times New Roman" w:cs="Times New Roman"/>
          <w:i/>
          <w:sz w:val="24"/>
          <w:szCs w:val="24"/>
        </w:rPr>
        <w:t>P. fluorescens</w:t>
      </w:r>
      <w:r w:rsidR="00B41B4A" w:rsidRPr="00496740">
        <w:rPr>
          <w:rFonts w:ascii="Times New Roman" w:hAnsi="Times New Roman" w:cs="Times New Roman"/>
          <w:sz w:val="24"/>
          <w:szCs w:val="24"/>
        </w:rPr>
        <w:t xml:space="preserve"> strains on average had </w:t>
      </w:r>
      <w:r w:rsidR="00FE70BF" w:rsidRPr="00496740">
        <w:rPr>
          <w:rFonts w:ascii="Times New Roman" w:hAnsi="Times New Roman" w:cs="Times New Roman"/>
          <w:sz w:val="24"/>
          <w:szCs w:val="24"/>
        </w:rPr>
        <w:t xml:space="preserve">growth rates </w:t>
      </w:r>
      <w:r w:rsidR="00B41B4A" w:rsidRPr="00496740">
        <w:rPr>
          <w:rFonts w:ascii="Times New Roman" w:hAnsi="Times New Roman" w:cs="Times New Roman"/>
          <w:sz w:val="24"/>
          <w:szCs w:val="24"/>
        </w:rPr>
        <w:t xml:space="preserve">1.6 times higher than </w:t>
      </w:r>
      <w:r w:rsidR="00B41B4A" w:rsidRPr="00496740">
        <w:rPr>
          <w:rFonts w:ascii="Times New Roman" w:hAnsi="Times New Roman" w:cs="Times New Roman"/>
          <w:i/>
          <w:sz w:val="24"/>
          <w:szCs w:val="24"/>
        </w:rPr>
        <w:t>P. syringae</w:t>
      </w:r>
      <w:r w:rsidR="00B41B4A" w:rsidRPr="00496740">
        <w:rPr>
          <w:rFonts w:ascii="Times New Roman" w:hAnsi="Times New Roman" w:cs="Times New Roman"/>
          <w:sz w:val="24"/>
          <w:szCs w:val="24"/>
        </w:rPr>
        <w:t xml:space="preserve">, and although average </w:t>
      </w:r>
      <w:r w:rsidR="00B41B4A" w:rsidRPr="00496740">
        <w:rPr>
          <w:rFonts w:ascii="Times New Roman" w:hAnsi="Times New Roman" w:cs="Times New Roman"/>
          <w:i/>
          <w:sz w:val="24"/>
          <w:szCs w:val="24"/>
        </w:rPr>
        <w:t>L</w:t>
      </w:r>
      <w:r w:rsidR="00B41B4A" w:rsidRPr="00496740">
        <w:rPr>
          <w:rFonts w:ascii="Times New Roman" w:hAnsi="Times New Roman" w:cs="Times New Roman"/>
          <w:sz w:val="24"/>
          <w:szCs w:val="24"/>
        </w:rPr>
        <w:t xml:space="preserve"> and </w:t>
      </w:r>
      <w:r w:rsidR="00B41B4A" w:rsidRPr="00496740">
        <w:rPr>
          <w:rFonts w:ascii="Times New Roman" w:hAnsi="Times New Roman" w:cs="Times New Roman"/>
          <w:i/>
          <w:sz w:val="24"/>
          <w:szCs w:val="24"/>
        </w:rPr>
        <w:t>K</w:t>
      </w:r>
      <w:r w:rsidR="00B41B4A" w:rsidRPr="00496740">
        <w:rPr>
          <w:rFonts w:ascii="Times New Roman" w:hAnsi="Times New Roman" w:cs="Times New Roman"/>
          <w:sz w:val="24"/>
          <w:szCs w:val="24"/>
        </w:rPr>
        <w:t xml:space="preserve"> values were similar between clades, </w:t>
      </w:r>
      <w:r w:rsidR="00B41B4A" w:rsidRPr="00496740">
        <w:rPr>
          <w:rFonts w:ascii="Times New Roman" w:hAnsi="Times New Roman" w:cs="Times New Roman"/>
          <w:i/>
          <w:sz w:val="24"/>
          <w:szCs w:val="24"/>
        </w:rPr>
        <w:t>P. syringae</w:t>
      </w:r>
      <w:r w:rsidR="00B41B4A" w:rsidRPr="00496740">
        <w:rPr>
          <w:rFonts w:ascii="Times New Roman" w:hAnsi="Times New Roman" w:cs="Times New Roman"/>
          <w:sz w:val="24"/>
          <w:szCs w:val="24"/>
        </w:rPr>
        <w:t xml:space="preserve"> exhibited far more variation in both</w:t>
      </w:r>
      <w:r w:rsidR="003238E8" w:rsidRPr="00496740">
        <w:rPr>
          <w:rFonts w:ascii="Times New Roman" w:hAnsi="Times New Roman" w:cs="Times New Roman"/>
          <w:sz w:val="24"/>
          <w:szCs w:val="24"/>
        </w:rPr>
        <w:t xml:space="preserve"> </w:t>
      </w:r>
      <w:r w:rsidR="003238E8" w:rsidRPr="00496740">
        <w:rPr>
          <w:rFonts w:ascii="Times New Roman" w:hAnsi="Times New Roman" w:cs="Times New Roman"/>
          <w:i/>
          <w:sz w:val="24"/>
          <w:szCs w:val="24"/>
        </w:rPr>
        <w:t xml:space="preserve">L </w:t>
      </w:r>
      <w:r w:rsidR="003238E8" w:rsidRPr="00496740">
        <w:rPr>
          <w:rFonts w:ascii="Times New Roman" w:hAnsi="Times New Roman" w:cs="Times New Roman"/>
          <w:sz w:val="24"/>
          <w:szCs w:val="24"/>
        </w:rPr>
        <w:t xml:space="preserve">and </w:t>
      </w:r>
      <w:r w:rsidR="003238E8" w:rsidRPr="00496740">
        <w:rPr>
          <w:rFonts w:ascii="Times New Roman" w:hAnsi="Times New Roman" w:cs="Times New Roman"/>
          <w:i/>
          <w:sz w:val="24"/>
          <w:szCs w:val="24"/>
        </w:rPr>
        <w:t>K</w:t>
      </w:r>
      <w:r w:rsidR="00B41B4A" w:rsidRPr="00496740">
        <w:rPr>
          <w:rFonts w:ascii="Times New Roman" w:hAnsi="Times New Roman" w:cs="Times New Roman"/>
          <w:sz w:val="24"/>
          <w:szCs w:val="24"/>
        </w:rPr>
        <w:t xml:space="preserve"> than </w:t>
      </w:r>
      <w:r w:rsidR="00B41B4A" w:rsidRPr="00496740">
        <w:rPr>
          <w:rFonts w:ascii="Times New Roman" w:hAnsi="Times New Roman" w:cs="Times New Roman"/>
          <w:i/>
          <w:sz w:val="24"/>
          <w:szCs w:val="24"/>
        </w:rPr>
        <w:t>P. fluorescens</w:t>
      </w:r>
      <w:r w:rsidR="00B41B4A" w:rsidRPr="00496740">
        <w:rPr>
          <w:rFonts w:ascii="Times New Roman" w:hAnsi="Times New Roman" w:cs="Times New Roman"/>
          <w:sz w:val="24"/>
          <w:szCs w:val="24"/>
        </w:rPr>
        <w:t xml:space="preserve"> (Fig. 1b).</w:t>
      </w:r>
      <w:r w:rsidR="00FE70BF" w:rsidRPr="00496740">
        <w:rPr>
          <w:rFonts w:ascii="Times New Roman" w:hAnsi="Times New Roman" w:cs="Times New Roman"/>
          <w:sz w:val="24"/>
          <w:szCs w:val="24"/>
        </w:rPr>
        <w:t xml:space="preserve"> The composite pattern is that strains from each clade differ systematically in both the distribution of, and correlations </w:t>
      </w:r>
      <w:r w:rsidR="007274CB" w:rsidRPr="00496740">
        <w:rPr>
          <w:rFonts w:ascii="Times New Roman" w:hAnsi="Times New Roman" w:cs="Times New Roman"/>
          <w:sz w:val="24"/>
          <w:szCs w:val="24"/>
        </w:rPr>
        <w:t>between</w:t>
      </w:r>
      <w:r w:rsidR="00FE70BF" w:rsidRPr="00496740">
        <w:rPr>
          <w:rFonts w:ascii="Times New Roman" w:hAnsi="Times New Roman" w:cs="Times New Roman"/>
          <w:sz w:val="24"/>
          <w:szCs w:val="24"/>
        </w:rPr>
        <w:t>, the life history characters</w:t>
      </w:r>
      <w:r w:rsidR="003F50EF" w:rsidRPr="00496740">
        <w:rPr>
          <w:rFonts w:ascii="Times New Roman" w:hAnsi="Times New Roman" w:cs="Times New Roman"/>
          <w:sz w:val="24"/>
          <w:szCs w:val="24"/>
        </w:rPr>
        <w:t xml:space="preserve"> measured here</w:t>
      </w:r>
      <w:r w:rsidR="00FE70BF" w:rsidRPr="00496740">
        <w:rPr>
          <w:rFonts w:ascii="Times New Roman" w:hAnsi="Times New Roman" w:cs="Times New Roman"/>
          <w:sz w:val="24"/>
          <w:szCs w:val="24"/>
        </w:rPr>
        <w:t>.</w:t>
      </w:r>
    </w:p>
    <w:p w14:paraId="148EB82C" w14:textId="07A37D8F" w:rsidR="00B41B4A" w:rsidRPr="00496740" w:rsidRDefault="000E4DE6" w:rsidP="00301BA0">
      <w:pPr>
        <w:spacing w:line="276" w:lineRule="auto"/>
        <w:rPr>
          <w:rFonts w:ascii="Times New Roman" w:hAnsi="Times New Roman" w:cs="Times New Roman"/>
          <w:sz w:val="24"/>
          <w:szCs w:val="24"/>
        </w:rPr>
      </w:pPr>
      <w:r>
        <w:rPr>
          <w:rFonts w:ascii="Times New Roman" w:hAnsi="Times New Roman" w:cs="Times New Roman"/>
          <w:sz w:val="24"/>
          <w:szCs w:val="24"/>
        </w:rPr>
        <w:tab/>
      </w:r>
      <w:r w:rsidR="002C1275" w:rsidRPr="00496740">
        <w:rPr>
          <w:rFonts w:ascii="Times New Roman" w:hAnsi="Times New Roman" w:cs="Times New Roman"/>
          <w:sz w:val="24"/>
          <w:szCs w:val="24"/>
        </w:rPr>
        <w:t>Genetic distance strongly predict</w:t>
      </w:r>
      <w:r w:rsidR="002C1275">
        <w:rPr>
          <w:rFonts w:ascii="Times New Roman" w:hAnsi="Times New Roman" w:cs="Times New Roman"/>
          <w:sz w:val="24"/>
          <w:szCs w:val="24"/>
        </w:rPr>
        <w:t>ed</w:t>
      </w:r>
      <w:r w:rsidR="002C1275" w:rsidRPr="00496740">
        <w:rPr>
          <w:rFonts w:ascii="Times New Roman" w:hAnsi="Times New Roman" w:cs="Times New Roman"/>
          <w:sz w:val="24"/>
          <w:szCs w:val="24"/>
        </w:rPr>
        <w:t xml:space="preserve"> trait divergences across this suite of </w:t>
      </w:r>
      <w:r w:rsidR="002C1275" w:rsidRPr="00496740">
        <w:rPr>
          <w:rFonts w:ascii="Times New Roman" w:hAnsi="Times New Roman" w:cs="Times New Roman"/>
          <w:i/>
          <w:sz w:val="24"/>
          <w:szCs w:val="24"/>
        </w:rPr>
        <w:t xml:space="preserve">Pseudomonas </w:t>
      </w:r>
      <w:r w:rsidR="002C1275">
        <w:rPr>
          <w:rFonts w:ascii="Times New Roman" w:hAnsi="Times New Roman" w:cs="Times New Roman"/>
          <w:sz w:val="24"/>
          <w:szCs w:val="24"/>
        </w:rPr>
        <w:t>spp. strains</w:t>
      </w:r>
      <w:r w:rsidR="00E37A2F">
        <w:rPr>
          <w:rFonts w:ascii="Times New Roman" w:hAnsi="Times New Roman" w:cs="Times New Roman"/>
          <w:sz w:val="24"/>
          <w:szCs w:val="24"/>
        </w:rPr>
        <w:t xml:space="preserve"> (</w:t>
      </w:r>
      <w:r w:rsidR="00B41B4A" w:rsidRPr="00496740">
        <w:rPr>
          <w:rFonts w:ascii="Times New Roman" w:hAnsi="Times New Roman" w:cs="Times New Roman"/>
          <w:sz w:val="24"/>
          <w:szCs w:val="24"/>
        </w:rPr>
        <w:t xml:space="preserve">mantel statistics </w:t>
      </w:r>
      <w:r w:rsidR="002C1275">
        <w:rPr>
          <w:rFonts w:ascii="Times New Roman" w:hAnsi="Times New Roman" w:cs="Times New Roman"/>
          <w:sz w:val="24"/>
          <w:szCs w:val="24"/>
        </w:rPr>
        <w:t>[</w:t>
      </w:r>
      <w:r w:rsidR="00B41B4A" w:rsidRPr="00496740">
        <w:rPr>
          <w:rFonts w:ascii="Times New Roman" w:hAnsi="Times New Roman" w:cs="Times New Roman"/>
          <w:i/>
          <w:sz w:val="24"/>
          <w:szCs w:val="24"/>
        </w:rPr>
        <w:t>m</w:t>
      </w:r>
      <w:r w:rsidR="002C1275">
        <w:rPr>
          <w:rFonts w:ascii="Times New Roman" w:hAnsi="Times New Roman" w:cs="Times New Roman"/>
          <w:sz w:val="24"/>
          <w:szCs w:val="24"/>
        </w:rPr>
        <w:t>]</w:t>
      </w:r>
      <w:r w:rsidR="00B41B4A" w:rsidRPr="00496740">
        <w:rPr>
          <w:rFonts w:ascii="Times New Roman" w:hAnsi="Times New Roman" w:cs="Times New Roman"/>
          <w:sz w:val="24"/>
          <w:szCs w:val="24"/>
        </w:rPr>
        <w:t xml:space="preserve"> </w:t>
      </w:r>
      <w:r w:rsidR="00E37A2F">
        <w:rPr>
          <w:rFonts w:ascii="Times New Roman" w:hAnsi="Times New Roman" w:cs="Times New Roman"/>
          <w:sz w:val="24"/>
          <w:szCs w:val="24"/>
        </w:rPr>
        <w:t xml:space="preserve">were </w:t>
      </w:r>
      <w:r w:rsidR="00B41B4A" w:rsidRPr="00496740">
        <w:rPr>
          <w:rFonts w:ascii="Times New Roman" w:hAnsi="Times New Roman" w:cs="Times New Roman"/>
          <w:sz w:val="24"/>
          <w:szCs w:val="24"/>
        </w:rPr>
        <w:t>above the</w:t>
      </w:r>
      <w:r w:rsidR="002C1275">
        <w:rPr>
          <w:rFonts w:ascii="Times New Roman" w:hAnsi="Times New Roman" w:cs="Times New Roman"/>
          <w:sz w:val="24"/>
          <w:szCs w:val="24"/>
        </w:rPr>
        <w:t xml:space="preserve"> 95% or</w:t>
      </w:r>
      <w:r w:rsidR="00B41B4A" w:rsidRPr="00496740">
        <w:rPr>
          <w:rFonts w:ascii="Times New Roman" w:hAnsi="Times New Roman" w:cs="Times New Roman"/>
          <w:sz w:val="24"/>
          <w:szCs w:val="24"/>
        </w:rPr>
        <w:t xml:space="preserve"> 99% </w:t>
      </w:r>
      <w:proofErr w:type="spellStart"/>
      <w:r w:rsidR="00B41B4A" w:rsidRPr="00496740">
        <w:rPr>
          <w:rFonts w:ascii="Times New Roman" w:hAnsi="Times New Roman" w:cs="Times New Roman"/>
          <w:sz w:val="24"/>
          <w:szCs w:val="24"/>
        </w:rPr>
        <w:t>quantile</w:t>
      </w:r>
      <w:proofErr w:type="spellEnd"/>
      <w:r w:rsidR="00B41B4A" w:rsidRPr="00496740">
        <w:rPr>
          <w:rFonts w:ascii="Times New Roman" w:hAnsi="Times New Roman" w:cs="Times New Roman"/>
          <w:sz w:val="24"/>
          <w:szCs w:val="24"/>
        </w:rPr>
        <w:t xml:space="preserve"> of the permuted null distribution</w:t>
      </w:r>
      <w:r w:rsidR="002C1275">
        <w:rPr>
          <w:rFonts w:ascii="Times New Roman" w:hAnsi="Times New Roman" w:cs="Times New Roman"/>
          <w:sz w:val="24"/>
          <w:szCs w:val="24"/>
        </w:rPr>
        <w:t>s</w:t>
      </w:r>
      <w:r w:rsidR="00E37A2F">
        <w:rPr>
          <w:rFonts w:ascii="Times New Roman" w:hAnsi="Times New Roman" w:cs="Times New Roman"/>
          <w:sz w:val="24"/>
          <w:szCs w:val="24"/>
        </w:rPr>
        <w:t xml:space="preserve"> for each trait</w:t>
      </w:r>
      <w:r w:rsidR="002C1275">
        <w:rPr>
          <w:rFonts w:ascii="Times New Roman" w:hAnsi="Times New Roman" w:cs="Times New Roman"/>
          <w:sz w:val="24"/>
          <w:szCs w:val="24"/>
        </w:rPr>
        <w:t>; Table S1).</w:t>
      </w:r>
      <w:r w:rsidR="00E37A2F">
        <w:rPr>
          <w:rFonts w:ascii="Times New Roman" w:hAnsi="Times New Roman" w:cs="Times New Roman"/>
          <w:sz w:val="24"/>
          <w:szCs w:val="24"/>
        </w:rPr>
        <w:t xml:space="preserve"> T</w:t>
      </w:r>
      <w:r w:rsidR="001B0FC0" w:rsidRPr="00496740">
        <w:rPr>
          <w:rFonts w:ascii="Times New Roman" w:hAnsi="Times New Roman" w:cs="Times New Roman"/>
          <w:sz w:val="24"/>
          <w:szCs w:val="24"/>
        </w:rPr>
        <w:t xml:space="preserve">he correspondence between </w:t>
      </w:r>
      <w:r w:rsidR="00AF5A49" w:rsidRPr="00496740">
        <w:rPr>
          <w:rFonts w:ascii="Times New Roman" w:hAnsi="Times New Roman" w:cs="Times New Roman"/>
          <w:sz w:val="24"/>
          <w:szCs w:val="24"/>
        </w:rPr>
        <w:t>genetic</w:t>
      </w:r>
      <w:r w:rsidR="00BF7FA7" w:rsidRPr="00496740">
        <w:rPr>
          <w:rFonts w:ascii="Times New Roman" w:hAnsi="Times New Roman" w:cs="Times New Roman"/>
          <w:sz w:val="24"/>
          <w:szCs w:val="24"/>
        </w:rPr>
        <w:t xml:space="preserve"> distance and trait similarity was weaker when comparin</w:t>
      </w:r>
      <w:r w:rsidR="00E37A2F">
        <w:rPr>
          <w:rFonts w:ascii="Times New Roman" w:hAnsi="Times New Roman" w:cs="Times New Roman"/>
          <w:sz w:val="24"/>
          <w:szCs w:val="24"/>
        </w:rPr>
        <w:t xml:space="preserve">g strains within the same clade but in all cases showed </w:t>
      </w:r>
      <w:r w:rsidR="00E37A2F">
        <w:rPr>
          <w:rFonts w:ascii="Times New Roman" w:hAnsi="Times New Roman" w:cs="Times New Roman"/>
          <w:i/>
          <w:sz w:val="24"/>
          <w:szCs w:val="24"/>
        </w:rPr>
        <w:t>m</w:t>
      </w:r>
      <w:r w:rsidR="00E37A2F">
        <w:rPr>
          <w:rFonts w:ascii="Times New Roman" w:hAnsi="Times New Roman" w:cs="Times New Roman"/>
          <w:sz w:val="24"/>
          <w:szCs w:val="24"/>
        </w:rPr>
        <w:t xml:space="preserve"> values corresponding to </w:t>
      </w:r>
      <w:r w:rsidR="00E37A2F" w:rsidRPr="00B9480D">
        <w:rPr>
          <w:rFonts w:ascii="Times New Roman" w:hAnsi="Times New Roman" w:cs="Times New Roman"/>
          <w:i/>
          <w:sz w:val="24"/>
          <w:szCs w:val="24"/>
        </w:rPr>
        <w:t>p</w:t>
      </w:r>
      <w:r w:rsidR="00B9480D">
        <w:rPr>
          <w:rFonts w:ascii="Times New Roman" w:hAnsi="Times New Roman" w:cs="Times New Roman"/>
          <w:sz w:val="24"/>
          <w:szCs w:val="24"/>
        </w:rPr>
        <w:t>≤0.028 (Table S1).</w:t>
      </w:r>
    </w:p>
    <w:p w14:paraId="17713FD2" w14:textId="5BD0E6C9" w:rsidR="00B41B4A" w:rsidRPr="00496740" w:rsidRDefault="00003959" w:rsidP="00301BA0">
      <w:pPr>
        <w:spacing w:line="276" w:lineRule="auto"/>
        <w:outlineLvl w:val="0"/>
        <w:rPr>
          <w:rFonts w:ascii="Times New Roman" w:hAnsi="Times New Roman" w:cs="Times New Roman"/>
          <w:sz w:val="24"/>
          <w:szCs w:val="24"/>
        </w:rPr>
      </w:pPr>
      <w:r>
        <w:rPr>
          <w:rFonts w:ascii="Times New Roman" w:hAnsi="Times New Roman" w:cs="Times New Roman"/>
          <w:i/>
          <w:sz w:val="24"/>
          <w:szCs w:val="24"/>
        </w:rPr>
        <w:tab/>
      </w:r>
      <w:proofErr w:type="gramStart"/>
      <w:r w:rsidR="00B41B4A" w:rsidRPr="00003959">
        <w:rPr>
          <w:rFonts w:ascii="Times New Roman" w:hAnsi="Times New Roman" w:cs="Times New Roman"/>
          <w:i/>
          <w:sz w:val="24"/>
          <w:szCs w:val="24"/>
        </w:rPr>
        <w:t>Exploitative competition traits</w:t>
      </w:r>
      <w:r>
        <w:rPr>
          <w:rFonts w:ascii="Times New Roman" w:hAnsi="Times New Roman" w:cs="Times New Roman"/>
          <w:i/>
          <w:sz w:val="24"/>
          <w:szCs w:val="24"/>
        </w:rPr>
        <w:t>.</w:t>
      </w:r>
      <w:proofErr w:type="gramEnd"/>
      <w:r>
        <w:rPr>
          <w:rFonts w:ascii="Times New Roman" w:hAnsi="Times New Roman" w:cs="Times New Roman"/>
          <w:i/>
          <w:sz w:val="24"/>
          <w:szCs w:val="24"/>
        </w:rPr>
        <w:t xml:space="preserve"> </w:t>
      </w:r>
      <w:r w:rsidR="00176759">
        <w:rPr>
          <w:rFonts w:ascii="Times New Roman" w:hAnsi="Times New Roman" w:cs="Times New Roman"/>
          <w:sz w:val="24"/>
          <w:szCs w:val="24"/>
        </w:rPr>
        <w:t>P</w:t>
      </w:r>
      <w:r w:rsidR="00176759" w:rsidRPr="00496740">
        <w:rPr>
          <w:rFonts w:ascii="Times New Roman" w:hAnsi="Times New Roman" w:cs="Times New Roman"/>
          <w:sz w:val="24"/>
          <w:szCs w:val="24"/>
        </w:rPr>
        <w:t>airwise soft-agar invasion assays (Fig. S2)</w:t>
      </w:r>
      <w:r w:rsidR="00176759">
        <w:rPr>
          <w:rFonts w:ascii="Times New Roman" w:hAnsi="Times New Roman" w:cs="Times New Roman"/>
          <w:sz w:val="24"/>
          <w:szCs w:val="24"/>
        </w:rPr>
        <w:t xml:space="preserve"> revealed that the competitive abilities of</w:t>
      </w:r>
      <w:r w:rsidR="00176759" w:rsidRPr="00496740">
        <w:rPr>
          <w:rFonts w:ascii="Times New Roman" w:hAnsi="Times New Roman" w:cs="Times New Roman"/>
          <w:sz w:val="24"/>
          <w:szCs w:val="24"/>
        </w:rPr>
        <w:t xml:space="preserve"> </w:t>
      </w:r>
      <w:r w:rsidR="00B41B4A" w:rsidRPr="00496740">
        <w:rPr>
          <w:rFonts w:ascii="Times New Roman" w:hAnsi="Times New Roman" w:cs="Times New Roman"/>
          <w:i/>
          <w:sz w:val="24"/>
          <w:szCs w:val="24"/>
        </w:rPr>
        <w:t>P. fluorescens</w:t>
      </w:r>
      <w:r w:rsidR="00B41B4A" w:rsidRPr="00496740">
        <w:rPr>
          <w:rFonts w:ascii="Times New Roman" w:hAnsi="Times New Roman" w:cs="Times New Roman"/>
          <w:sz w:val="24"/>
          <w:szCs w:val="24"/>
        </w:rPr>
        <w:t xml:space="preserve"> </w:t>
      </w:r>
      <w:r w:rsidR="00176759">
        <w:rPr>
          <w:rFonts w:ascii="Times New Roman" w:hAnsi="Times New Roman" w:cs="Times New Roman"/>
          <w:sz w:val="24"/>
          <w:szCs w:val="24"/>
        </w:rPr>
        <w:t>isolates was superior</w:t>
      </w:r>
      <w:r w:rsidR="00B41B4A" w:rsidRPr="00496740">
        <w:rPr>
          <w:rFonts w:ascii="Times New Roman" w:hAnsi="Times New Roman" w:cs="Times New Roman"/>
          <w:sz w:val="24"/>
          <w:szCs w:val="24"/>
        </w:rPr>
        <w:t xml:space="preserve"> to </w:t>
      </w:r>
      <w:r w:rsidR="00B41B4A" w:rsidRPr="00496740">
        <w:rPr>
          <w:rFonts w:ascii="Times New Roman" w:hAnsi="Times New Roman" w:cs="Times New Roman"/>
          <w:i/>
          <w:sz w:val="24"/>
          <w:szCs w:val="24"/>
        </w:rPr>
        <w:t>P. syringae</w:t>
      </w:r>
      <w:r w:rsidR="00B41B4A" w:rsidRPr="00496740">
        <w:rPr>
          <w:rFonts w:ascii="Times New Roman" w:hAnsi="Times New Roman" w:cs="Times New Roman"/>
          <w:sz w:val="24"/>
          <w:szCs w:val="24"/>
        </w:rPr>
        <w:t xml:space="preserve"> </w:t>
      </w:r>
      <w:r w:rsidR="00176759">
        <w:rPr>
          <w:rFonts w:ascii="Times New Roman" w:hAnsi="Times New Roman" w:cs="Times New Roman"/>
          <w:sz w:val="24"/>
          <w:szCs w:val="24"/>
        </w:rPr>
        <w:t xml:space="preserve">isolates </w:t>
      </w:r>
      <w:r w:rsidR="00B41B4A" w:rsidRPr="00496740">
        <w:rPr>
          <w:rFonts w:ascii="Times New Roman" w:hAnsi="Times New Roman" w:cs="Times New Roman"/>
          <w:sz w:val="24"/>
          <w:szCs w:val="24"/>
        </w:rPr>
        <w:t xml:space="preserve">across all </w:t>
      </w:r>
      <w:r w:rsidR="00176759">
        <w:rPr>
          <w:rFonts w:ascii="Times New Roman" w:hAnsi="Times New Roman" w:cs="Times New Roman"/>
          <w:sz w:val="24"/>
          <w:szCs w:val="24"/>
        </w:rPr>
        <w:t xml:space="preserve">three </w:t>
      </w:r>
      <w:r w:rsidR="00B41B4A" w:rsidRPr="00496740">
        <w:rPr>
          <w:rFonts w:ascii="Times New Roman" w:hAnsi="Times New Roman" w:cs="Times New Roman"/>
          <w:sz w:val="24"/>
          <w:szCs w:val="24"/>
        </w:rPr>
        <w:t xml:space="preserve">metrics (Fig. 1a–b). Within </w:t>
      </w:r>
      <w:r w:rsidR="00B41B4A" w:rsidRPr="00496740">
        <w:rPr>
          <w:rFonts w:ascii="Times New Roman" w:hAnsi="Times New Roman" w:cs="Times New Roman"/>
          <w:i/>
          <w:sz w:val="24"/>
          <w:szCs w:val="24"/>
        </w:rPr>
        <w:t>P. syringae</w:t>
      </w:r>
      <w:r w:rsidR="00B41B4A" w:rsidRPr="00496740">
        <w:rPr>
          <w:rFonts w:ascii="Times New Roman" w:hAnsi="Times New Roman" w:cs="Times New Roman"/>
          <w:sz w:val="24"/>
          <w:szCs w:val="24"/>
        </w:rPr>
        <w:t xml:space="preserve">, variation between sub-clades was evident (Fig. 1a), reflected in a moderate correlation between </w:t>
      </w:r>
      <w:r w:rsidR="00AF5A49" w:rsidRPr="00496740">
        <w:rPr>
          <w:rFonts w:ascii="Times New Roman" w:eastAsia="Times New Roman" w:hAnsi="Times New Roman" w:cs="Times New Roman"/>
          <w:i/>
          <w:iCs/>
          <w:color w:val="000000"/>
          <w:sz w:val="24"/>
          <w:szCs w:val="24"/>
          <w:lang w:eastAsia="en-US"/>
        </w:rPr>
        <w:t>D</w:t>
      </w:r>
      <w:r w:rsidR="00AF5A49" w:rsidRPr="00496740">
        <w:rPr>
          <w:rFonts w:ascii="Times New Roman" w:eastAsia="Times New Roman" w:hAnsi="Times New Roman" w:cs="Times New Roman"/>
          <w:i/>
          <w:iCs/>
          <w:color w:val="000000"/>
          <w:sz w:val="24"/>
          <w:szCs w:val="24"/>
          <w:vertAlign w:val="subscript"/>
          <w:lang w:eastAsia="en-US"/>
        </w:rPr>
        <w:t>G</w:t>
      </w:r>
      <w:r w:rsidR="00B41B4A" w:rsidRPr="00496740">
        <w:rPr>
          <w:rFonts w:ascii="Times New Roman" w:hAnsi="Times New Roman" w:cs="Times New Roman"/>
          <w:sz w:val="24"/>
          <w:szCs w:val="24"/>
        </w:rPr>
        <w:t xml:space="preserve"> and </w:t>
      </w:r>
      <w:r w:rsidR="00176759">
        <w:rPr>
          <w:rFonts w:ascii="Times New Roman" w:hAnsi="Times New Roman" w:cs="Times New Roman"/>
          <w:sz w:val="24"/>
          <w:szCs w:val="24"/>
        </w:rPr>
        <w:t>overall competitive fitness (</w:t>
      </w:r>
      <w:proofErr w:type="spellStart"/>
      <w:r w:rsidR="00B41B4A" w:rsidRPr="00496740">
        <w:rPr>
          <w:rFonts w:ascii="Times New Roman" w:hAnsi="Times New Roman" w:cs="Times New Roman"/>
          <w:i/>
          <w:sz w:val="24"/>
          <w:szCs w:val="24"/>
        </w:rPr>
        <w:t>C</w:t>
      </w:r>
      <w:r w:rsidR="00B41B4A" w:rsidRPr="00496740">
        <w:rPr>
          <w:rFonts w:ascii="Times New Roman" w:hAnsi="Times New Roman" w:cs="Times New Roman"/>
          <w:i/>
          <w:sz w:val="24"/>
          <w:szCs w:val="24"/>
          <w:vertAlign w:val="subscript"/>
        </w:rPr>
        <w:t>w</w:t>
      </w:r>
      <w:proofErr w:type="spellEnd"/>
      <w:r w:rsidR="00176759">
        <w:rPr>
          <w:rFonts w:ascii="Times New Roman" w:hAnsi="Times New Roman" w:cs="Times New Roman"/>
          <w:sz w:val="24"/>
          <w:szCs w:val="24"/>
        </w:rPr>
        <w:t xml:space="preserve">) </w:t>
      </w:r>
      <w:r w:rsidR="00B41B4A" w:rsidRPr="00496740">
        <w:rPr>
          <w:rFonts w:ascii="Times New Roman" w:hAnsi="Times New Roman" w:cs="Times New Roman"/>
          <w:sz w:val="24"/>
          <w:szCs w:val="24"/>
        </w:rPr>
        <w:t xml:space="preserve">(95% &lt; </w:t>
      </w:r>
      <w:r w:rsidR="00B41B4A" w:rsidRPr="00496740">
        <w:rPr>
          <w:rFonts w:ascii="Times New Roman" w:hAnsi="Times New Roman" w:cs="Times New Roman"/>
          <w:i/>
          <w:sz w:val="24"/>
          <w:szCs w:val="24"/>
        </w:rPr>
        <w:t>m</w:t>
      </w:r>
      <w:r w:rsidR="00B41B4A" w:rsidRPr="00496740">
        <w:rPr>
          <w:rFonts w:ascii="Times New Roman" w:hAnsi="Times New Roman" w:cs="Times New Roman"/>
          <w:sz w:val="24"/>
          <w:szCs w:val="24"/>
        </w:rPr>
        <w:t xml:space="preserve"> &lt; 99% null </w:t>
      </w:r>
      <w:proofErr w:type="spellStart"/>
      <w:r w:rsidR="00B41B4A" w:rsidRPr="00496740">
        <w:rPr>
          <w:rFonts w:ascii="Times New Roman" w:hAnsi="Times New Roman" w:cs="Times New Roman"/>
          <w:sz w:val="24"/>
          <w:szCs w:val="24"/>
        </w:rPr>
        <w:t>quantiles</w:t>
      </w:r>
      <w:proofErr w:type="spellEnd"/>
      <w:r w:rsidR="00B41B4A" w:rsidRPr="00496740">
        <w:rPr>
          <w:rFonts w:ascii="Times New Roman" w:hAnsi="Times New Roman" w:cs="Times New Roman"/>
          <w:sz w:val="24"/>
          <w:szCs w:val="24"/>
        </w:rPr>
        <w:t xml:space="preserve">; </w:t>
      </w:r>
      <w:r w:rsidR="0058798A">
        <w:rPr>
          <w:rFonts w:ascii="Times New Roman" w:hAnsi="Times New Roman" w:cs="Times New Roman"/>
          <w:sz w:val="24"/>
          <w:szCs w:val="24"/>
        </w:rPr>
        <w:t>Table S1</w:t>
      </w:r>
      <w:r w:rsidR="00B41B4A" w:rsidRPr="00496740">
        <w:rPr>
          <w:rFonts w:ascii="Times New Roman" w:hAnsi="Times New Roman" w:cs="Times New Roman"/>
          <w:sz w:val="24"/>
          <w:szCs w:val="24"/>
        </w:rPr>
        <w:t xml:space="preserve">). Variation in competitive indexes in </w:t>
      </w:r>
      <w:r w:rsidR="00B41B4A" w:rsidRPr="00496740">
        <w:rPr>
          <w:rFonts w:ascii="Times New Roman" w:hAnsi="Times New Roman" w:cs="Times New Roman"/>
          <w:i/>
          <w:sz w:val="24"/>
          <w:szCs w:val="24"/>
        </w:rPr>
        <w:t>P. fluorescens</w:t>
      </w:r>
      <w:r w:rsidR="00B41B4A" w:rsidRPr="00496740">
        <w:rPr>
          <w:rFonts w:ascii="Times New Roman" w:hAnsi="Times New Roman" w:cs="Times New Roman"/>
          <w:sz w:val="24"/>
          <w:szCs w:val="24"/>
        </w:rPr>
        <w:t xml:space="preserve"> was slightly bimodal (Fig. 1b), with distances between strains exhibiting a strong correlation with </w:t>
      </w:r>
      <w:r w:rsidR="00AF5A49" w:rsidRPr="00496740">
        <w:rPr>
          <w:rFonts w:ascii="Times New Roman" w:hAnsi="Times New Roman" w:cs="Times New Roman"/>
          <w:sz w:val="24"/>
          <w:szCs w:val="24"/>
        </w:rPr>
        <w:t>genetic</w:t>
      </w:r>
      <w:r w:rsidR="00B41B4A" w:rsidRPr="00496740">
        <w:rPr>
          <w:rFonts w:ascii="Times New Roman" w:hAnsi="Times New Roman" w:cs="Times New Roman"/>
          <w:sz w:val="24"/>
          <w:szCs w:val="24"/>
        </w:rPr>
        <w:t xml:space="preserve"> distance (</w:t>
      </w:r>
      <w:r w:rsidR="00B41B4A" w:rsidRPr="00496740">
        <w:rPr>
          <w:rFonts w:ascii="Times New Roman" w:hAnsi="Times New Roman" w:cs="Times New Roman"/>
          <w:i/>
          <w:sz w:val="24"/>
          <w:szCs w:val="24"/>
        </w:rPr>
        <w:t>m</w:t>
      </w:r>
      <w:r w:rsidR="00B41B4A" w:rsidRPr="00496740">
        <w:rPr>
          <w:rFonts w:ascii="Times New Roman" w:hAnsi="Times New Roman" w:cs="Times New Roman"/>
          <w:sz w:val="24"/>
          <w:szCs w:val="24"/>
        </w:rPr>
        <w:t xml:space="preserve"> &gt; 99% null </w:t>
      </w:r>
      <w:proofErr w:type="spellStart"/>
      <w:r w:rsidR="00B41B4A" w:rsidRPr="00496740">
        <w:rPr>
          <w:rFonts w:ascii="Times New Roman" w:hAnsi="Times New Roman" w:cs="Times New Roman"/>
          <w:sz w:val="24"/>
          <w:szCs w:val="24"/>
        </w:rPr>
        <w:t>quantile</w:t>
      </w:r>
      <w:proofErr w:type="spellEnd"/>
      <w:r w:rsidR="00B41B4A" w:rsidRPr="00496740">
        <w:rPr>
          <w:rFonts w:ascii="Times New Roman" w:hAnsi="Times New Roman" w:cs="Times New Roman"/>
          <w:sz w:val="24"/>
          <w:szCs w:val="24"/>
        </w:rPr>
        <w:t xml:space="preserve">; </w:t>
      </w:r>
      <w:r w:rsidR="0058798A">
        <w:rPr>
          <w:rFonts w:ascii="Times New Roman" w:hAnsi="Times New Roman" w:cs="Times New Roman"/>
          <w:sz w:val="24"/>
          <w:szCs w:val="24"/>
        </w:rPr>
        <w:t>Table S1</w:t>
      </w:r>
      <w:r w:rsidR="00B41B4A" w:rsidRPr="00496740">
        <w:rPr>
          <w:rFonts w:ascii="Times New Roman" w:hAnsi="Times New Roman" w:cs="Times New Roman"/>
          <w:sz w:val="24"/>
          <w:szCs w:val="24"/>
        </w:rPr>
        <w:t>).</w:t>
      </w:r>
    </w:p>
    <w:p w14:paraId="2E11E96C" w14:textId="4BD1E78E" w:rsidR="00DD4148" w:rsidRPr="00496740" w:rsidRDefault="00003959" w:rsidP="00301BA0">
      <w:pPr>
        <w:spacing w:line="276" w:lineRule="auto"/>
        <w:outlineLvl w:val="0"/>
        <w:rPr>
          <w:rFonts w:ascii="Times New Roman" w:hAnsi="Times New Roman" w:cs="Times New Roman"/>
          <w:sz w:val="24"/>
          <w:szCs w:val="24"/>
        </w:rPr>
      </w:pPr>
      <w:r>
        <w:rPr>
          <w:rFonts w:ascii="Times New Roman" w:hAnsi="Times New Roman" w:cs="Times New Roman"/>
          <w:i/>
          <w:sz w:val="24"/>
          <w:szCs w:val="24"/>
        </w:rPr>
        <w:tab/>
      </w:r>
      <w:proofErr w:type="gramStart"/>
      <w:r w:rsidR="00B41B4A" w:rsidRPr="00003959">
        <w:rPr>
          <w:rFonts w:ascii="Times New Roman" w:hAnsi="Times New Roman" w:cs="Times New Roman"/>
          <w:i/>
          <w:sz w:val="24"/>
          <w:szCs w:val="24"/>
        </w:rPr>
        <w:t>Interference competition traits</w:t>
      </w:r>
      <w:r w:rsidRPr="00003959">
        <w:rPr>
          <w:rFonts w:ascii="Times New Roman" w:hAnsi="Times New Roman" w:cs="Times New Roman"/>
          <w:i/>
          <w:sz w:val="24"/>
          <w:szCs w:val="24"/>
        </w:rPr>
        <w:t>.</w:t>
      </w:r>
      <w:proofErr w:type="gramEnd"/>
      <w:r>
        <w:rPr>
          <w:rFonts w:ascii="Times New Roman" w:hAnsi="Times New Roman" w:cs="Times New Roman"/>
          <w:b/>
          <w:sz w:val="24"/>
          <w:szCs w:val="24"/>
        </w:rPr>
        <w:t xml:space="preserve"> </w:t>
      </w:r>
      <w:r w:rsidR="00B41B4A" w:rsidRPr="00496740">
        <w:rPr>
          <w:rFonts w:ascii="Times New Roman" w:hAnsi="Times New Roman" w:cs="Times New Roman"/>
          <w:sz w:val="24"/>
          <w:szCs w:val="24"/>
        </w:rPr>
        <w:t xml:space="preserve">Of the 40 strains assayed, 13 (all </w:t>
      </w:r>
      <w:r w:rsidR="00B41B4A" w:rsidRPr="00496740">
        <w:rPr>
          <w:rFonts w:ascii="Times New Roman" w:hAnsi="Times New Roman" w:cs="Times New Roman"/>
          <w:i/>
          <w:sz w:val="24"/>
          <w:szCs w:val="24"/>
        </w:rPr>
        <w:t>P. fluorescens</w:t>
      </w:r>
      <w:r w:rsidR="00B41B4A" w:rsidRPr="00496740">
        <w:rPr>
          <w:rFonts w:ascii="Times New Roman" w:hAnsi="Times New Roman" w:cs="Times New Roman"/>
          <w:sz w:val="24"/>
          <w:szCs w:val="24"/>
        </w:rPr>
        <w:t xml:space="preserve">) produced halos surrounding </w:t>
      </w:r>
      <w:r w:rsidR="008F4651" w:rsidRPr="00496740">
        <w:rPr>
          <w:rFonts w:ascii="Times New Roman" w:hAnsi="Times New Roman" w:cs="Times New Roman"/>
          <w:sz w:val="24"/>
          <w:szCs w:val="24"/>
        </w:rPr>
        <w:t xml:space="preserve">some subset of </w:t>
      </w:r>
      <w:r w:rsidR="00B41B4A" w:rsidRPr="00496740">
        <w:rPr>
          <w:rFonts w:ascii="Times New Roman" w:hAnsi="Times New Roman" w:cs="Times New Roman"/>
          <w:sz w:val="24"/>
          <w:szCs w:val="24"/>
        </w:rPr>
        <w:t>the resident stra</w:t>
      </w:r>
      <w:r w:rsidR="00D85782">
        <w:rPr>
          <w:rFonts w:ascii="Times New Roman" w:hAnsi="Times New Roman" w:cs="Times New Roman"/>
          <w:sz w:val="24"/>
          <w:szCs w:val="24"/>
        </w:rPr>
        <w:t xml:space="preserve">ins they invaded, indicating the </w:t>
      </w:r>
      <w:r w:rsidR="00B41B4A" w:rsidRPr="00496740">
        <w:rPr>
          <w:rFonts w:ascii="Times New Roman" w:hAnsi="Times New Roman" w:cs="Times New Roman"/>
          <w:sz w:val="24"/>
          <w:szCs w:val="24"/>
        </w:rPr>
        <w:t>production</w:t>
      </w:r>
      <w:r w:rsidR="00D85782">
        <w:rPr>
          <w:rFonts w:ascii="Times New Roman" w:hAnsi="Times New Roman" w:cs="Times New Roman"/>
          <w:sz w:val="24"/>
          <w:szCs w:val="24"/>
        </w:rPr>
        <w:t xml:space="preserve"> of diffusible inhibitors</w:t>
      </w:r>
      <w:r w:rsidR="00B41B4A" w:rsidRPr="00496740">
        <w:rPr>
          <w:rFonts w:ascii="Times New Roman" w:hAnsi="Times New Roman" w:cs="Times New Roman"/>
          <w:sz w:val="24"/>
          <w:szCs w:val="24"/>
        </w:rPr>
        <w:t xml:space="preserve"> (Fig. S2). Although we scored inhibition as a binary trait (see </w:t>
      </w:r>
      <w:r w:rsidR="00B41B4A" w:rsidRPr="00496740">
        <w:rPr>
          <w:rFonts w:ascii="Times New Roman" w:hAnsi="Times New Roman" w:cs="Times New Roman"/>
          <w:i/>
          <w:sz w:val="24"/>
          <w:szCs w:val="24"/>
        </w:rPr>
        <w:t>Methods</w:t>
      </w:r>
      <w:r w:rsidR="00B41B4A" w:rsidRPr="00496740">
        <w:rPr>
          <w:rFonts w:ascii="Times New Roman" w:hAnsi="Times New Roman" w:cs="Times New Roman"/>
          <w:sz w:val="24"/>
          <w:szCs w:val="24"/>
        </w:rPr>
        <w:t xml:space="preserve">), the strength and extent of inhibition varied among strain pairings, examples of which are shown in Fig. S3a–c (black arrows). Mean </w:t>
      </w:r>
      <w:r w:rsidR="00695CA1">
        <w:rPr>
          <w:rFonts w:ascii="Times New Roman" w:hAnsi="Times New Roman" w:cs="Times New Roman"/>
          <w:sz w:val="24"/>
          <w:szCs w:val="24"/>
        </w:rPr>
        <w:t>inhibition</w:t>
      </w:r>
      <w:r w:rsidR="00B41B4A" w:rsidRPr="00496740">
        <w:rPr>
          <w:rFonts w:ascii="Times New Roman" w:hAnsi="Times New Roman" w:cs="Times New Roman"/>
          <w:sz w:val="24"/>
          <w:szCs w:val="24"/>
        </w:rPr>
        <w:t xml:space="preserve"> index (</w:t>
      </w:r>
      <w:r w:rsidR="00B41B4A" w:rsidRPr="00496740">
        <w:rPr>
          <w:rFonts w:ascii="Times New Roman" w:hAnsi="Times New Roman" w:cs="Times New Roman"/>
          <w:i/>
          <w:sz w:val="24"/>
          <w:szCs w:val="24"/>
        </w:rPr>
        <w:t>C</w:t>
      </w:r>
      <w:r w:rsidR="00B41B4A" w:rsidRPr="00496740">
        <w:rPr>
          <w:rFonts w:ascii="Times New Roman" w:hAnsi="Times New Roman" w:cs="Times New Roman"/>
          <w:i/>
          <w:sz w:val="24"/>
          <w:szCs w:val="24"/>
          <w:vertAlign w:val="subscript"/>
        </w:rPr>
        <w:t>t</w:t>
      </w:r>
      <w:r w:rsidR="00B41B4A" w:rsidRPr="00496740">
        <w:rPr>
          <w:rFonts w:ascii="Times New Roman" w:hAnsi="Times New Roman" w:cs="Times New Roman"/>
          <w:sz w:val="24"/>
          <w:szCs w:val="24"/>
        </w:rPr>
        <w:t>) was 0.20, although 2 strains inhibited only one other, and 03A failed to inhibit any strains</w:t>
      </w:r>
      <w:r w:rsidR="00D870BE" w:rsidRPr="00496740">
        <w:rPr>
          <w:rFonts w:ascii="Times New Roman" w:hAnsi="Times New Roman" w:cs="Times New Roman"/>
          <w:sz w:val="24"/>
          <w:szCs w:val="24"/>
        </w:rPr>
        <w:t xml:space="preserve"> (Fig. S2)</w:t>
      </w:r>
      <w:r w:rsidR="00B41B4A" w:rsidRPr="00496740">
        <w:rPr>
          <w:rFonts w:ascii="Times New Roman" w:hAnsi="Times New Roman" w:cs="Times New Roman"/>
          <w:sz w:val="24"/>
          <w:szCs w:val="24"/>
        </w:rPr>
        <w:t xml:space="preserve">. Inhibition interactions were predominately restricted to </w:t>
      </w:r>
      <w:r w:rsidR="00B41B4A" w:rsidRPr="00496740">
        <w:rPr>
          <w:rFonts w:ascii="Times New Roman" w:hAnsi="Times New Roman" w:cs="Times New Roman"/>
          <w:i/>
          <w:sz w:val="24"/>
          <w:szCs w:val="24"/>
        </w:rPr>
        <w:t>P. fluorescens</w:t>
      </w:r>
      <w:r w:rsidR="00B41B4A" w:rsidRPr="00496740">
        <w:rPr>
          <w:rFonts w:ascii="Times New Roman" w:hAnsi="Times New Roman" w:cs="Times New Roman"/>
          <w:sz w:val="24"/>
          <w:szCs w:val="24"/>
        </w:rPr>
        <w:t>–</w:t>
      </w:r>
      <w:r w:rsidR="00B41B4A" w:rsidRPr="00496740">
        <w:rPr>
          <w:rFonts w:ascii="Times New Roman" w:hAnsi="Times New Roman" w:cs="Times New Roman"/>
          <w:i/>
          <w:sz w:val="24"/>
          <w:szCs w:val="24"/>
        </w:rPr>
        <w:t>P.</w:t>
      </w:r>
      <w:r w:rsidR="00695CA1">
        <w:rPr>
          <w:rFonts w:ascii="Times New Roman" w:hAnsi="Times New Roman" w:cs="Times New Roman"/>
          <w:i/>
          <w:sz w:val="24"/>
          <w:szCs w:val="24"/>
        </w:rPr>
        <w:t xml:space="preserve"> syringae</w:t>
      </w:r>
      <w:r w:rsidR="00B41B4A" w:rsidRPr="00496740">
        <w:rPr>
          <w:rFonts w:ascii="Times New Roman" w:hAnsi="Times New Roman" w:cs="Times New Roman"/>
          <w:sz w:val="24"/>
          <w:szCs w:val="24"/>
        </w:rPr>
        <w:t xml:space="preserve"> pairings, although four </w:t>
      </w:r>
      <w:r w:rsidR="00B41B4A" w:rsidRPr="00496740">
        <w:rPr>
          <w:rFonts w:ascii="Times New Roman" w:hAnsi="Times New Roman" w:cs="Times New Roman"/>
          <w:i/>
          <w:sz w:val="24"/>
          <w:szCs w:val="24"/>
        </w:rPr>
        <w:t>P. fluorescens</w:t>
      </w:r>
      <w:r w:rsidR="00B41B4A" w:rsidRPr="00496740">
        <w:rPr>
          <w:rFonts w:ascii="Times New Roman" w:hAnsi="Times New Roman" w:cs="Times New Roman"/>
          <w:sz w:val="24"/>
          <w:szCs w:val="24"/>
        </w:rPr>
        <w:t xml:space="preserve"> strains were susceptible to inhibition by two of the toxic strains (43A, 34A; Fig. S2). Resistance to toxin producers in </w:t>
      </w:r>
      <w:r w:rsidR="00B41B4A" w:rsidRPr="00496740">
        <w:rPr>
          <w:rFonts w:ascii="Times New Roman" w:hAnsi="Times New Roman" w:cs="Times New Roman"/>
          <w:i/>
          <w:sz w:val="24"/>
          <w:szCs w:val="24"/>
        </w:rPr>
        <w:t xml:space="preserve">P. syringae </w:t>
      </w:r>
      <w:r w:rsidR="00B41B4A" w:rsidRPr="00496740">
        <w:rPr>
          <w:rFonts w:ascii="Times New Roman" w:hAnsi="Times New Roman" w:cs="Times New Roman"/>
          <w:sz w:val="24"/>
          <w:szCs w:val="24"/>
        </w:rPr>
        <w:t>was variable, although the mean value w</w:t>
      </w:r>
      <w:r w:rsidR="00EE3D79" w:rsidRPr="00496740">
        <w:rPr>
          <w:rFonts w:ascii="Times New Roman" w:hAnsi="Times New Roman" w:cs="Times New Roman"/>
          <w:sz w:val="24"/>
          <w:szCs w:val="24"/>
        </w:rPr>
        <w:t>as high at 0.72 (Fig. 1b). G</w:t>
      </w:r>
      <w:r w:rsidR="00B41B4A" w:rsidRPr="00496740">
        <w:rPr>
          <w:rFonts w:ascii="Times New Roman" w:hAnsi="Times New Roman" w:cs="Times New Roman"/>
          <w:sz w:val="24"/>
          <w:szCs w:val="24"/>
        </w:rPr>
        <w:t>enetic distance between strains was correlated neither with similarity in resistance values (</w:t>
      </w:r>
      <w:r w:rsidR="00B41B4A" w:rsidRPr="00496740">
        <w:rPr>
          <w:rFonts w:ascii="Times New Roman" w:hAnsi="Times New Roman" w:cs="Times New Roman"/>
          <w:i/>
          <w:sz w:val="24"/>
          <w:szCs w:val="24"/>
        </w:rPr>
        <w:t>C</w:t>
      </w:r>
      <w:r w:rsidR="00B41B4A" w:rsidRPr="00496740">
        <w:rPr>
          <w:rFonts w:ascii="Times New Roman" w:hAnsi="Times New Roman" w:cs="Times New Roman"/>
          <w:i/>
          <w:sz w:val="24"/>
          <w:szCs w:val="24"/>
          <w:vertAlign w:val="subscript"/>
        </w:rPr>
        <w:t>r</w:t>
      </w:r>
      <w:r w:rsidR="00B41B4A" w:rsidRPr="00496740">
        <w:rPr>
          <w:rFonts w:ascii="Times New Roman" w:hAnsi="Times New Roman" w:cs="Times New Roman"/>
          <w:sz w:val="24"/>
          <w:szCs w:val="24"/>
        </w:rPr>
        <w:t xml:space="preserve">) in </w:t>
      </w:r>
      <w:r w:rsidR="00B41B4A" w:rsidRPr="00496740">
        <w:rPr>
          <w:rFonts w:ascii="Times New Roman" w:hAnsi="Times New Roman" w:cs="Times New Roman"/>
          <w:i/>
          <w:sz w:val="24"/>
          <w:szCs w:val="24"/>
        </w:rPr>
        <w:t>P. syringae</w:t>
      </w:r>
      <w:r w:rsidR="00B41B4A" w:rsidRPr="00496740">
        <w:rPr>
          <w:rFonts w:ascii="Times New Roman" w:hAnsi="Times New Roman" w:cs="Times New Roman"/>
          <w:sz w:val="24"/>
          <w:szCs w:val="24"/>
        </w:rPr>
        <w:t xml:space="preserve"> to toxin-producers, nor with </w:t>
      </w:r>
      <w:r w:rsidR="00B41B4A" w:rsidRPr="00496740">
        <w:rPr>
          <w:rFonts w:ascii="Times New Roman" w:hAnsi="Times New Roman" w:cs="Times New Roman"/>
          <w:i/>
          <w:sz w:val="24"/>
          <w:szCs w:val="24"/>
        </w:rPr>
        <w:t>C</w:t>
      </w:r>
      <w:r w:rsidR="00B41B4A" w:rsidRPr="00496740">
        <w:rPr>
          <w:rFonts w:ascii="Times New Roman" w:hAnsi="Times New Roman" w:cs="Times New Roman"/>
          <w:i/>
          <w:sz w:val="24"/>
          <w:szCs w:val="24"/>
          <w:vertAlign w:val="subscript"/>
        </w:rPr>
        <w:t>t</w:t>
      </w:r>
      <w:r w:rsidR="00B41B4A" w:rsidRPr="00496740">
        <w:rPr>
          <w:rFonts w:ascii="Times New Roman" w:hAnsi="Times New Roman" w:cs="Times New Roman"/>
          <w:sz w:val="24"/>
          <w:szCs w:val="24"/>
        </w:rPr>
        <w:t xml:space="preserve"> in </w:t>
      </w:r>
      <w:r w:rsidR="00B41B4A" w:rsidRPr="00496740">
        <w:rPr>
          <w:rFonts w:ascii="Times New Roman" w:hAnsi="Times New Roman" w:cs="Times New Roman"/>
          <w:i/>
          <w:sz w:val="24"/>
          <w:szCs w:val="24"/>
        </w:rPr>
        <w:t>P. fluorescens</w:t>
      </w:r>
      <w:r w:rsidR="00B41B4A" w:rsidRPr="00496740">
        <w:rPr>
          <w:rFonts w:ascii="Times New Roman" w:hAnsi="Times New Roman" w:cs="Times New Roman"/>
          <w:sz w:val="24"/>
          <w:szCs w:val="24"/>
        </w:rPr>
        <w:t xml:space="preserve"> (</w:t>
      </w:r>
      <w:r w:rsidR="00B41B4A" w:rsidRPr="00496740">
        <w:rPr>
          <w:rFonts w:ascii="Times New Roman" w:hAnsi="Times New Roman" w:cs="Times New Roman"/>
          <w:i/>
          <w:sz w:val="24"/>
          <w:szCs w:val="24"/>
        </w:rPr>
        <w:t>m</w:t>
      </w:r>
      <w:r w:rsidR="00B41B4A" w:rsidRPr="00496740">
        <w:rPr>
          <w:rFonts w:ascii="Times New Roman" w:hAnsi="Times New Roman" w:cs="Times New Roman"/>
          <w:sz w:val="24"/>
          <w:szCs w:val="24"/>
        </w:rPr>
        <w:t xml:space="preserve"> &lt; 90% </w:t>
      </w:r>
      <w:proofErr w:type="spellStart"/>
      <w:r w:rsidR="00B41B4A" w:rsidRPr="00496740">
        <w:rPr>
          <w:rFonts w:ascii="Times New Roman" w:hAnsi="Times New Roman" w:cs="Times New Roman"/>
          <w:sz w:val="24"/>
          <w:szCs w:val="24"/>
        </w:rPr>
        <w:lastRenderedPageBreak/>
        <w:t>quantiles</w:t>
      </w:r>
      <w:proofErr w:type="spellEnd"/>
      <w:r w:rsidR="00B41B4A" w:rsidRPr="00496740">
        <w:rPr>
          <w:rFonts w:ascii="Times New Roman" w:hAnsi="Times New Roman" w:cs="Times New Roman"/>
          <w:sz w:val="24"/>
          <w:szCs w:val="24"/>
        </w:rPr>
        <w:t>; data not shown).</w:t>
      </w:r>
      <w:r w:rsidR="006E7E43" w:rsidRPr="00496740">
        <w:rPr>
          <w:rFonts w:ascii="Times New Roman" w:hAnsi="Times New Roman" w:cs="Times New Roman"/>
          <w:sz w:val="24"/>
          <w:szCs w:val="24"/>
        </w:rPr>
        <w:t xml:space="preserve"> Overall,</w:t>
      </w:r>
      <w:r w:rsidR="00206B01" w:rsidRPr="00496740">
        <w:rPr>
          <w:rFonts w:ascii="Times New Roman" w:hAnsi="Times New Roman" w:cs="Times New Roman"/>
          <w:sz w:val="24"/>
          <w:szCs w:val="24"/>
        </w:rPr>
        <w:t xml:space="preserve"> only</w:t>
      </w:r>
      <w:r w:rsidR="006E7E43" w:rsidRPr="00496740">
        <w:rPr>
          <w:rFonts w:ascii="Times New Roman" w:hAnsi="Times New Roman" w:cs="Times New Roman"/>
          <w:sz w:val="24"/>
          <w:szCs w:val="24"/>
        </w:rPr>
        <w:t xml:space="preserve"> </w:t>
      </w:r>
      <w:r w:rsidR="00206B01" w:rsidRPr="00496740">
        <w:rPr>
          <w:rFonts w:ascii="Times New Roman" w:hAnsi="Times New Roman" w:cs="Times New Roman"/>
          <w:i/>
          <w:sz w:val="24"/>
          <w:szCs w:val="24"/>
        </w:rPr>
        <w:t xml:space="preserve">P. fluorescens </w:t>
      </w:r>
      <w:r w:rsidR="00206B01" w:rsidRPr="00496740">
        <w:rPr>
          <w:rFonts w:ascii="Times New Roman" w:hAnsi="Times New Roman" w:cs="Times New Roman"/>
          <w:sz w:val="24"/>
          <w:szCs w:val="24"/>
        </w:rPr>
        <w:t>exhibited toxin production, but resistance to such toxins was common among strains from both clades.</w:t>
      </w:r>
    </w:p>
    <w:p w14:paraId="71D9081B" w14:textId="77777777" w:rsidR="00DC106D" w:rsidRDefault="00B41B4A" w:rsidP="00301BA0">
      <w:pPr>
        <w:spacing w:line="276" w:lineRule="auto"/>
        <w:outlineLvl w:val="0"/>
        <w:rPr>
          <w:rFonts w:ascii="Times New Roman" w:hAnsi="Times New Roman" w:cs="Times New Roman"/>
          <w:b/>
          <w:sz w:val="24"/>
          <w:szCs w:val="24"/>
        </w:rPr>
      </w:pPr>
      <w:r w:rsidRPr="00496740">
        <w:rPr>
          <w:rFonts w:ascii="Times New Roman" w:hAnsi="Times New Roman" w:cs="Times New Roman"/>
          <w:b/>
          <w:sz w:val="24"/>
          <w:szCs w:val="24"/>
        </w:rPr>
        <w:t>Correlations between life history components</w:t>
      </w:r>
    </w:p>
    <w:p w14:paraId="6E32057A" w14:textId="0FAE7450" w:rsidR="00B41B4A" w:rsidRPr="00496740" w:rsidRDefault="00003959" w:rsidP="00301BA0">
      <w:pPr>
        <w:spacing w:line="276" w:lineRule="auto"/>
        <w:outlineLvl w:val="0"/>
        <w:rPr>
          <w:rFonts w:ascii="Times New Roman" w:hAnsi="Times New Roman" w:cs="Times New Roman"/>
          <w:sz w:val="24"/>
          <w:szCs w:val="24"/>
        </w:rPr>
      </w:pPr>
      <w:r>
        <w:rPr>
          <w:rFonts w:ascii="Times New Roman" w:hAnsi="Times New Roman" w:cs="Times New Roman"/>
          <w:i/>
          <w:sz w:val="24"/>
          <w:szCs w:val="24"/>
        </w:rPr>
        <w:tab/>
      </w:r>
      <w:r w:rsidR="00DC106D" w:rsidRPr="00DC106D">
        <w:rPr>
          <w:rFonts w:ascii="Times New Roman" w:hAnsi="Times New Roman" w:cs="Times New Roman"/>
          <w:i/>
          <w:sz w:val="24"/>
          <w:szCs w:val="24"/>
        </w:rPr>
        <w:t>G</w:t>
      </w:r>
      <w:r w:rsidR="00B41B4A" w:rsidRPr="00496740">
        <w:rPr>
          <w:rFonts w:ascii="Times New Roman" w:hAnsi="Times New Roman" w:cs="Times New Roman"/>
          <w:i/>
          <w:sz w:val="24"/>
          <w:szCs w:val="24"/>
        </w:rPr>
        <w:t>rowth traits</w:t>
      </w:r>
      <w:r>
        <w:rPr>
          <w:rFonts w:ascii="Times New Roman" w:hAnsi="Times New Roman" w:cs="Times New Roman"/>
          <w:i/>
          <w:sz w:val="24"/>
          <w:szCs w:val="24"/>
        </w:rPr>
        <w:t xml:space="preserve">. </w:t>
      </w:r>
      <w:r w:rsidR="00036094">
        <w:rPr>
          <w:rFonts w:ascii="Times New Roman" w:hAnsi="Times New Roman" w:cs="Times New Roman"/>
          <w:sz w:val="24"/>
          <w:szCs w:val="24"/>
        </w:rPr>
        <w:t>Owing to the clear differences</w:t>
      </w:r>
      <w:r w:rsidR="00B41B4A" w:rsidRPr="00496740">
        <w:rPr>
          <w:rFonts w:ascii="Times New Roman" w:hAnsi="Times New Roman" w:cs="Times New Roman"/>
          <w:sz w:val="24"/>
          <w:szCs w:val="24"/>
        </w:rPr>
        <w:t xml:space="preserve"> between clades, we analyzed the correlations between the traits for each clade separately. The </w:t>
      </w:r>
      <w:commentRangeStart w:id="110"/>
      <w:r w:rsidR="00B41B4A" w:rsidRPr="00496740">
        <w:rPr>
          <w:rFonts w:ascii="Times New Roman" w:hAnsi="Times New Roman" w:cs="Times New Roman"/>
          <w:sz w:val="24"/>
          <w:szCs w:val="24"/>
        </w:rPr>
        <w:t>canonical</w:t>
      </w:r>
      <w:commentRangeEnd w:id="110"/>
      <w:r w:rsidR="0095319E">
        <w:rPr>
          <w:rStyle w:val="CommentReference"/>
        </w:rPr>
        <w:commentReference w:id="110"/>
      </w:r>
      <w:r w:rsidR="00B41B4A" w:rsidRPr="00496740">
        <w:rPr>
          <w:rFonts w:ascii="Times New Roman" w:hAnsi="Times New Roman" w:cs="Times New Roman"/>
          <w:sz w:val="24"/>
          <w:szCs w:val="24"/>
        </w:rPr>
        <w:t xml:space="preserve"> and </w:t>
      </w:r>
      <w:commentRangeStart w:id="111"/>
      <w:r w:rsidR="00B41B4A" w:rsidRPr="00496740">
        <w:rPr>
          <w:rFonts w:ascii="Times New Roman" w:hAnsi="Times New Roman" w:cs="Times New Roman"/>
          <w:sz w:val="24"/>
          <w:szCs w:val="24"/>
        </w:rPr>
        <w:t xml:space="preserve">expected negative correlation </w:t>
      </w:r>
      <w:commentRangeEnd w:id="111"/>
      <w:r w:rsidR="0095319E">
        <w:rPr>
          <w:rStyle w:val="CommentReference"/>
        </w:rPr>
        <w:commentReference w:id="111"/>
      </w:r>
      <w:r w:rsidR="00B41B4A" w:rsidRPr="00496740">
        <w:rPr>
          <w:rFonts w:ascii="Times New Roman" w:hAnsi="Times New Roman" w:cs="Times New Roman"/>
          <w:sz w:val="24"/>
          <w:szCs w:val="24"/>
        </w:rPr>
        <w:t xml:space="preserve">between </w:t>
      </w:r>
      <w:proofErr w:type="spellStart"/>
      <w:r w:rsidR="00B41B4A" w:rsidRPr="00496740">
        <w:rPr>
          <w:rFonts w:ascii="Times New Roman" w:hAnsi="Times New Roman" w:cs="Times New Roman"/>
          <w:i/>
          <w:sz w:val="24"/>
          <w:szCs w:val="24"/>
        </w:rPr>
        <w:t>r</w:t>
      </w:r>
      <w:r w:rsidR="00B41B4A" w:rsidRPr="00496740">
        <w:rPr>
          <w:rFonts w:ascii="Times New Roman" w:hAnsi="Times New Roman" w:cs="Times New Roman"/>
          <w:i/>
          <w:sz w:val="24"/>
          <w:szCs w:val="24"/>
          <w:vertAlign w:val="subscript"/>
        </w:rPr>
        <w:t>m</w:t>
      </w:r>
      <w:proofErr w:type="spellEnd"/>
      <w:r w:rsidR="00B41B4A" w:rsidRPr="00496740">
        <w:rPr>
          <w:rFonts w:ascii="Times New Roman" w:hAnsi="Times New Roman" w:cs="Times New Roman"/>
          <w:sz w:val="24"/>
          <w:szCs w:val="24"/>
        </w:rPr>
        <w:t xml:space="preserve"> and </w:t>
      </w:r>
      <w:r w:rsidR="00B41B4A" w:rsidRPr="00496740">
        <w:rPr>
          <w:rFonts w:ascii="Times New Roman" w:hAnsi="Times New Roman" w:cs="Times New Roman"/>
          <w:i/>
          <w:sz w:val="24"/>
          <w:szCs w:val="24"/>
        </w:rPr>
        <w:t>K</w:t>
      </w:r>
      <w:r w:rsidR="00B41B4A" w:rsidRPr="00496740">
        <w:rPr>
          <w:rFonts w:ascii="Times New Roman" w:hAnsi="Times New Roman" w:cs="Times New Roman"/>
          <w:sz w:val="24"/>
          <w:szCs w:val="24"/>
        </w:rPr>
        <w:t xml:space="preserve"> was not observed for either clade, although the </w:t>
      </w:r>
      <w:r w:rsidR="000770EE" w:rsidRPr="00496740">
        <w:rPr>
          <w:rFonts w:ascii="Times New Roman" w:hAnsi="Times New Roman" w:cs="Times New Roman"/>
          <w:sz w:val="24"/>
          <w:szCs w:val="24"/>
        </w:rPr>
        <w:t>trend</w:t>
      </w:r>
      <w:r w:rsidR="00B41B4A" w:rsidRPr="00496740">
        <w:rPr>
          <w:rFonts w:ascii="Times New Roman" w:hAnsi="Times New Roman" w:cs="Times New Roman"/>
          <w:sz w:val="24"/>
          <w:szCs w:val="24"/>
        </w:rPr>
        <w:t xml:space="preserve"> was weakly negative for </w:t>
      </w:r>
      <w:r w:rsidR="00B41B4A" w:rsidRPr="00496740">
        <w:rPr>
          <w:rFonts w:ascii="Times New Roman" w:hAnsi="Times New Roman" w:cs="Times New Roman"/>
          <w:i/>
          <w:sz w:val="24"/>
          <w:szCs w:val="24"/>
        </w:rPr>
        <w:t>P. fluorescens</w:t>
      </w:r>
      <w:r w:rsidR="00B41B4A" w:rsidRPr="00496740">
        <w:rPr>
          <w:rFonts w:ascii="Times New Roman" w:hAnsi="Times New Roman" w:cs="Times New Roman"/>
          <w:sz w:val="24"/>
          <w:szCs w:val="24"/>
        </w:rPr>
        <w:t xml:space="preserve">; for </w:t>
      </w:r>
      <w:r w:rsidR="00B41B4A" w:rsidRPr="00496740">
        <w:rPr>
          <w:rFonts w:ascii="Times New Roman" w:hAnsi="Times New Roman" w:cs="Times New Roman"/>
          <w:i/>
          <w:sz w:val="24"/>
          <w:szCs w:val="24"/>
        </w:rPr>
        <w:t>P. syringae</w:t>
      </w:r>
      <w:r w:rsidR="00B41B4A" w:rsidRPr="00496740">
        <w:rPr>
          <w:rFonts w:ascii="Times New Roman" w:hAnsi="Times New Roman" w:cs="Times New Roman"/>
          <w:sz w:val="24"/>
          <w:szCs w:val="24"/>
        </w:rPr>
        <w:t xml:space="preserve"> it was positive (Pearson’s </w:t>
      </w:r>
      <w:r w:rsidR="00B41B4A" w:rsidRPr="00496740">
        <w:rPr>
          <w:rFonts w:ascii="Times New Roman" w:hAnsi="Times New Roman" w:cs="Times New Roman"/>
          <w:i/>
          <w:sz w:val="24"/>
          <w:szCs w:val="24"/>
        </w:rPr>
        <w:t xml:space="preserve">r </w:t>
      </w:r>
      <w:r w:rsidR="00B41B4A" w:rsidRPr="00496740">
        <w:rPr>
          <w:rFonts w:ascii="Times New Roman" w:hAnsi="Times New Roman" w:cs="Times New Roman"/>
          <w:sz w:val="24"/>
          <w:szCs w:val="24"/>
        </w:rPr>
        <w:t xml:space="preserve">= 0.47 [0.10–0.73 95% CI], </w:t>
      </w:r>
      <w:r w:rsidR="00B41B4A" w:rsidRPr="00496740">
        <w:rPr>
          <w:rFonts w:ascii="Times New Roman" w:hAnsi="Times New Roman" w:cs="Times New Roman"/>
          <w:i/>
          <w:sz w:val="24"/>
          <w:szCs w:val="24"/>
        </w:rPr>
        <w:t>p</w:t>
      </w:r>
      <w:r w:rsidR="00B41B4A" w:rsidRPr="00496740">
        <w:rPr>
          <w:rFonts w:ascii="Times New Roman" w:hAnsi="Times New Roman" w:cs="Times New Roman"/>
          <w:sz w:val="24"/>
          <w:szCs w:val="24"/>
        </w:rPr>
        <w:t xml:space="preserve"> = 0.016; Fig. 2a). Instead of an </w:t>
      </w:r>
      <w:proofErr w:type="spellStart"/>
      <w:r w:rsidR="00B41B4A" w:rsidRPr="00496740">
        <w:rPr>
          <w:rFonts w:ascii="Times New Roman" w:hAnsi="Times New Roman" w:cs="Times New Roman"/>
          <w:i/>
          <w:sz w:val="24"/>
          <w:szCs w:val="24"/>
        </w:rPr>
        <w:t>r</w:t>
      </w:r>
      <w:r w:rsidR="00B41B4A" w:rsidRPr="00496740">
        <w:rPr>
          <w:rFonts w:ascii="Times New Roman" w:hAnsi="Times New Roman" w:cs="Times New Roman"/>
          <w:i/>
          <w:sz w:val="24"/>
          <w:szCs w:val="24"/>
          <w:vertAlign w:val="subscript"/>
        </w:rPr>
        <w:t>m</w:t>
      </w:r>
      <w:proofErr w:type="spellEnd"/>
      <w:r w:rsidR="00B41B4A" w:rsidRPr="00496740">
        <w:rPr>
          <w:rFonts w:ascii="Times New Roman" w:hAnsi="Times New Roman" w:cs="Times New Roman"/>
          <w:sz w:val="24"/>
          <w:szCs w:val="24"/>
        </w:rPr>
        <w:t xml:space="preserve"> trade-off with </w:t>
      </w:r>
      <w:r w:rsidR="00B41B4A" w:rsidRPr="00496740">
        <w:rPr>
          <w:rFonts w:ascii="Times New Roman" w:hAnsi="Times New Roman" w:cs="Times New Roman"/>
          <w:i/>
          <w:sz w:val="24"/>
          <w:szCs w:val="24"/>
        </w:rPr>
        <w:t>K</w:t>
      </w:r>
      <w:r w:rsidR="00B41B4A" w:rsidRPr="00496740">
        <w:rPr>
          <w:rFonts w:ascii="Times New Roman" w:hAnsi="Times New Roman" w:cs="Times New Roman"/>
          <w:sz w:val="24"/>
          <w:szCs w:val="24"/>
        </w:rPr>
        <w:t xml:space="preserve">, </w:t>
      </w:r>
      <w:r w:rsidR="00B41B4A" w:rsidRPr="00496740">
        <w:rPr>
          <w:rFonts w:ascii="Times New Roman" w:hAnsi="Times New Roman" w:cs="Times New Roman"/>
          <w:i/>
          <w:sz w:val="24"/>
          <w:szCs w:val="24"/>
        </w:rPr>
        <w:t>P. fluorescens</w:t>
      </w:r>
      <w:r w:rsidR="00B41B4A" w:rsidRPr="00496740">
        <w:rPr>
          <w:rFonts w:ascii="Times New Roman" w:hAnsi="Times New Roman" w:cs="Times New Roman"/>
          <w:sz w:val="24"/>
          <w:szCs w:val="24"/>
        </w:rPr>
        <w:t xml:space="preserve"> strains exhibited a positive correl</w:t>
      </w:r>
      <w:r w:rsidR="000770EE" w:rsidRPr="00496740">
        <w:rPr>
          <w:rFonts w:ascii="Times New Roman" w:hAnsi="Times New Roman" w:cs="Times New Roman"/>
          <w:sz w:val="24"/>
          <w:szCs w:val="24"/>
        </w:rPr>
        <w:t xml:space="preserve">ation </w:t>
      </w:r>
      <w:r w:rsidR="00295823" w:rsidRPr="00496740">
        <w:rPr>
          <w:rFonts w:ascii="Times New Roman" w:hAnsi="Times New Roman" w:cs="Times New Roman"/>
          <w:sz w:val="24"/>
          <w:szCs w:val="24"/>
        </w:rPr>
        <w:t xml:space="preserve">between growth rate and </w:t>
      </w:r>
      <w:r w:rsidR="000770EE" w:rsidRPr="00496740">
        <w:rPr>
          <w:rFonts w:ascii="Times New Roman" w:hAnsi="Times New Roman" w:cs="Times New Roman"/>
          <w:sz w:val="24"/>
          <w:szCs w:val="24"/>
        </w:rPr>
        <w:t>with lag time: the faster</w:t>
      </w:r>
      <w:r w:rsidR="00B41B4A" w:rsidRPr="00496740">
        <w:rPr>
          <w:rFonts w:ascii="Times New Roman" w:hAnsi="Times New Roman" w:cs="Times New Roman"/>
          <w:sz w:val="24"/>
          <w:szCs w:val="24"/>
        </w:rPr>
        <w:t xml:space="preserve"> growing strains had </w:t>
      </w:r>
      <w:r w:rsidR="000770EE" w:rsidRPr="00496740">
        <w:rPr>
          <w:rFonts w:ascii="Times New Roman" w:hAnsi="Times New Roman" w:cs="Times New Roman"/>
          <w:sz w:val="24"/>
          <w:szCs w:val="24"/>
        </w:rPr>
        <w:t>slower</w:t>
      </w:r>
      <w:r w:rsidR="00B41B4A" w:rsidRPr="00496740">
        <w:rPr>
          <w:rFonts w:ascii="Times New Roman" w:hAnsi="Times New Roman" w:cs="Times New Roman"/>
          <w:sz w:val="24"/>
          <w:szCs w:val="24"/>
        </w:rPr>
        <w:t xml:space="preserve"> acceleration. Lag showed no</w:t>
      </w:r>
      <w:del w:id="112" w:author="Noah Whiteman" w:date="2015-11-08T14:52:00Z">
        <w:r w:rsidR="00B41B4A" w:rsidRPr="00496740" w:rsidDel="0095319E">
          <w:rPr>
            <w:rFonts w:ascii="Times New Roman" w:hAnsi="Times New Roman" w:cs="Times New Roman"/>
            <w:sz w:val="24"/>
            <w:szCs w:val="24"/>
          </w:rPr>
          <w:delText xml:space="preserve"> such</w:delText>
        </w:r>
      </w:del>
      <w:r w:rsidR="00B41B4A" w:rsidRPr="00496740">
        <w:rPr>
          <w:rFonts w:ascii="Times New Roman" w:hAnsi="Times New Roman" w:cs="Times New Roman"/>
          <w:sz w:val="24"/>
          <w:szCs w:val="24"/>
        </w:rPr>
        <w:t xml:space="preserve"> correlation </w:t>
      </w:r>
      <w:r w:rsidR="000770EE" w:rsidRPr="00496740">
        <w:rPr>
          <w:rFonts w:ascii="Times New Roman" w:hAnsi="Times New Roman" w:cs="Times New Roman"/>
          <w:sz w:val="24"/>
          <w:szCs w:val="24"/>
        </w:rPr>
        <w:t xml:space="preserve">with </w:t>
      </w:r>
      <w:proofErr w:type="spellStart"/>
      <w:r w:rsidR="000770EE" w:rsidRPr="00496740">
        <w:rPr>
          <w:rFonts w:ascii="Times New Roman" w:hAnsi="Times New Roman" w:cs="Times New Roman"/>
          <w:i/>
          <w:sz w:val="24"/>
          <w:szCs w:val="24"/>
        </w:rPr>
        <w:t>r</w:t>
      </w:r>
      <w:r w:rsidR="000770EE" w:rsidRPr="00496740">
        <w:rPr>
          <w:rFonts w:ascii="Times New Roman" w:hAnsi="Times New Roman" w:cs="Times New Roman"/>
          <w:i/>
          <w:sz w:val="24"/>
          <w:szCs w:val="24"/>
          <w:vertAlign w:val="subscript"/>
        </w:rPr>
        <w:t>m</w:t>
      </w:r>
      <w:proofErr w:type="spellEnd"/>
      <w:r w:rsidR="000770EE" w:rsidRPr="00496740">
        <w:rPr>
          <w:rFonts w:ascii="Times New Roman" w:hAnsi="Times New Roman" w:cs="Times New Roman"/>
          <w:sz w:val="24"/>
          <w:szCs w:val="24"/>
        </w:rPr>
        <w:t xml:space="preserve"> </w:t>
      </w:r>
      <w:r w:rsidR="00B41B4A" w:rsidRPr="00496740">
        <w:rPr>
          <w:rFonts w:ascii="Times New Roman" w:hAnsi="Times New Roman" w:cs="Times New Roman"/>
          <w:sz w:val="24"/>
          <w:szCs w:val="24"/>
        </w:rPr>
        <w:t xml:space="preserve">for </w:t>
      </w:r>
      <w:r w:rsidR="00B41B4A" w:rsidRPr="00496740">
        <w:rPr>
          <w:rFonts w:ascii="Times New Roman" w:hAnsi="Times New Roman" w:cs="Times New Roman"/>
          <w:i/>
          <w:sz w:val="24"/>
          <w:szCs w:val="24"/>
        </w:rPr>
        <w:t>P. syringae</w:t>
      </w:r>
      <w:r w:rsidR="00B41B4A" w:rsidRPr="00496740">
        <w:rPr>
          <w:rFonts w:ascii="Times New Roman" w:hAnsi="Times New Roman" w:cs="Times New Roman"/>
          <w:sz w:val="24"/>
          <w:szCs w:val="24"/>
        </w:rPr>
        <w:t xml:space="preserve">, but was weakly positively correlated with maximum yield, </w:t>
      </w:r>
      <w:r w:rsidR="00B41B4A" w:rsidRPr="00496740">
        <w:rPr>
          <w:rFonts w:ascii="Times New Roman" w:hAnsi="Times New Roman" w:cs="Times New Roman"/>
          <w:i/>
          <w:sz w:val="24"/>
          <w:szCs w:val="24"/>
        </w:rPr>
        <w:t>K</w:t>
      </w:r>
      <w:r w:rsidR="00B41B4A" w:rsidRPr="00496740">
        <w:rPr>
          <w:rFonts w:ascii="Times New Roman" w:hAnsi="Times New Roman" w:cs="Times New Roman"/>
          <w:sz w:val="24"/>
          <w:szCs w:val="24"/>
        </w:rPr>
        <w:t xml:space="preserve"> (Fig. 2a). Detailed scatterplots are presented in Fig. </w:t>
      </w:r>
      <w:proofErr w:type="gramStart"/>
      <w:r w:rsidR="00B41B4A" w:rsidRPr="00496740">
        <w:rPr>
          <w:rFonts w:ascii="Times New Roman" w:hAnsi="Times New Roman" w:cs="Times New Roman"/>
          <w:sz w:val="24"/>
          <w:szCs w:val="24"/>
        </w:rPr>
        <w:t xml:space="preserve">S4a for all growth trait </w:t>
      </w:r>
      <w:r w:rsidR="004E6E72" w:rsidRPr="00496740">
        <w:rPr>
          <w:rFonts w:ascii="Times New Roman" w:hAnsi="Times New Roman" w:cs="Times New Roman"/>
          <w:sz w:val="24"/>
          <w:szCs w:val="24"/>
        </w:rPr>
        <w:t>comparisons</w:t>
      </w:r>
      <w:r w:rsidR="00B41B4A" w:rsidRPr="00496740">
        <w:rPr>
          <w:rFonts w:ascii="Times New Roman" w:hAnsi="Times New Roman" w:cs="Times New Roman"/>
          <w:sz w:val="24"/>
          <w:szCs w:val="24"/>
        </w:rPr>
        <w:t>.</w:t>
      </w:r>
      <w:proofErr w:type="gramEnd"/>
    </w:p>
    <w:p w14:paraId="2CBE913B" w14:textId="69DB790B" w:rsidR="00B41B4A" w:rsidRPr="00496740" w:rsidRDefault="00003959" w:rsidP="00301BA0">
      <w:pPr>
        <w:spacing w:line="276" w:lineRule="auto"/>
        <w:outlineLvl w:val="0"/>
        <w:rPr>
          <w:rFonts w:ascii="Times New Roman" w:hAnsi="Times New Roman" w:cs="Times New Roman"/>
          <w:sz w:val="24"/>
          <w:szCs w:val="24"/>
        </w:rPr>
      </w:pPr>
      <w:r>
        <w:rPr>
          <w:rFonts w:ascii="Times New Roman" w:hAnsi="Times New Roman" w:cs="Times New Roman"/>
          <w:i/>
          <w:sz w:val="24"/>
          <w:szCs w:val="24"/>
        </w:rPr>
        <w:tab/>
      </w:r>
      <w:r w:rsidR="00EC077A">
        <w:rPr>
          <w:rFonts w:ascii="Times New Roman" w:hAnsi="Times New Roman" w:cs="Times New Roman"/>
          <w:i/>
          <w:sz w:val="24"/>
          <w:szCs w:val="24"/>
        </w:rPr>
        <w:t>Resource environment</w:t>
      </w:r>
      <w:r>
        <w:rPr>
          <w:rFonts w:ascii="Times New Roman" w:hAnsi="Times New Roman" w:cs="Times New Roman"/>
          <w:i/>
          <w:sz w:val="24"/>
          <w:szCs w:val="24"/>
        </w:rPr>
        <w:t xml:space="preserve">. </w:t>
      </w:r>
      <w:r w:rsidR="00123A9C" w:rsidRPr="00496740">
        <w:rPr>
          <w:rFonts w:ascii="Times New Roman" w:hAnsi="Times New Roman" w:cs="Times New Roman"/>
          <w:sz w:val="24"/>
          <w:szCs w:val="24"/>
        </w:rPr>
        <w:t xml:space="preserve">Maximum growth rate, lag phase duration, and maximum yield were </w:t>
      </w:r>
      <w:r w:rsidR="00114CE8" w:rsidRPr="00496740">
        <w:rPr>
          <w:rFonts w:ascii="Times New Roman" w:hAnsi="Times New Roman" w:cs="Times New Roman"/>
          <w:sz w:val="24"/>
          <w:szCs w:val="24"/>
        </w:rPr>
        <w:t>only loosely correlated between</w:t>
      </w:r>
      <w:r w:rsidR="00123A9C" w:rsidRPr="00496740">
        <w:rPr>
          <w:rFonts w:ascii="Times New Roman" w:hAnsi="Times New Roman" w:cs="Times New Roman"/>
          <w:sz w:val="24"/>
          <w:szCs w:val="24"/>
        </w:rPr>
        <w:t xml:space="preserve"> minimal media (MM) and a rich media (KB)</w:t>
      </w:r>
      <w:r w:rsidR="00114CE8" w:rsidRPr="00496740">
        <w:rPr>
          <w:rFonts w:ascii="Times New Roman" w:hAnsi="Times New Roman" w:cs="Times New Roman"/>
          <w:sz w:val="24"/>
          <w:szCs w:val="24"/>
        </w:rPr>
        <w:t xml:space="preserve"> (Fig.</w:t>
      </w:r>
      <w:r w:rsidR="00865425" w:rsidRPr="00496740">
        <w:rPr>
          <w:rFonts w:ascii="Times New Roman" w:hAnsi="Times New Roman" w:cs="Times New Roman"/>
          <w:sz w:val="24"/>
          <w:szCs w:val="24"/>
        </w:rPr>
        <w:t xml:space="preserve"> S5). W</w:t>
      </w:r>
      <w:r w:rsidR="00114CE8" w:rsidRPr="00496740">
        <w:rPr>
          <w:rFonts w:ascii="Times New Roman" w:hAnsi="Times New Roman" w:cs="Times New Roman"/>
          <w:sz w:val="24"/>
          <w:szCs w:val="24"/>
        </w:rPr>
        <w:t xml:space="preserve">hen they were correlated, strains from </w:t>
      </w:r>
      <w:r w:rsidR="00114CE8" w:rsidRPr="00496740">
        <w:rPr>
          <w:rFonts w:ascii="Times New Roman" w:hAnsi="Times New Roman" w:cs="Times New Roman"/>
          <w:i/>
          <w:sz w:val="24"/>
          <w:szCs w:val="24"/>
        </w:rPr>
        <w:t xml:space="preserve">P. fluorescens </w:t>
      </w:r>
      <w:r w:rsidR="00114CE8" w:rsidRPr="00496740">
        <w:rPr>
          <w:rFonts w:ascii="Times New Roman" w:hAnsi="Times New Roman" w:cs="Times New Roman"/>
          <w:sz w:val="24"/>
          <w:szCs w:val="24"/>
        </w:rPr>
        <w:t xml:space="preserve">and </w:t>
      </w:r>
      <w:r w:rsidR="00114CE8" w:rsidRPr="00496740">
        <w:rPr>
          <w:rFonts w:ascii="Times New Roman" w:hAnsi="Times New Roman" w:cs="Times New Roman"/>
          <w:i/>
          <w:sz w:val="24"/>
          <w:szCs w:val="24"/>
        </w:rPr>
        <w:t xml:space="preserve">P. syringae </w:t>
      </w:r>
      <w:r w:rsidR="00114CE8" w:rsidRPr="00496740">
        <w:rPr>
          <w:rFonts w:ascii="Times New Roman" w:hAnsi="Times New Roman" w:cs="Times New Roman"/>
          <w:sz w:val="24"/>
          <w:szCs w:val="24"/>
        </w:rPr>
        <w:t>exhibited qualitatively distinct patterns. Maximum growth rate</w:t>
      </w:r>
      <w:r w:rsidR="00B41B4A" w:rsidRPr="00496740">
        <w:rPr>
          <w:rFonts w:ascii="Times New Roman" w:hAnsi="Times New Roman" w:cs="Times New Roman"/>
          <w:sz w:val="24"/>
          <w:szCs w:val="24"/>
        </w:rPr>
        <w:t xml:space="preserve"> was positively correlated across environments for </w:t>
      </w:r>
      <w:r w:rsidR="00B41B4A" w:rsidRPr="00496740">
        <w:rPr>
          <w:rFonts w:ascii="Times New Roman" w:hAnsi="Times New Roman" w:cs="Times New Roman"/>
          <w:i/>
          <w:sz w:val="24"/>
          <w:szCs w:val="24"/>
        </w:rPr>
        <w:t>P. syringae</w:t>
      </w:r>
      <w:r w:rsidR="00B41B4A" w:rsidRPr="00496740">
        <w:rPr>
          <w:rFonts w:ascii="Times New Roman" w:hAnsi="Times New Roman" w:cs="Times New Roman"/>
          <w:sz w:val="24"/>
          <w:szCs w:val="24"/>
        </w:rPr>
        <w:t xml:space="preserve"> but negative for </w:t>
      </w:r>
      <w:r w:rsidR="00B41B4A" w:rsidRPr="00496740">
        <w:rPr>
          <w:rFonts w:ascii="Times New Roman" w:hAnsi="Times New Roman" w:cs="Times New Roman"/>
          <w:i/>
          <w:sz w:val="24"/>
          <w:szCs w:val="24"/>
        </w:rPr>
        <w:t>P. fluorescens</w:t>
      </w:r>
      <w:r w:rsidR="00B41B4A" w:rsidRPr="00496740">
        <w:rPr>
          <w:rFonts w:ascii="Times New Roman" w:hAnsi="Times New Roman" w:cs="Times New Roman"/>
          <w:sz w:val="24"/>
          <w:szCs w:val="24"/>
        </w:rPr>
        <w:t>; the latter strains exhibited a trade-off such that the slowest growers in minimal media were nearly twice as fast as the rest when in rich media</w:t>
      </w:r>
      <w:r w:rsidR="00F41028" w:rsidRPr="00496740">
        <w:rPr>
          <w:rFonts w:ascii="Times New Roman" w:hAnsi="Times New Roman" w:cs="Times New Roman"/>
          <w:sz w:val="24"/>
          <w:szCs w:val="24"/>
        </w:rPr>
        <w:t>, and vice versa</w:t>
      </w:r>
      <w:r w:rsidR="00B41B4A" w:rsidRPr="00496740">
        <w:rPr>
          <w:rFonts w:ascii="Times New Roman" w:hAnsi="Times New Roman" w:cs="Times New Roman"/>
          <w:sz w:val="24"/>
          <w:szCs w:val="24"/>
        </w:rPr>
        <w:t xml:space="preserve"> (Fig S5a). </w:t>
      </w:r>
      <w:r w:rsidR="00B41B4A" w:rsidRPr="00496740">
        <w:rPr>
          <w:rFonts w:ascii="Times New Roman" w:hAnsi="Times New Roman" w:cs="Times New Roman"/>
          <w:i/>
          <w:sz w:val="24"/>
          <w:szCs w:val="24"/>
        </w:rPr>
        <w:t xml:space="preserve">P. fluorescens </w:t>
      </w:r>
      <w:r w:rsidR="003A6C4C" w:rsidRPr="00496740">
        <w:rPr>
          <w:rFonts w:ascii="Times New Roman" w:hAnsi="Times New Roman" w:cs="Times New Roman"/>
          <w:sz w:val="24"/>
          <w:szCs w:val="24"/>
        </w:rPr>
        <w:t xml:space="preserve">lag time also exhibited a trade-off </w:t>
      </w:r>
      <w:r w:rsidR="00B41B4A" w:rsidRPr="00496740">
        <w:rPr>
          <w:rFonts w:ascii="Times New Roman" w:hAnsi="Times New Roman" w:cs="Times New Roman"/>
          <w:sz w:val="24"/>
          <w:szCs w:val="24"/>
        </w:rPr>
        <w:t>between environments</w:t>
      </w:r>
      <w:r w:rsidR="00114CE8" w:rsidRPr="00496740">
        <w:rPr>
          <w:rFonts w:ascii="Times New Roman" w:hAnsi="Times New Roman" w:cs="Times New Roman"/>
          <w:sz w:val="24"/>
          <w:szCs w:val="24"/>
        </w:rPr>
        <w:t>, to which maximum growth rate</w:t>
      </w:r>
      <w:r w:rsidR="00B41B4A" w:rsidRPr="00496740">
        <w:rPr>
          <w:rFonts w:ascii="Times New Roman" w:hAnsi="Times New Roman" w:cs="Times New Roman"/>
          <w:sz w:val="24"/>
          <w:szCs w:val="24"/>
        </w:rPr>
        <w:t xml:space="preserve"> was similarly positively correlated</w:t>
      </w:r>
      <w:r w:rsidR="00114CE8" w:rsidRPr="00496740">
        <w:rPr>
          <w:rFonts w:ascii="Times New Roman" w:hAnsi="Times New Roman" w:cs="Times New Roman"/>
          <w:sz w:val="24"/>
          <w:szCs w:val="24"/>
        </w:rPr>
        <w:t>,</w:t>
      </w:r>
      <w:r w:rsidR="00B41B4A" w:rsidRPr="00496740">
        <w:rPr>
          <w:rFonts w:ascii="Times New Roman" w:hAnsi="Times New Roman" w:cs="Times New Roman"/>
          <w:sz w:val="24"/>
          <w:szCs w:val="24"/>
        </w:rPr>
        <w:t xml:space="preserve"> as in MM. The between-trait correlations were conserved across environments for </w:t>
      </w:r>
      <w:r w:rsidR="00B41B4A" w:rsidRPr="00496740">
        <w:rPr>
          <w:rFonts w:ascii="Times New Roman" w:hAnsi="Times New Roman" w:cs="Times New Roman"/>
          <w:i/>
          <w:sz w:val="24"/>
          <w:szCs w:val="24"/>
        </w:rPr>
        <w:t>P. syringae</w:t>
      </w:r>
      <w:r w:rsidR="00B41B4A" w:rsidRPr="00496740">
        <w:rPr>
          <w:rFonts w:ascii="Times New Roman" w:hAnsi="Times New Roman" w:cs="Times New Roman"/>
          <w:sz w:val="24"/>
          <w:szCs w:val="24"/>
        </w:rPr>
        <w:t>, reflected in</w:t>
      </w:r>
      <w:r w:rsidR="00114CE8" w:rsidRPr="00496740">
        <w:rPr>
          <w:rFonts w:ascii="Times New Roman" w:hAnsi="Times New Roman" w:cs="Times New Roman"/>
          <w:sz w:val="24"/>
          <w:szCs w:val="24"/>
        </w:rPr>
        <w:t xml:space="preserve"> a positive correlation between growth rate and yield</w:t>
      </w:r>
      <w:r w:rsidR="00B41B4A" w:rsidRPr="00496740">
        <w:rPr>
          <w:rFonts w:ascii="Times New Roman" w:hAnsi="Times New Roman" w:cs="Times New Roman"/>
          <w:sz w:val="24"/>
          <w:szCs w:val="24"/>
        </w:rPr>
        <w:t xml:space="preserve"> (Fig. S5b). However, we observed wide variance and no correlation</w:t>
      </w:r>
      <w:r w:rsidR="00114CE8" w:rsidRPr="00496740">
        <w:rPr>
          <w:rFonts w:ascii="Times New Roman" w:hAnsi="Times New Roman" w:cs="Times New Roman"/>
          <w:sz w:val="24"/>
          <w:szCs w:val="24"/>
        </w:rPr>
        <w:t>s between environments for both lag phase</w:t>
      </w:r>
      <w:r w:rsidR="00B41B4A" w:rsidRPr="00496740">
        <w:rPr>
          <w:rFonts w:ascii="Times New Roman" w:hAnsi="Times New Roman" w:cs="Times New Roman"/>
          <w:sz w:val="24"/>
          <w:szCs w:val="24"/>
        </w:rPr>
        <w:t xml:space="preserve"> and</w:t>
      </w:r>
      <w:r w:rsidR="00114CE8" w:rsidRPr="00496740">
        <w:rPr>
          <w:rFonts w:ascii="Times New Roman" w:hAnsi="Times New Roman" w:cs="Times New Roman"/>
          <w:sz w:val="24"/>
          <w:szCs w:val="24"/>
        </w:rPr>
        <w:t xml:space="preserve"> yield </w:t>
      </w:r>
      <w:r w:rsidR="00B41B4A" w:rsidRPr="00496740">
        <w:rPr>
          <w:rFonts w:ascii="Times New Roman" w:hAnsi="Times New Roman" w:cs="Times New Roman"/>
          <w:sz w:val="24"/>
          <w:szCs w:val="24"/>
        </w:rPr>
        <w:t>on their own (Fig. S5a).</w:t>
      </w:r>
      <w:r w:rsidR="00114CE8" w:rsidRPr="00496740">
        <w:rPr>
          <w:rFonts w:ascii="Times New Roman" w:hAnsi="Times New Roman" w:cs="Times New Roman"/>
          <w:sz w:val="24"/>
          <w:szCs w:val="24"/>
        </w:rPr>
        <w:t xml:space="preserve"> Resource environment thus plays a potentially large role in coordinating the expression of traits related to these fundamental life history characters.</w:t>
      </w:r>
    </w:p>
    <w:p w14:paraId="25D64819" w14:textId="77777777" w:rsidR="00B41B4A" w:rsidRPr="00496740" w:rsidRDefault="00B41B4A" w:rsidP="00301BA0">
      <w:pPr>
        <w:spacing w:line="276" w:lineRule="auto"/>
        <w:rPr>
          <w:rFonts w:ascii="Times New Roman" w:hAnsi="Times New Roman" w:cs="Times New Roman"/>
          <w:sz w:val="24"/>
          <w:szCs w:val="24"/>
        </w:rPr>
      </w:pPr>
    </w:p>
    <w:p w14:paraId="018DD034" w14:textId="64ECA95D" w:rsidR="00B41B4A" w:rsidRPr="00496740" w:rsidRDefault="00003959" w:rsidP="00301BA0">
      <w:pPr>
        <w:spacing w:line="276" w:lineRule="auto"/>
        <w:outlineLvl w:val="0"/>
        <w:rPr>
          <w:rFonts w:ascii="Times New Roman" w:hAnsi="Times New Roman" w:cs="Times New Roman"/>
          <w:sz w:val="24"/>
          <w:szCs w:val="24"/>
        </w:rPr>
      </w:pPr>
      <w:r>
        <w:rPr>
          <w:rFonts w:ascii="Times New Roman" w:hAnsi="Times New Roman" w:cs="Times New Roman"/>
          <w:i/>
          <w:sz w:val="24"/>
          <w:szCs w:val="24"/>
        </w:rPr>
        <w:tab/>
      </w:r>
      <w:r w:rsidR="00B41B4A" w:rsidRPr="00496740">
        <w:rPr>
          <w:rFonts w:ascii="Times New Roman" w:hAnsi="Times New Roman" w:cs="Times New Roman"/>
          <w:i/>
          <w:sz w:val="24"/>
          <w:szCs w:val="24"/>
        </w:rPr>
        <w:t xml:space="preserve">Life history </w:t>
      </w:r>
      <w:r w:rsidR="00B96CEC" w:rsidRPr="00496740">
        <w:rPr>
          <w:rFonts w:ascii="Times New Roman" w:hAnsi="Times New Roman" w:cs="Times New Roman"/>
          <w:i/>
          <w:sz w:val="24"/>
          <w:szCs w:val="24"/>
        </w:rPr>
        <w:t>correlates of</w:t>
      </w:r>
      <w:r w:rsidR="00B41B4A" w:rsidRPr="00496740">
        <w:rPr>
          <w:rFonts w:ascii="Times New Roman" w:hAnsi="Times New Roman" w:cs="Times New Roman"/>
          <w:i/>
          <w:sz w:val="24"/>
          <w:szCs w:val="24"/>
        </w:rPr>
        <w:t xml:space="preserve"> competitiveness</w:t>
      </w:r>
      <w:r>
        <w:rPr>
          <w:rFonts w:ascii="Times New Roman" w:hAnsi="Times New Roman" w:cs="Times New Roman"/>
          <w:i/>
          <w:sz w:val="24"/>
          <w:szCs w:val="24"/>
        </w:rPr>
        <w:t xml:space="preserve">. </w:t>
      </w:r>
      <w:r w:rsidR="00B41B4A" w:rsidRPr="00496740">
        <w:rPr>
          <w:rFonts w:ascii="Times New Roman" w:hAnsi="Times New Roman" w:cs="Times New Roman"/>
          <w:sz w:val="24"/>
          <w:szCs w:val="24"/>
        </w:rPr>
        <w:t>Offense (</w:t>
      </w:r>
      <w:r w:rsidR="00B41B4A" w:rsidRPr="00496740">
        <w:rPr>
          <w:rFonts w:ascii="Times New Roman" w:hAnsi="Times New Roman" w:cs="Times New Roman"/>
          <w:i/>
          <w:sz w:val="24"/>
          <w:szCs w:val="24"/>
        </w:rPr>
        <w:t>C</w:t>
      </w:r>
      <w:r w:rsidR="00B41B4A" w:rsidRPr="00496740">
        <w:rPr>
          <w:rFonts w:ascii="Times New Roman" w:hAnsi="Times New Roman" w:cs="Times New Roman"/>
          <w:i/>
          <w:sz w:val="24"/>
          <w:szCs w:val="24"/>
          <w:vertAlign w:val="subscript"/>
        </w:rPr>
        <w:t>o</w:t>
      </w:r>
      <w:r w:rsidR="00B41B4A" w:rsidRPr="00496740">
        <w:rPr>
          <w:rFonts w:ascii="Times New Roman" w:hAnsi="Times New Roman" w:cs="Times New Roman"/>
          <w:sz w:val="24"/>
          <w:szCs w:val="24"/>
        </w:rPr>
        <w:t>) and defense (</w:t>
      </w:r>
      <w:r w:rsidR="00B41B4A" w:rsidRPr="00496740">
        <w:rPr>
          <w:rFonts w:ascii="Times New Roman" w:hAnsi="Times New Roman" w:cs="Times New Roman"/>
          <w:i/>
          <w:sz w:val="24"/>
          <w:szCs w:val="24"/>
        </w:rPr>
        <w:t>C</w:t>
      </w:r>
      <w:r w:rsidR="00B41B4A" w:rsidRPr="00496740">
        <w:rPr>
          <w:rFonts w:ascii="Times New Roman" w:hAnsi="Times New Roman" w:cs="Times New Roman"/>
          <w:i/>
          <w:sz w:val="24"/>
          <w:szCs w:val="24"/>
          <w:vertAlign w:val="subscript"/>
        </w:rPr>
        <w:t>d</w:t>
      </w:r>
      <w:r w:rsidR="00B41B4A" w:rsidRPr="00496740">
        <w:rPr>
          <w:rFonts w:ascii="Times New Roman" w:hAnsi="Times New Roman" w:cs="Times New Roman"/>
          <w:sz w:val="24"/>
          <w:szCs w:val="24"/>
        </w:rPr>
        <w:t>) were strongly positively correlated overall with linear slopes near 1 (Fig. 2a; Fig. S4c)</w:t>
      </w:r>
      <w:r w:rsidR="004E3869" w:rsidRPr="00496740">
        <w:rPr>
          <w:rFonts w:ascii="Times New Roman" w:hAnsi="Times New Roman" w:cs="Times New Roman"/>
          <w:sz w:val="24"/>
          <w:szCs w:val="24"/>
        </w:rPr>
        <w:t xml:space="preserve">; however, </w:t>
      </w:r>
      <w:r w:rsidR="00B41B4A" w:rsidRPr="00496740">
        <w:rPr>
          <w:rFonts w:ascii="Times New Roman" w:hAnsi="Times New Roman" w:cs="Times New Roman"/>
          <w:sz w:val="24"/>
          <w:szCs w:val="24"/>
        </w:rPr>
        <w:t xml:space="preserve">there is a dense and narrow band of strains with </w:t>
      </w:r>
      <w:r w:rsidR="00B41B4A" w:rsidRPr="00496740">
        <w:rPr>
          <w:rFonts w:ascii="Times New Roman" w:hAnsi="Times New Roman" w:cs="Times New Roman"/>
          <w:i/>
          <w:sz w:val="24"/>
          <w:szCs w:val="24"/>
        </w:rPr>
        <w:t>C</w:t>
      </w:r>
      <w:r w:rsidR="00B41B4A" w:rsidRPr="00496740">
        <w:rPr>
          <w:rFonts w:ascii="Times New Roman" w:hAnsi="Times New Roman" w:cs="Times New Roman"/>
          <w:i/>
          <w:sz w:val="24"/>
          <w:szCs w:val="24"/>
          <w:vertAlign w:val="subscript"/>
        </w:rPr>
        <w:t>o</w:t>
      </w:r>
      <w:r w:rsidR="00B41B4A" w:rsidRPr="00496740">
        <w:rPr>
          <w:rFonts w:ascii="Times New Roman" w:hAnsi="Times New Roman" w:cs="Times New Roman"/>
          <w:sz w:val="24"/>
          <w:szCs w:val="24"/>
        </w:rPr>
        <w:t xml:space="preserve"> between 0.2 and 0.25 that showed a wide range of </w:t>
      </w:r>
      <w:r w:rsidR="00B41B4A" w:rsidRPr="00496740">
        <w:rPr>
          <w:rFonts w:ascii="Times New Roman" w:hAnsi="Times New Roman" w:cs="Times New Roman"/>
          <w:i/>
          <w:sz w:val="24"/>
          <w:szCs w:val="24"/>
        </w:rPr>
        <w:t>C</w:t>
      </w:r>
      <w:r w:rsidR="00B41B4A" w:rsidRPr="00496740">
        <w:rPr>
          <w:rFonts w:ascii="Times New Roman" w:hAnsi="Times New Roman" w:cs="Times New Roman"/>
          <w:i/>
          <w:sz w:val="24"/>
          <w:szCs w:val="24"/>
          <w:vertAlign w:val="subscript"/>
        </w:rPr>
        <w:t>d</w:t>
      </w:r>
      <w:r w:rsidR="00B41B4A" w:rsidRPr="00496740">
        <w:rPr>
          <w:rFonts w:ascii="Times New Roman" w:hAnsi="Times New Roman" w:cs="Times New Roman"/>
          <w:sz w:val="24"/>
          <w:szCs w:val="24"/>
          <w:vertAlign w:val="subscript"/>
        </w:rPr>
        <w:t xml:space="preserve"> </w:t>
      </w:r>
      <w:r w:rsidR="00B41B4A" w:rsidRPr="00496740">
        <w:rPr>
          <w:rFonts w:ascii="Times New Roman" w:hAnsi="Times New Roman" w:cs="Times New Roman"/>
          <w:sz w:val="24"/>
          <w:szCs w:val="24"/>
        </w:rPr>
        <w:t xml:space="preserve">values </w:t>
      </w:r>
      <w:r w:rsidR="003D2B8B" w:rsidRPr="00496740">
        <w:rPr>
          <w:rFonts w:ascii="Times New Roman" w:hAnsi="Times New Roman" w:cs="Times New Roman"/>
          <w:sz w:val="24"/>
          <w:szCs w:val="24"/>
        </w:rPr>
        <w:t>between 0.03 and 0.6 (Fig. S4c)</w:t>
      </w:r>
      <w:r w:rsidR="00B450FD" w:rsidRPr="00496740">
        <w:rPr>
          <w:rFonts w:ascii="Times New Roman" w:hAnsi="Times New Roman" w:cs="Times New Roman"/>
          <w:sz w:val="24"/>
          <w:szCs w:val="24"/>
        </w:rPr>
        <w:t>.</w:t>
      </w:r>
      <w:r w:rsidR="00B41B4A" w:rsidRPr="00496740">
        <w:rPr>
          <w:rFonts w:ascii="Times New Roman" w:hAnsi="Times New Roman" w:cs="Times New Roman"/>
          <w:sz w:val="24"/>
          <w:szCs w:val="24"/>
        </w:rPr>
        <w:t xml:space="preserve"> </w:t>
      </w:r>
      <w:r w:rsidR="00B450FD" w:rsidRPr="00496740">
        <w:rPr>
          <w:rFonts w:ascii="Times New Roman" w:hAnsi="Times New Roman" w:cs="Times New Roman"/>
          <w:sz w:val="24"/>
          <w:szCs w:val="24"/>
        </w:rPr>
        <w:t>W</w:t>
      </w:r>
      <w:r w:rsidR="00B41B4A" w:rsidRPr="00496740">
        <w:rPr>
          <w:rFonts w:ascii="Times New Roman" w:hAnsi="Times New Roman" w:cs="Times New Roman"/>
          <w:sz w:val="24"/>
          <w:szCs w:val="24"/>
        </w:rPr>
        <w:t xml:space="preserve">ithin this range, </w:t>
      </w:r>
      <w:commentRangeStart w:id="113"/>
      <w:r w:rsidR="00B41B4A" w:rsidRPr="00496740">
        <w:rPr>
          <w:rFonts w:ascii="Times New Roman" w:hAnsi="Times New Roman" w:cs="Times New Roman"/>
          <w:sz w:val="24"/>
          <w:szCs w:val="24"/>
        </w:rPr>
        <w:t xml:space="preserve">offense and defense </w:t>
      </w:r>
      <w:commentRangeEnd w:id="113"/>
      <w:r w:rsidR="0095319E">
        <w:rPr>
          <w:rStyle w:val="CommentReference"/>
        </w:rPr>
        <w:commentReference w:id="113"/>
      </w:r>
      <w:r w:rsidR="003D2B8B" w:rsidRPr="00496740">
        <w:rPr>
          <w:rFonts w:ascii="Times New Roman" w:hAnsi="Times New Roman" w:cs="Times New Roman"/>
          <w:sz w:val="24"/>
          <w:szCs w:val="24"/>
        </w:rPr>
        <w:t xml:space="preserve">appear </w:t>
      </w:r>
      <w:r w:rsidR="00B41B4A" w:rsidRPr="00496740">
        <w:rPr>
          <w:rFonts w:ascii="Times New Roman" w:hAnsi="Times New Roman" w:cs="Times New Roman"/>
          <w:sz w:val="24"/>
          <w:szCs w:val="24"/>
        </w:rPr>
        <w:t xml:space="preserve">uncorrelated. </w:t>
      </w:r>
      <w:r w:rsidR="007D20A1" w:rsidRPr="00496740">
        <w:rPr>
          <w:rFonts w:ascii="Times New Roman" w:hAnsi="Times New Roman" w:cs="Times New Roman"/>
          <w:sz w:val="24"/>
          <w:szCs w:val="24"/>
        </w:rPr>
        <w:t>Lack of correlation around this range may indicate a saturating function may fit the data better; however, a</w:t>
      </w:r>
      <w:r w:rsidR="004E3869" w:rsidRPr="00496740">
        <w:rPr>
          <w:rFonts w:ascii="Times New Roman" w:hAnsi="Times New Roman" w:cs="Times New Roman"/>
          <w:sz w:val="24"/>
          <w:szCs w:val="24"/>
        </w:rPr>
        <w:t xml:space="preserve"> second-order polynomial regression did not </w:t>
      </w:r>
      <w:r w:rsidR="001F7238">
        <w:rPr>
          <w:rFonts w:ascii="Times New Roman" w:hAnsi="Times New Roman" w:cs="Times New Roman"/>
          <w:sz w:val="24"/>
          <w:szCs w:val="24"/>
        </w:rPr>
        <w:t>improve fit</w:t>
      </w:r>
      <w:r w:rsidR="004E3869" w:rsidRPr="00496740">
        <w:rPr>
          <w:rFonts w:ascii="Times New Roman" w:hAnsi="Times New Roman" w:cs="Times New Roman"/>
          <w:sz w:val="24"/>
          <w:szCs w:val="24"/>
        </w:rPr>
        <w:t xml:space="preserve"> (log likelihood ratio test; </w:t>
      </w:r>
      <w:r w:rsidR="004E3869" w:rsidRPr="00496740">
        <w:rPr>
          <w:rFonts w:ascii="Times New Roman" w:hAnsi="Times New Roman" w:cs="Times New Roman"/>
          <w:i/>
          <w:sz w:val="24"/>
          <w:szCs w:val="24"/>
        </w:rPr>
        <w:t>X</w:t>
      </w:r>
      <w:r w:rsidR="004E3869" w:rsidRPr="00496740">
        <w:rPr>
          <w:rFonts w:ascii="Times New Roman" w:hAnsi="Times New Roman" w:cs="Times New Roman"/>
          <w:i/>
          <w:sz w:val="24"/>
          <w:szCs w:val="24"/>
          <w:vertAlign w:val="superscript"/>
        </w:rPr>
        <w:t>2</w:t>
      </w:r>
      <w:r w:rsidR="004E3869" w:rsidRPr="00496740">
        <w:rPr>
          <w:rFonts w:ascii="Times New Roman" w:hAnsi="Times New Roman" w:cs="Times New Roman"/>
          <w:sz w:val="24"/>
          <w:szCs w:val="24"/>
        </w:rPr>
        <w:t xml:space="preserve"> = 0.8, </w:t>
      </w:r>
      <w:r w:rsidR="004E3869" w:rsidRPr="00496740">
        <w:rPr>
          <w:rFonts w:ascii="Times New Roman" w:hAnsi="Times New Roman" w:cs="Times New Roman"/>
          <w:i/>
          <w:sz w:val="24"/>
          <w:szCs w:val="24"/>
        </w:rPr>
        <w:t>p</w:t>
      </w:r>
      <w:r w:rsidR="004E3869" w:rsidRPr="00496740">
        <w:rPr>
          <w:rFonts w:ascii="Times New Roman" w:hAnsi="Times New Roman" w:cs="Times New Roman"/>
          <w:sz w:val="24"/>
          <w:szCs w:val="24"/>
        </w:rPr>
        <w:t xml:space="preserve"> &gt; 0.2, data not shown). </w:t>
      </w:r>
      <w:r w:rsidR="003D61BB" w:rsidRPr="00496740">
        <w:rPr>
          <w:rFonts w:ascii="Times New Roman" w:hAnsi="Times New Roman" w:cs="Times New Roman"/>
          <w:sz w:val="24"/>
          <w:szCs w:val="24"/>
        </w:rPr>
        <w:t xml:space="preserve">Both offense and defense </w:t>
      </w:r>
      <w:r w:rsidR="00B41B4A" w:rsidRPr="00496740">
        <w:rPr>
          <w:rFonts w:ascii="Times New Roman" w:hAnsi="Times New Roman" w:cs="Times New Roman"/>
          <w:sz w:val="24"/>
          <w:szCs w:val="24"/>
        </w:rPr>
        <w:t>compare</w:t>
      </w:r>
      <w:r w:rsidR="003D61BB" w:rsidRPr="00496740">
        <w:rPr>
          <w:rFonts w:ascii="Times New Roman" w:hAnsi="Times New Roman" w:cs="Times New Roman"/>
          <w:sz w:val="24"/>
          <w:szCs w:val="24"/>
        </w:rPr>
        <w:t>d against the composite measure</w:t>
      </w:r>
      <w:r w:rsidR="00B41B4A" w:rsidRPr="00496740">
        <w:rPr>
          <w:rFonts w:ascii="Times New Roman" w:hAnsi="Times New Roman" w:cs="Times New Roman"/>
          <w:sz w:val="24"/>
          <w:szCs w:val="24"/>
        </w:rPr>
        <w:t xml:space="preserve"> </w:t>
      </w:r>
      <w:proofErr w:type="spellStart"/>
      <w:r w:rsidR="00B41B4A" w:rsidRPr="00496740">
        <w:rPr>
          <w:rFonts w:ascii="Times New Roman" w:hAnsi="Times New Roman" w:cs="Times New Roman"/>
          <w:i/>
          <w:sz w:val="24"/>
          <w:szCs w:val="24"/>
        </w:rPr>
        <w:t>C</w:t>
      </w:r>
      <w:r w:rsidR="00B41B4A" w:rsidRPr="00496740">
        <w:rPr>
          <w:rFonts w:ascii="Times New Roman" w:hAnsi="Times New Roman" w:cs="Times New Roman"/>
          <w:i/>
          <w:sz w:val="24"/>
          <w:szCs w:val="24"/>
          <w:vertAlign w:val="subscript"/>
        </w:rPr>
        <w:t>w</w:t>
      </w:r>
      <w:proofErr w:type="spellEnd"/>
      <w:r w:rsidR="00B41B4A" w:rsidRPr="00496740">
        <w:rPr>
          <w:rFonts w:ascii="Times New Roman" w:hAnsi="Times New Roman" w:cs="Times New Roman"/>
          <w:sz w:val="24"/>
          <w:szCs w:val="24"/>
        </w:rPr>
        <w:t xml:space="preserve">, </w:t>
      </w:r>
      <w:r w:rsidR="003D61BB" w:rsidRPr="00496740">
        <w:rPr>
          <w:rFonts w:ascii="Times New Roman" w:hAnsi="Times New Roman" w:cs="Times New Roman"/>
          <w:sz w:val="24"/>
          <w:szCs w:val="24"/>
        </w:rPr>
        <w:t>yielded</w:t>
      </w:r>
      <w:r w:rsidR="00B41B4A" w:rsidRPr="00496740">
        <w:rPr>
          <w:rFonts w:ascii="Times New Roman" w:hAnsi="Times New Roman" w:cs="Times New Roman"/>
          <w:sz w:val="24"/>
          <w:szCs w:val="24"/>
        </w:rPr>
        <w:t xml:space="preserve"> similar near-1 slopes but with slightly offset elevations </w:t>
      </w:r>
      <w:r w:rsidR="00561D3F" w:rsidRPr="00496740">
        <w:rPr>
          <w:rFonts w:ascii="Times New Roman" w:hAnsi="Times New Roman" w:cs="Times New Roman"/>
          <w:sz w:val="24"/>
          <w:szCs w:val="24"/>
        </w:rPr>
        <w:t xml:space="preserve">between the clades </w:t>
      </w:r>
      <w:r w:rsidR="00B41B4A" w:rsidRPr="00496740">
        <w:rPr>
          <w:rFonts w:ascii="Times New Roman" w:hAnsi="Times New Roman" w:cs="Times New Roman"/>
          <w:sz w:val="24"/>
          <w:szCs w:val="24"/>
        </w:rPr>
        <w:t>(Fig. S4c).</w:t>
      </w:r>
    </w:p>
    <w:p w14:paraId="756352F7" w14:textId="6656D976" w:rsidR="00B41B4A" w:rsidRPr="00496740" w:rsidRDefault="001F7238" w:rsidP="00301BA0">
      <w:pPr>
        <w:spacing w:line="276" w:lineRule="auto"/>
        <w:rPr>
          <w:rFonts w:ascii="Times New Roman" w:hAnsi="Times New Roman" w:cs="Times New Roman"/>
          <w:sz w:val="24"/>
          <w:szCs w:val="24"/>
        </w:rPr>
      </w:pPr>
      <w:r>
        <w:rPr>
          <w:rFonts w:ascii="Times New Roman" w:hAnsi="Times New Roman" w:cs="Times New Roman"/>
          <w:sz w:val="24"/>
          <w:szCs w:val="24"/>
        </w:rPr>
        <w:tab/>
      </w:r>
      <w:r w:rsidR="001F2ECA" w:rsidRPr="00496740">
        <w:rPr>
          <w:rFonts w:ascii="Times New Roman" w:hAnsi="Times New Roman" w:cs="Times New Roman"/>
          <w:sz w:val="24"/>
          <w:szCs w:val="24"/>
        </w:rPr>
        <w:t>Competition and</w:t>
      </w:r>
      <w:r w:rsidR="00B41B4A" w:rsidRPr="00496740">
        <w:rPr>
          <w:rFonts w:ascii="Times New Roman" w:hAnsi="Times New Roman" w:cs="Times New Roman"/>
          <w:sz w:val="24"/>
          <w:szCs w:val="24"/>
        </w:rPr>
        <w:t xml:space="preserve"> growth traits revealed opposing correlational patterns between the clades: </w:t>
      </w:r>
      <w:proofErr w:type="spellStart"/>
      <w:r w:rsidR="00B41B4A" w:rsidRPr="00496740">
        <w:rPr>
          <w:rFonts w:ascii="Times New Roman" w:hAnsi="Times New Roman" w:cs="Times New Roman"/>
          <w:i/>
          <w:sz w:val="24"/>
          <w:szCs w:val="24"/>
        </w:rPr>
        <w:t>C</w:t>
      </w:r>
      <w:r w:rsidR="00B41B4A" w:rsidRPr="00496740">
        <w:rPr>
          <w:rFonts w:ascii="Times New Roman" w:hAnsi="Times New Roman" w:cs="Times New Roman"/>
          <w:i/>
          <w:sz w:val="24"/>
          <w:szCs w:val="24"/>
          <w:vertAlign w:val="subscript"/>
        </w:rPr>
        <w:t>w</w:t>
      </w:r>
      <w:proofErr w:type="spellEnd"/>
      <w:r w:rsidR="00B41B4A" w:rsidRPr="00496740">
        <w:rPr>
          <w:rFonts w:ascii="Times New Roman" w:hAnsi="Times New Roman" w:cs="Times New Roman"/>
          <w:sz w:val="24"/>
          <w:szCs w:val="24"/>
        </w:rPr>
        <w:t xml:space="preserve"> was positively correlated with </w:t>
      </w:r>
      <w:proofErr w:type="spellStart"/>
      <w:r w:rsidR="00B41B4A" w:rsidRPr="00496740">
        <w:rPr>
          <w:rFonts w:ascii="Times New Roman" w:hAnsi="Times New Roman" w:cs="Times New Roman"/>
          <w:i/>
          <w:sz w:val="24"/>
          <w:szCs w:val="24"/>
        </w:rPr>
        <w:t>r</w:t>
      </w:r>
      <w:r w:rsidR="00B41B4A" w:rsidRPr="00496740">
        <w:rPr>
          <w:rFonts w:ascii="Times New Roman" w:hAnsi="Times New Roman" w:cs="Times New Roman"/>
          <w:i/>
          <w:sz w:val="24"/>
          <w:szCs w:val="24"/>
          <w:vertAlign w:val="subscript"/>
        </w:rPr>
        <w:t>m</w:t>
      </w:r>
      <w:proofErr w:type="spellEnd"/>
      <w:r w:rsidR="00B41B4A" w:rsidRPr="00496740">
        <w:rPr>
          <w:rFonts w:ascii="Times New Roman" w:hAnsi="Times New Roman" w:cs="Times New Roman"/>
          <w:sz w:val="24"/>
          <w:szCs w:val="24"/>
        </w:rPr>
        <w:t xml:space="preserve"> for </w:t>
      </w:r>
      <w:r w:rsidR="00B41B4A" w:rsidRPr="00496740">
        <w:rPr>
          <w:rFonts w:ascii="Times New Roman" w:hAnsi="Times New Roman" w:cs="Times New Roman"/>
          <w:i/>
          <w:sz w:val="24"/>
          <w:szCs w:val="24"/>
        </w:rPr>
        <w:t>P. syring</w:t>
      </w:r>
      <w:r w:rsidR="001A10A5">
        <w:rPr>
          <w:rFonts w:ascii="Times New Roman" w:hAnsi="Times New Roman" w:cs="Times New Roman"/>
          <w:i/>
          <w:sz w:val="24"/>
          <w:szCs w:val="24"/>
        </w:rPr>
        <w:t>a</w:t>
      </w:r>
      <w:r w:rsidR="00B41B4A" w:rsidRPr="00496740">
        <w:rPr>
          <w:rFonts w:ascii="Times New Roman" w:hAnsi="Times New Roman" w:cs="Times New Roman"/>
          <w:i/>
          <w:sz w:val="24"/>
          <w:szCs w:val="24"/>
        </w:rPr>
        <w:t>e</w:t>
      </w:r>
      <w:r w:rsidR="00C31237" w:rsidRPr="00496740">
        <w:rPr>
          <w:rFonts w:ascii="Times New Roman" w:hAnsi="Times New Roman" w:cs="Times New Roman"/>
          <w:i/>
          <w:sz w:val="24"/>
          <w:szCs w:val="24"/>
        </w:rPr>
        <w:t xml:space="preserve"> </w:t>
      </w:r>
      <w:r w:rsidR="00C31237" w:rsidRPr="00496740">
        <w:rPr>
          <w:rFonts w:ascii="Times New Roman" w:hAnsi="Times New Roman" w:cs="Times New Roman"/>
          <w:sz w:val="24"/>
          <w:szCs w:val="24"/>
        </w:rPr>
        <w:t xml:space="preserve">(model </w:t>
      </w:r>
      <w:r w:rsidR="00C31237" w:rsidRPr="00496740">
        <w:rPr>
          <w:rFonts w:ascii="Times New Roman" w:hAnsi="Times New Roman" w:cs="Times New Roman"/>
          <w:i/>
          <w:sz w:val="24"/>
          <w:szCs w:val="24"/>
        </w:rPr>
        <w:t>F</w:t>
      </w:r>
      <w:r w:rsidR="00C31237" w:rsidRPr="00496740">
        <w:rPr>
          <w:rFonts w:ascii="Times New Roman" w:hAnsi="Times New Roman" w:cs="Times New Roman"/>
          <w:i/>
          <w:sz w:val="24"/>
          <w:szCs w:val="24"/>
          <w:vertAlign w:val="subscript"/>
        </w:rPr>
        <w:t>3,21</w:t>
      </w:r>
      <w:r w:rsidR="00C31237" w:rsidRPr="00496740">
        <w:rPr>
          <w:rFonts w:ascii="Times New Roman" w:hAnsi="Times New Roman" w:cs="Times New Roman"/>
          <w:sz w:val="24"/>
          <w:szCs w:val="24"/>
        </w:rPr>
        <w:t xml:space="preserve"> = 11.5, adjusted </w:t>
      </w:r>
      <w:r w:rsidR="00C31237" w:rsidRPr="00496740">
        <w:rPr>
          <w:rFonts w:ascii="Times New Roman" w:hAnsi="Times New Roman" w:cs="Times New Roman"/>
          <w:i/>
          <w:sz w:val="24"/>
          <w:szCs w:val="24"/>
        </w:rPr>
        <w:t>r</w:t>
      </w:r>
      <w:r w:rsidR="00C31237" w:rsidRPr="00496740">
        <w:rPr>
          <w:rFonts w:ascii="Times New Roman" w:hAnsi="Times New Roman" w:cs="Times New Roman"/>
          <w:i/>
          <w:sz w:val="24"/>
          <w:szCs w:val="24"/>
          <w:vertAlign w:val="superscript"/>
        </w:rPr>
        <w:t>2</w:t>
      </w:r>
      <w:r w:rsidR="00C31237" w:rsidRPr="00496740">
        <w:rPr>
          <w:rFonts w:ascii="Times New Roman" w:hAnsi="Times New Roman" w:cs="Times New Roman"/>
          <w:sz w:val="24"/>
          <w:szCs w:val="24"/>
        </w:rPr>
        <w:t xml:space="preserve"> = 0.57; </w:t>
      </w:r>
      <w:r w:rsidR="0058798A">
        <w:rPr>
          <w:rFonts w:ascii="Times New Roman" w:hAnsi="Times New Roman" w:cs="Times New Roman"/>
          <w:sz w:val="24"/>
          <w:szCs w:val="24"/>
        </w:rPr>
        <w:t>Table 1</w:t>
      </w:r>
      <w:r w:rsidR="00C31237" w:rsidRPr="00496740">
        <w:rPr>
          <w:rFonts w:ascii="Times New Roman" w:hAnsi="Times New Roman" w:cs="Times New Roman"/>
          <w:sz w:val="24"/>
          <w:szCs w:val="24"/>
        </w:rPr>
        <w:t>)</w:t>
      </w:r>
      <w:r w:rsidR="00B41B4A" w:rsidRPr="00496740">
        <w:rPr>
          <w:rFonts w:ascii="Times New Roman" w:hAnsi="Times New Roman" w:cs="Times New Roman"/>
          <w:sz w:val="24"/>
          <w:szCs w:val="24"/>
        </w:rPr>
        <w:t xml:space="preserve">, but negatively with both </w:t>
      </w:r>
      <w:proofErr w:type="spellStart"/>
      <w:r w:rsidR="00B41B4A" w:rsidRPr="00496740">
        <w:rPr>
          <w:rFonts w:ascii="Times New Roman" w:hAnsi="Times New Roman" w:cs="Times New Roman"/>
          <w:i/>
          <w:sz w:val="24"/>
          <w:szCs w:val="24"/>
        </w:rPr>
        <w:t>r</w:t>
      </w:r>
      <w:r w:rsidR="00B41B4A" w:rsidRPr="00496740">
        <w:rPr>
          <w:rFonts w:ascii="Times New Roman" w:hAnsi="Times New Roman" w:cs="Times New Roman"/>
          <w:i/>
          <w:sz w:val="24"/>
          <w:szCs w:val="24"/>
          <w:vertAlign w:val="subscript"/>
        </w:rPr>
        <w:t>m</w:t>
      </w:r>
      <w:proofErr w:type="spellEnd"/>
      <w:r w:rsidR="00B41B4A" w:rsidRPr="00496740">
        <w:rPr>
          <w:rFonts w:ascii="Times New Roman" w:hAnsi="Times New Roman" w:cs="Times New Roman"/>
          <w:sz w:val="24"/>
          <w:szCs w:val="24"/>
        </w:rPr>
        <w:t xml:space="preserve"> and </w:t>
      </w:r>
      <w:r w:rsidR="00B41B4A" w:rsidRPr="00496740">
        <w:rPr>
          <w:rFonts w:ascii="Times New Roman" w:hAnsi="Times New Roman" w:cs="Times New Roman"/>
          <w:i/>
          <w:sz w:val="24"/>
          <w:szCs w:val="24"/>
        </w:rPr>
        <w:t>L</w:t>
      </w:r>
      <w:r w:rsidR="00B41B4A" w:rsidRPr="00496740">
        <w:rPr>
          <w:rFonts w:ascii="Times New Roman" w:hAnsi="Times New Roman" w:cs="Times New Roman"/>
          <w:sz w:val="24"/>
          <w:szCs w:val="24"/>
        </w:rPr>
        <w:t xml:space="preserve"> </w:t>
      </w:r>
      <w:r w:rsidR="008F0E12" w:rsidRPr="00496740">
        <w:rPr>
          <w:rFonts w:ascii="Times New Roman" w:hAnsi="Times New Roman" w:cs="Times New Roman"/>
          <w:sz w:val="24"/>
          <w:szCs w:val="24"/>
        </w:rPr>
        <w:t>f</w:t>
      </w:r>
      <w:r w:rsidR="00B41B4A" w:rsidRPr="00496740">
        <w:rPr>
          <w:rFonts w:ascii="Times New Roman" w:hAnsi="Times New Roman" w:cs="Times New Roman"/>
          <w:sz w:val="24"/>
          <w:szCs w:val="24"/>
        </w:rPr>
        <w:t xml:space="preserve">or </w:t>
      </w:r>
      <w:r w:rsidR="00B41B4A" w:rsidRPr="00496740">
        <w:rPr>
          <w:rFonts w:ascii="Times New Roman" w:hAnsi="Times New Roman" w:cs="Times New Roman"/>
          <w:i/>
          <w:sz w:val="24"/>
          <w:szCs w:val="24"/>
        </w:rPr>
        <w:t>P. fluorescens</w:t>
      </w:r>
      <w:r w:rsidR="00B41B4A" w:rsidRPr="00496740">
        <w:rPr>
          <w:rFonts w:ascii="Times New Roman" w:hAnsi="Times New Roman" w:cs="Times New Roman"/>
          <w:sz w:val="24"/>
          <w:szCs w:val="24"/>
        </w:rPr>
        <w:t xml:space="preserve">. When analyzed in a multiple regression, the correlation with </w:t>
      </w:r>
      <w:proofErr w:type="spellStart"/>
      <w:r w:rsidR="00B41B4A" w:rsidRPr="00496740">
        <w:rPr>
          <w:rFonts w:ascii="Times New Roman" w:hAnsi="Times New Roman" w:cs="Times New Roman"/>
          <w:i/>
          <w:sz w:val="24"/>
          <w:szCs w:val="24"/>
        </w:rPr>
        <w:t>r</w:t>
      </w:r>
      <w:r w:rsidR="00B41B4A" w:rsidRPr="00496740">
        <w:rPr>
          <w:rFonts w:ascii="Times New Roman" w:hAnsi="Times New Roman" w:cs="Times New Roman"/>
          <w:i/>
          <w:sz w:val="24"/>
          <w:szCs w:val="24"/>
          <w:vertAlign w:val="subscript"/>
        </w:rPr>
        <w:t>m</w:t>
      </w:r>
      <w:proofErr w:type="spellEnd"/>
      <w:r w:rsidR="00B41B4A" w:rsidRPr="00496740">
        <w:rPr>
          <w:rFonts w:ascii="Times New Roman" w:hAnsi="Times New Roman" w:cs="Times New Roman"/>
          <w:sz w:val="24"/>
          <w:szCs w:val="24"/>
        </w:rPr>
        <w:t xml:space="preserve"> disappeared, revealing a strong negative relationship with </w:t>
      </w:r>
      <w:r w:rsidR="00B41B4A" w:rsidRPr="00496740">
        <w:rPr>
          <w:rFonts w:ascii="Times New Roman" w:hAnsi="Times New Roman" w:cs="Times New Roman"/>
          <w:i/>
          <w:sz w:val="24"/>
          <w:szCs w:val="24"/>
        </w:rPr>
        <w:t>L</w:t>
      </w:r>
      <w:r w:rsidR="00B41B4A" w:rsidRPr="00496740">
        <w:rPr>
          <w:rFonts w:ascii="Times New Roman" w:hAnsi="Times New Roman" w:cs="Times New Roman"/>
          <w:sz w:val="24"/>
          <w:szCs w:val="24"/>
        </w:rPr>
        <w:t xml:space="preserve"> as </w:t>
      </w:r>
      <w:r w:rsidR="00B41B4A" w:rsidRPr="00496740">
        <w:rPr>
          <w:rFonts w:ascii="Times New Roman" w:hAnsi="Times New Roman" w:cs="Times New Roman"/>
          <w:sz w:val="24"/>
          <w:szCs w:val="24"/>
        </w:rPr>
        <w:lastRenderedPageBreak/>
        <w:t xml:space="preserve">the sole driver of variation in </w:t>
      </w:r>
      <w:proofErr w:type="spellStart"/>
      <w:r w:rsidR="00B41B4A" w:rsidRPr="00496740">
        <w:rPr>
          <w:rFonts w:ascii="Times New Roman" w:hAnsi="Times New Roman" w:cs="Times New Roman"/>
          <w:i/>
          <w:sz w:val="24"/>
          <w:szCs w:val="24"/>
        </w:rPr>
        <w:t>C</w:t>
      </w:r>
      <w:r w:rsidR="00B41B4A" w:rsidRPr="00496740">
        <w:rPr>
          <w:rFonts w:ascii="Times New Roman" w:hAnsi="Times New Roman" w:cs="Times New Roman"/>
          <w:i/>
          <w:sz w:val="24"/>
          <w:szCs w:val="24"/>
          <w:vertAlign w:val="subscript"/>
        </w:rPr>
        <w:t>w</w:t>
      </w:r>
      <w:proofErr w:type="spellEnd"/>
      <w:r w:rsidR="00B41B4A" w:rsidRPr="00496740">
        <w:rPr>
          <w:rFonts w:ascii="Times New Roman" w:hAnsi="Times New Roman" w:cs="Times New Roman"/>
          <w:sz w:val="24"/>
          <w:szCs w:val="24"/>
        </w:rPr>
        <w:t xml:space="preserve"> </w:t>
      </w:r>
      <w:r w:rsidR="00713B7E" w:rsidRPr="00496740">
        <w:rPr>
          <w:rFonts w:ascii="Times New Roman" w:hAnsi="Times New Roman" w:cs="Times New Roman"/>
          <w:sz w:val="24"/>
          <w:szCs w:val="24"/>
        </w:rPr>
        <w:t xml:space="preserve">for </w:t>
      </w:r>
      <w:r w:rsidR="00713B7E" w:rsidRPr="00496740">
        <w:rPr>
          <w:rFonts w:ascii="Times New Roman" w:hAnsi="Times New Roman" w:cs="Times New Roman"/>
          <w:i/>
          <w:sz w:val="24"/>
          <w:szCs w:val="24"/>
        </w:rPr>
        <w:t xml:space="preserve">P. fluorescens </w:t>
      </w:r>
      <w:r w:rsidR="00B41B4A" w:rsidRPr="00496740">
        <w:rPr>
          <w:rFonts w:ascii="Times New Roman" w:hAnsi="Times New Roman" w:cs="Times New Roman"/>
          <w:sz w:val="24"/>
          <w:szCs w:val="24"/>
        </w:rPr>
        <w:t xml:space="preserve">(model </w:t>
      </w:r>
      <w:r w:rsidR="00B41B4A" w:rsidRPr="00496740">
        <w:rPr>
          <w:rFonts w:ascii="Times New Roman" w:hAnsi="Times New Roman" w:cs="Times New Roman"/>
          <w:i/>
          <w:sz w:val="24"/>
          <w:szCs w:val="24"/>
        </w:rPr>
        <w:t>F</w:t>
      </w:r>
      <w:r w:rsidR="00B41B4A" w:rsidRPr="00496740">
        <w:rPr>
          <w:rFonts w:ascii="Times New Roman" w:hAnsi="Times New Roman" w:cs="Times New Roman"/>
          <w:i/>
          <w:sz w:val="24"/>
          <w:szCs w:val="24"/>
          <w:vertAlign w:val="subscript"/>
        </w:rPr>
        <w:t>3,21</w:t>
      </w:r>
      <w:r w:rsidR="00B41B4A" w:rsidRPr="00496740">
        <w:rPr>
          <w:rFonts w:ascii="Times New Roman" w:hAnsi="Times New Roman" w:cs="Times New Roman"/>
          <w:sz w:val="24"/>
          <w:szCs w:val="24"/>
        </w:rPr>
        <w:t xml:space="preserve"> = 15.3, adjusted </w:t>
      </w:r>
      <w:r w:rsidR="00B41B4A" w:rsidRPr="00496740">
        <w:rPr>
          <w:rFonts w:ascii="Times New Roman" w:hAnsi="Times New Roman" w:cs="Times New Roman"/>
          <w:i/>
          <w:sz w:val="24"/>
          <w:szCs w:val="24"/>
        </w:rPr>
        <w:t>r</w:t>
      </w:r>
      <w:r w:rsidR="00B41B4A" w:rsidRPr="00496740">
        <w:rPr>
          <w:rFonts w:ascii="Times New Roman" w:hAnsi="Times New Roman" w:cs="Times New Roman"/>
          <w:i/>
          <w:sz w:val="24"/>
          <w:szCs w:val="24"/>
          <w:vertAlign w:val="superscript"/>
        </w:rPr>
        <w:t>2</w:t>
      </w:r>
      <w:r w:rsidR="00B41B4A" w:rsidRPr="00496740">
        <w:rPr>
          <w:rFonts w:ascii="Times New Roman" w:hAnsi="Times New Roman" w:cs="Times New Roman"/>
          <w:sz w:val="24"/>
          <w:szCs w:val="24"/>
        </w:rPr>
        <w:t xml:space="preserve"> = 0.77; </w:t>
      </w:r>
      <w:r w:rsidR="0058798A">
        <w:rPr>
          <w:rFonts w:ascii="Times New Roman" w:hAnsi="Times New Roman" w:cs="Times New Roman"/>
          <w:sz w:val="24"/>
          <w:szCs w:val="24"/>
        </w:rPr>
        <w:t>Table 1</w:t>
      </w:r>
      <w:r w:rsidR="00B41B4A" w:rsidRPr="00496740">
        <w:rPr>
          <w:rFonts w:ascii="Times New Roman" w:hAnsi="Times New Roman" w:cs="Times New Roman"/>
          <w:sz w:val="24"/>
          <w:szCs w:val="24"/>
        </w:rPr>
        <w:t xml:space="preserve">). </w:t>
      </w:r>
      <w:proofErr w:type="spellStart"/>
      <w:r w:rsidR="00B41B4A" w:rsidRPr="00496740">
        <w:rPr>
          <w:rFonts w:ascii="Times New Roman" w:hAnsi="Times New Roman" w:cs="Times New Roman"/>
          <w:i/>
          <w:sz w:val="24"/>
          <w:szCs w:val="24"/>
        </w:rPr>
        <w:t>C</w:t>
      </w:r>
      <w:r w:rsidR="00B41B4A" w:rsidRPr="00496740">
        <w:rPr>
          <w:rFonts w:ascii="Times New Roman" w:hAnsi="Times New Roman" w:cs="Times New Roman"/>
          <w:i/>
          <w:sz w:val="24"/>
          <w:szCs w:val="24"/>
          <w:vertAlign w:val="subscript"/>
        </w:rPr>
        <w:t>w</w:t>
      </w:r>
      <w:proofErr w:type="spellEnd"/>
      <w:r w:rsidR="00B41B4A" w:rsidRPr="00496740">
        <w:rPr>
          <w:rFonts w:ascii="Times New Roman" w:hAnsi="Times New Roman" w:cs="Times New Roman"/>
          <w:sz w:val="24"/>
          <w:szCs w:val="24"/>
        </w:rPr>
        <w:t xml:space="preserve"> in </w:t>
      </w:r>
      <w:r w:rsidR="00B41B4A" w:rsidRPr="00496740">
        <w:rPr>
          <w:rFonts w:ascii="Times New Roman" w:hAnsi="Times New Roman" w:cs="Times New Roman"/>
          <w:i/>
          <w:sz w:val="24"/>
          <w:szCs w:val="24"/>
        </w:rPr>
        <w:t>P. syringae</w:t>
      </w:r>
      <w:r w:rsidR="00B41B4A" w:rsidRPr="00496740">
        <w:rPr>
          <w:rFonts w:ascii="Times New Roman" w:hAnsi="Times New Roman" w:cs="Times New Roman"/>
          <w:sz w:val="24"/>
          <w:szCs w:val="24"/>
        </w:rPr>
        <w:t xml:space="preserve">, on the other hand, was </w:t>
      </w:r>
      <w:r w:rsidR="003336C0" w:rsidRPr="00496740">
        <w:rPr>
          <w:rFonts w:ascii="Times New Roman" w:hAnsi="Times New Roman" w:cs="Times New Roman"/>
          <w:sz w:val="24"/>
          <w:szCs w:val="24"/>
        </w:rPr>
        <w:t>solely</w:t>
      </w:r>
      <w:r w:rsidR="00B41B4A" w:rsidRPr="00496740">
        <w:rPr>
          <w:rFonts w:ascii="Times New Roman" w:hAnsi="Times New Roman" w:cs="Times New Roman"/>
          <w:sz w:val="24"/>
          <w:szCs w:val="24"/>
        </w:rPr>
        <w:t xml:space="preserve"> explained by </w:t>
      </w:r>
      <w:proofErr w:type="spellStart"/>
      <w:r w:rsidR="00B41B4A" w:rsidRPr="00496740">
        <w:rPr>
          <w:rFonts w:ascii="Times New Roman" w:hAnsi="Times New Roman" w:cs="Times New Roman"/>
          <w:i/>
          <w:sz w:val="24"/>
          <w:szCs w:val="24"/>
        </w:rPr>
        <w:t>r</w:t>
      </w:r>
      <w:r w:rsidR="00B41B4A" w:rsidRPr="00496740">
        <w:rPr>
          <w:rFonts w:ascii="Times New Roman" w:hAnsi="Times New Roman" w:cs="Times New Roman"/>
          <w:i/>
          <w:sz w:val="24"/>
          <w:szCs w:val="24"/>
          <w:vertAlign w:val="subscript"/>
        </w:rPr>
        <w:t>m</w:t>
      </w:r>
      <w:proofErr w:type="spellEnd"/>
      <w:r w:rsidR="00F67F6F" w:rsidRPr="00496740">
        <w:rPr>
          <w:rFonts w:ascii="Times New Roman" w:hAnsi="Times New Roman" w:cs="Times New Roman"/>
          <w:sz w:val="24"/>
          <w:szCs w:val="24"/>
        </w:rPr>
        <w:t xml:space="preserve">; </w:t>
      </w:r>
      <w:r w:rsidR="0058798A">
        <w:rPr>
          <w:rFonts w:ascii="Times New Roman" w:hAnsi="Times New Roman" w:cs="Times New Roman"/>
          <w:sz w:val="24"/>
          <w:szCs w:val="24"/>
        </w:rPr>
        <w:t>Table 1</w:t>
      </w:r>
      <w:r w:rsidR="00F67F6F" w:rsidRPr="00496740">
        <w:rPr>
          <w:rFonts w:ascii="Times New Roman" w:hAnsi="Times New Roman" w:cs="Times New Roman"/>
          <w:sz w:val="24"/>
          <w:szCs w:val="24"/>
        </w:rPr>
        <w:t>).</w:t>
      </w:r>
    </w:p>
    <w:p w14:paraId="1292DB55" w14:textId="0DC8C870" w:rsidR="00B41B4A" w:rsidRPr="00496740" w:rsidRDefault="004479A9" w:rsidP="00301BA0">
      <w:pPr>
        <w:spacing w:line="276" w:lineRule="auto"/>
        <w:rPr>
          <w:rFonts w:ascii="Times New Roman" w:hAnsi="Times New Roman" w:cs="Times New Roman"/>
          <w:sz w:val="24"/>
          <w:szCs w:val="24"/>
        </w:rPr>
      </w:pPr>
      <w:r>
        <w:rPr>
          <w:rFonts w:ascii="Times New Roman" w:hAnsi="Times New Roman" w:cs="Times New Roman"/>
          <w:sz w:val="24"/>
          <w:szCs w:val="24"/>
        </w:rPr>
        <w:tab/>
      </w:r>
      <w:r w:rsidR="00B41B4A" w:rsidRPr="00496740">
        <w:rPr>
          <w:rFonts w:ascii="Times New Roman" w:hAnsi="Times New Roman" w:cs="Times New Roman"/>
          <w:sz w:val="24"/>
          <w:szCs w:val="24"/>
        </w:rPr>
        <w:t xml:space="preserve">Principle component analysis of </w:t>
      </w:r>
      <w:proofErr w:type="spellStart"/>
      <w:r w:rsidR="00B41B4A" w:rsidRPr="00496740">
        <w:rPr>
          <w:rFonts w:ascii="Times New Roman" w:hAnsi="Times New Roman" w:cs="Times New Roman"/>
          <w:i/>
          <w:sz w:val="24"/>
          <w:szCs w:val="24"/>
        </w:rPr>
        <w:t>C</w:t>
      </w:r>
      <w:r w:rsidR="00B41B4A" w:rsidRPr="00496740">
        <w:rPr>
          <w:rFonts w:ascii="Times New Roman" w:hAnsi="Times New Roman" w:cs="Times New Roman"/>
          <w:i/>
          <w:sz w:val="24"/>
          <w:szCs w:val="24"/>
          <w:vertAlign w:val="subscript"/>
        </w:rPr>
        <w:t>w</w:t>
      </w:r>
      <w:proofErr w:type="spellEnd"/>
      <w:r w:rsidR="00B41B4A" w:rsidRPr="00496740">
        <w:rPr>
          <w:rFonts w:ascii="Times New Roman" w:hAnsi="Times New Roman" w:cs="Times New Roman"/>
          <w:sz w:val="24"/>
          <w:szCs w:val="24"/>
        </w:rPr>
        <w:t xml:space="preserve">, </w:t>
      </w:r>
      <w:r w:rsidR="00B41B4A" w:rsidRPr="00496740">
        <w:rPr>
          <w:rFonts w:ascii="Times New Roman" w:hAnsi="Times New Roman" w:cs="Times New Roman"/>
          <w:i/>
          <w:sz w:val="24"/>
          <w:szCs w:val="24"/>
        </w:rPr>
        <w:t>C</w:t>
      </w:r>
      <w:r w:rsidR="00B41B4A" w:rsidRPr="00496740">
        <w:rPr>
          <w:rFonts w:ascii="Times New Roman" w:hAnsi="Times New Roman" w:cs="Times New Roman"/>
          <w:i/>
          <w:sz w:val="24"/>
          <w:szCs w:val="24"/>
          <w:vertAlign w:val="subscript"/>
        </w:rPr>
        <w:t>r</w:t>
      </w:r>
      <w:r w:rsidR="00B41B4A" w:rsidRPr="00496740">
        <w:rPr>
          <w:rFonts w:ascii="Times New Roman" w:hAnsi="Times New Roman" w:cs="Times New Roman"/>
          <w:sz w:val="24"/>
          <w:szCs w:val="24"/>
        </w:rPr>
        <w:t xml:space="preserve">, and </w:t>
      </w:r>
      <w:r w:rsidR="00B41B4A" w:rsidRPr="00496740">
        <w:rPr>
          <w:rFonts w:ascii="Times New Roman" w:hAnsi="Times New Roman" w:cs="Times New Roman"/>
          <w:i/>
          <w:sz w:val="24"/>
          <w:szCs w:val="24"/>
        </w:rPr>
        <w:t>C</w:t>
      </w:r>
      <w:r w:rsidR="00B41B4A" w:rsidRPr="00496740">
        <w:rPr>
          <w:rFonts w:ascii="Times New Roman" w:hAnsi="Times New Roman" w:cs="Times New Roman"/>
          <w:i/>
          <w:sz w:val="24"/>
          <w:szCs w:val="24"/>
          <w:vertAlign w:val="subscript"/>
        </w:rPr>
        <w:t>t</w:t>
      </w:r>
      <w:r w:rsidR="00B41B4A" w:rsidRPr="00496740">
        <w:rPr>
          <w:rFonts w:ascii="Times New Roman" w:hAnsi="Times New Roman" w:cs="Times New Roman"/>
          <w:sz w:val="24"/>
          <w:szCs w:val="24"/>
        </w:rPr>
        <w:t xml:space="preserve"> with the three growth traits revealed largely non-overlapping 95%</w:t>
      </w:r>
      <w:r w:rsidR="00791EFA">
        <w:rPr>
          <w:rFonts w:ascii="Times New Roman" w:hAnsi="Times New Roman" w:cs="Times New Roman"/>
          <w:sz w:val="24"/>
          <w:szCs w:val="24"/>
        </w:rPr>
        <w:t xml:space="preserve"> confidence</w:t>
      </w:r>
      <w:r w:rsidR="00B41B4A" w:rsidRPr="00496740">
        <w:rPr>
          <w:rFonts w:ascii="Times New Roman" w:hAnsi="Times New Roman" w:cs="Times New Roman"/>
          <w:sz w:val="24"/>
          <w:szCs w:val="24"/>
        </w:rPr>
        <w:t xml:space="preserve"> ellipses for the two clades (Fig. 2b). The first two principle component axes together explained 72.5</w:t>
      </w:r>
      <w:r w:rsidR="00D3699F">
        <w:rPr>
          <w:rFonts w:ascii="Times New Roman" w:hAnsi="Times New Roman" w:cs="Times New Roman"/>
          <w:sz w:val="24"/>
          <w:szCs w:val="24"/>
        </w:rPr>
        <w:t xml:space="preserve">% of the variation in the data. </w:t>
      </w:r>
      <w:r w:rsidR="00F97988" w:rsidRPr="00496740">
        <w:rPr>
          <w:rFonts w:ascii="Times New Roman" w:hAnsi="Times New Roman" w:cs="Times New Roman"/>
          <w:sz w:val="24"/>
          <w:szCs w:val="24"/>
        </w:rPr>
        <w:t xml:space="preserve">The loading vectors of competitiveness and lag phase </w:t>
      </w:r>
      <w:r w:rsidR="00CA5429" w:rsidRPr="00496740">
        <w:rPr>
          <w:rFonts w:ascii="Times New Roman" w:hAnsi="Times New Roman" w:cs="Times New Roman"/>
          <w:sz w:val="24"/>
          <w:szCs w:val="24"/>
        </w:rPr>
        <w:t xml:space="preserve">were </w:t>
      </w:r>
      <w:r w:rsidR="00322BB1" w:rsidRPr="00496740">
        <w:rPr>
          <w:rFonts w:ascii="Times New Roman" w:hAnsi="Times New Roman" w:cs="Times New Roman"/>
          <w:sz w:val="24"/>
          <w:szCs w:val="24"/>
        </w:rPr>
        <w:t xml:space="preserve">in </w:t>
      </w:r>
      <w:r w:rsidR="00F97988" w:rsidRPr="00496740">
        <w:rPr>
          <w:rFonts w:ascii="Times New Roman" w:hAnsi="Times New Roman" w:cs="Times New Roman"/>
          <w:sz w:val="24"/>
          <w:szCs w:val="24"/>
        </w:rPr>
        <w:t>opposi</w:t>
      </w:r>
      <w:r w:rsidR="00322BB1" w:rsidRPr="00496740">
        <w:rPr>
          <w:rFonts w:ascii="Times New Roman" w:hAnsi="Times New Roman" w:cs="Times New Roman"/>
          <w:sz w:val="24"/>
          <w:szCs w:val="24"/>
        </w:rPr>
        <w:t>ng directions</w:t>
      </w:r>
      <w:r w:rsidR="00F97988" w:rsidRPr="00496740">
        <w:rPr>
          <w:rFonts w:ascii="Times New Roman" w:hAnsi="Times New Roman" w:cs="Times New Roman"/>
          <w:sz w:val="24"/>
          <w:szCs w:val="24"/>
        </w:rPr>
        <w:t xml:space="preserve">, indicating a negative correlation, while </w:t>
      </w:r>
      <w:r w:rsidR="00552D83">
        <w:rPr>
          <w:rFonts w:ascii="Times New Roman" w:hAnsi="Times New Roman" w:cs="Times New Roman"/>
          <w:sz w:val="24"/>
          <w:szCs w:val="24"/>
        </w:rPr>
        <w:t xml:space="preserve">those for </w:t>
      </w:r>
      <w:r w:rsidR="00F97988" w:rsidRPr="00496740">
        <w:rPr>
          <w:rFonts w:ascii="Times New Roman" w:hAnsi="Times New Roman" w:cs="Times New Roman"/>
          <w:sz w:val="24"/>
          <w:szCs w:val="24"/>
        </w:rPr>
        <w:t xml:space="preserve">competitiveness and </w:t>
      </w:r>
      <w:r w:rsidR="00552D83">
        <w:rPr>
          <w:rFonts w:ascii="Times New Roman" w:hAnsi="Times New Roman" w:cs="Times New Roman"/>
          <w:sz w:val="24"/>
          <w:szCs w:val="24"/>
        </w:rPr>
        <w:t>inhibitory capacity</w:t>
      </w:r>
      <w:r w:rsidR="00F97988" w:rsidRPr="00496740">
        <w:rPr>
          <w:rFonts w:ascii="Times New Roman" w:hAnsi="Times New Roman" w:cs="Times New Roman"/>
          <w:sz w:val="24"/>
          <w:szCs w:val="24"/>
        </w:rPr>
        <w:t xml:space="preserve"> are largely collinear, indicating a positive correlation (Fig. 2b). </w:t>
      </w:r>
      <w:r w:rsidR="00B41B4A" w:rsidRPr="00496740">
        <w:rPr>
          <w:rFonts w:ascii="Times New Roman" w:hAnsi="Times New Roman" w:cs="Times New Roman"/>
          <w:sz w:val="24"/>
          <w:szCs w:val="24"/>
        </w:rPr>
        <w:t xml:space="preserve">The loading for resistance, </w:t>
      </w:r>
      <w:r w:rsidR="00B41B4A" w:rsidRPr="00496740">
        <w:rPr>
          <w:rFonts w:ascii="Times New Roman" w:hAnsi="Times New Roman" w:cs="Times New Roman"/>
          <w:i/>
          <w:sz w:val="24"/>
          <w:szCs w:val="24"/>
        </w:rPr>
        <w:t>C</w:t>
      </w:r>
      <w:r w:rsidR="00B41B4A" w:rsidRPr="00496740">
        <w:rPr>
          <w:rFonts w:ascii="Times New Roman" w:hAnsi="Times New Roman" w:cs="Times New Roman"/>
          <w:i/>
          <w:sz w:val="24"/>
          <w:szCs w:val="24"/>
          <w:vertAlign w:val="subscript"/>
        </w:rPr>
        <w:t>r</w:t>
      </w:r>
      <w:r w:rsidR="00B41B4A" w:rsidRPr="00496740">
        <w:rPr>
          <w:rFonts w:ascii="Times New Roman" w:hAnsi="Times New Roman" w:cs="Times New Roman"/>
          <w:sz w:val="24"/>
          <w:szCs w:val="24"/>
        </w:rPr>
        <w:t>, falls close to co-linear with</w:t>
      </w:r>
      <w:r w:rsidR="00BC3EF4" w:rsidRPr="00496740">
        <w:rPr>
          <w:rFonts w:ascii="Times New Roman" w:hAnsi="Times New Roman" w:cs="Times New Roman"/>
          <w:sz w:val="24"/>
          <w:szCs w:val="24"/>
        </w:rPr>
        <w:t xml:space="preserve"> lag phase duration</w:t>
      </w:r>
      <w:r w:rsidR="00B41B4A" w:rsidRPr="00496740">
        <w:rPr>
          <w:rFonts w:ascii="Times New Roman" w:hAnsi="Times New Roman" w:cs="Times New Roman"/>
          <w:sz w:val="24"/>
          <w:szCs w:val="24"/>
        </w:rPr>
        <w:t>,</w:t>
      </w:r>
      <w:r w:rsidR="00BC3EF4" w:rsidRPr="00496740">
        <w:rPr>
          <w:rFonts w:ascii="Times New Roman" w:hAnsi="Times New Roman" w:cs="Times New Roman"/>
          <w:sz w:val="24"/>
          <w:szCs w:val="24"/>
        </w:rPr>
        <w:t xml:space="preserve"> </w:t>
      </w:r>
      <w:r w:rsidR="00807CD2" w:rsidRPr="00496740">
        <w:rPr>
          <w:rFonts w:ascii="Times New Roman" w:hAnsi="Times New Roman" w:cs="Times New Roman"/>
          <w:sz w:val="24"/>
          <w:szCs w:val="24"/>
        </w:rPr>
        <w:t xml:space="preserve">a relationship </w:t>
      </w:r>
      <w:r w:rsidR="002D6F36" w:rsidRPr="00496740">
        <w:rPr>
          <w:rFonts w:ascii="Times New Roman" w:hAnsi="Times New Roman" w:cs="Times New Roman"/>
          <w:sz w:val="24"/>
          <w:szCs w:val="24"/>
        </w:rPr>
        <w:t>that</w:t>
      </w:r>
      <w:r w:rsidR="00807CD2" w:rsidRPr="00496740">
        <w:rPr>
          <w:rFonts w:ascii="Times New Roman" w:hAnsi="Times New Roman" w:cs="Times New Roman"/>
          <w:sz w:val="24"/>
          <w:szCs w:val="24"/>
        </w:rPr>
        <w:t xml:space="preserve"> was not </w:t>
      </w:r>
      <w:r w:rsidR="002D6F36" w:rsidRPr="00496740">
        <w:rPr>
          <w:rFonts w:ascii="Times New Roman" w:hAnsi="Times New Roman" w:cs="Times New Roman"/>
          <w:sz w:val="24"/>
          <w:szCs w:val="24"/>
        </w:rPr>
        <w:t>apparent</w:t>
      </w:r>
      <w:r w:rsidR="00807CD2" w:rsidRPr="00496740">
        <w:rPr>
          <w:rFonts w:ascii="Times New Roman" w:hAnsi="Times New Roman" w:cs="Times New Roman"/>
          <w:sz w:val="24"/>
          <w:szCs w:val="24"/>
        </w:rPr>
        <w:t xml:space="preserve"> </w:t>
      </w:r>
      <w:r w:rsidR="00B41B4A" w:rsidRPr="00496740">
        <w:rPr>
          <w:rFonts w:ascii="Times New Roman" w:hAnsi="Times New Roman" w:cs="Times New Roman"/>
          <w:sz w:val="24"/>
          <w:szCs w:val="24"/>
        </w:rPr>
        <w:t xml:space="preserve">in the </w:t>
      </w:r>
      <w:r w:rsidR="00BC360D" w:rsidRPr="00496740">
        <w:rPr>
          <w:rFonts w:ascii="Times New Roman" w:hAnsi="Times New Roman" w:cs="Times New Roman"/>
          <w:sz w:val="24"/>
          <w:szCs w:val="24"/>
        </w:rPr>
        <w:t>pair-wise correlation analysis depicted i</w:t>
      </w:r>
      <w:r w:rsidR="00B41B4A" w:rsidRPr="00496740">
        <w:rPr>
          <w:rFonts w:ascii="Times New Roman" w:hAnsi="Times New Roman" w:cs="Times New Roman"/>
          <w:sz w:val="24"/>
          <w:szCs w:val="24"/>
        </w:rPr>
        <w:t xml:space="preserve">n Fig. 2a. Interestingly, strain 08B—tentatively categorized as </w:t>
      </w:r>
      <w:r w:rsidR="00B41B4A" w:rsidRPr="00496740">
        <w:rPr>
          <w:rFonts w:ascii="Times New Roman" w:hAnsi="Times New Roman" w:cs="Times New Roman"/>
          <w:i/>
          <w:sz w:val="24"/>
          <w:szCs w:val="24"/>
        </w:rPr>
        <w:t xml:space="preserve">P. syringae </w:t>
      </w:r>
      <w:r w:rsidR="00B41B4A" w:rsidRPr="00496740">
        <w:rPr>
          <w:rFonts w:ascii="Times New Roman" w:hAnsi="Times New Roman" w:cs="Times New Roman"/>
          <w:sz w:val="24"/>
          <w:szCs w:val="24"/>
        </w:rPr>
        <w:t>in this analysis</w:t>
      </w:r>
      <w:r w:rsidR="0080240F" w:rsidRPr="00496740">
        <w:rPr>
          <w:rFonts w:ascii="Times New Roman" w:hAnsi="Times New Roman" w:cs="Times New Roman"/>
          <w:sz w:val="24"/>
          <w:szCs w:val="24"/>
        </w:rPr>
        <w:t xml:space="preserve"> b</w:t>
      </w:r>
      <w:r w:rsidR="00FE78C6" w:rsidRPr="00496740">
        <w:rPr>
          <w:rFonts w:ascii="Times New Roman" w:hAnsi="Times New Roman" w:cs="Times New Roman"/>
          <w:sz w:val="24"/>
          <w:szCs w:val="24"/>
        </w:rPr>
        <w:t>ut phylogenetically sister to the clade</w:t>
      </w:r>
      <w:r w:rsidR="00B41B4A" w:rsidRPr="00496740">
        <w:rPr>
          <w:rFonts w:ascii="Times New Roman" w:hAnsi="Times New Roman" w:cs="Times New Roman"/>
          <w:sz w:val="24"/>
          <w:szCs w:val="24"/>
        </w:rPr>
        <w:t xml:space="preserve">—falls beyond the 95% </w:t>
      </w:r>
      <w:r w:rsidR="00791EFA">
        <w:rPr>
          <w:rFonts w:ascii="Times New Roman" w:hAnsi="Times New Roman" w:cs="Times New Roman"/>
          <w:sz w:val="24"/>
          <w:szCs w:val="24"/>
        </w:rPr>
        <w:t>confidence</w:t>
      </w:r>
      <w:r w:rsidR="00CC1F72" w:rsidRPr="00496740">
        <w:rPr>
          <w:rFonts w:ascii="Times New Roman" w:hAnsi="Times New Roman" w:cs="Times New Roman"/>
          <w:sz w:val="24"/>
          <w:szCs w:val="24"/>
        </w:rPr>
        <w:t xml:space="preserve"> </w:t>
      </w:r>
      <w:r w:rsidR="00B41B4A" w:rsidRPr="00496740">
        <w:rPr>
          <w:rFonts w:ascii="Times New Roman" w:hAnsi="Times New Roman" w:cs="Times New Roman"/>
          <w:sz w:val="24"/>
          <w:szCs w:val="24"/>
        </w:rPr>
        <w:t>ellipses for both named clades</w:t>
      </w:r>
      <w:r w:rsidR="00576F5A" w:rsidRPr="00496740">
        <w:rPr>
          <w:rFonts w:ascii="Times New Roman" w:hAnsi="Times New Roman" w:cs="Times New Roman"/>
          <w:sz w:val="24"/>
          <w:szCs w:val="24"/>
        </w:rPr>
        <w:t xml:space="preserve"> (Fig. 2b)</w:t>
      </w:r>
      <w:r w:rsidR="00B41B4A" w:rsidRPr="00496740">
        <w:rPr>
          <w:rFonts w:ascii="Times New Roman" w:hAnsi="Times New Roman" w:cs="Times New Roman"/>
          <w:sz w:val="24"/>
          <w:szCs w:val="24"/>
        </w:rPr>
        <w:t>.</w:t>
      </w:r>
    </w:p>
    <w:p w14:paraId="23D1EB3F" w14:textId="013F5EDC" w:rsidR="00B41B4A" w:rsidRPr="00496740" w:rsidRDefault="0029193A" w:rsidP="00301BA0">
      <w:pPr>
        <w:spacing w:line="276" w:lineRule="auto"/>
        <w:outlineLvl w:val="0"/>
        <w:rPr>
          <w:rFonts w:ascii="Times New Roman" w:hAnsi="Times New Roman" w:cs="Times New Roman"/>
          <w:b/>
          <w:sz w:val="24"/>
          <w:szCs w:val="24"/>
        </w:rPr>
      </w:pPr>
      <w:r w:rsidRPr="00496740">
        <w:rPr>
          <w:rFonts w:ascii="Times New Roman" w:hAnsi="Times New Roman" w:cs="Times New Roman"/>
          <w:b/>
          <w:sz w:val="24"/>
          <w:szCs w:val="24"/>
        </w:rPr>
        <w:t>Genetic</w:t>
      </w:r>
      <w:r w:rsidR="00B41B4A" w:rsidRPr="00496740">
        <w:rPr>
          <w:rFonts w:ascii="Times New Roman" w:hAnsi="Times New Roman" w:cs="Times New Roman"/>
          <w:b/>
          <w:sz w:val="24"/>
          <w:szCs w:val="24"/>
        </w:rPr>
        <w:t xml:space="preserve"> distance, trait matching, and competition outcomes</w:t>
      </w:r>
    </w:p>
    <w:p w14:paraId="473A84B6" w14:textId="3ADF0C6C" w:rsidR="00B41B4A" w:rsidRPr="00496740" w:rsidRDefault="00B41B4A" w:rsidP="00301BA0">
      <w:pPr>
        <w:spacing w:line="276" w:lineRule="auto"/>
        <w:rPr>
          <w:rFonts w:ascii="Times New Roman" w:hAnsi="Times New Roman" w:cs="Times New Roman"/>
          <w:sz w:val="24"/>
          <w:szCs w:val="24"/>
        </w:rPr>
      </w:pPr>
      <w:r w:rsidRPr="00496740">
        <w:rPr>
          <w:rFonts w:ascii="Times New Roman" w:hAnsi="Times New Roman" w:cs="Times New Roman"/>
          <w:sz w:val="24"/>
          <w:szCs w:val="24"/>
        </w:rPr>
        <w:t>Asymmetric competitiveness was the most frequent interaction outcome both for the total strain set and the within- and between-clade comparisons (</w:t>
      </w:r>
      <w:r w:rsidR="00730809">
        <w:rPr>
          <w:rFonts w:ascii="Times New Roman" w:hAnsi="Times New Roman" w:cs="Times New Roman"/>
          <w:sz w:val="24"/>
          <w:szCs w:val="24"/>
        </w:rPr>
        <w:t>Fig. S6</w:t>
      </w:r>
      <w:r w:rsidRPr="00496740">
        <w:rPr>
          <w:rFonts w:ascii="Times New Roman" w:hAnsi="Times New Roman" w:cs="Times New Roman"/>
          <w:sz w:val="24"/>
          <w:szCs w:val="24"/>
        </w:rPr>
        <w:t>a). 98% of between-clade pairings</w:t>
      </w:r>
      <w:r w:rsidR="008862E6" w:rsidRPr="00496740">
        <w:rPr>
          <w:rFonts w:ascii="Times New Roman" w:hAnsi="Times New Roman" w:cs="Times New Roman"/>
          <w:sz w:val="24"/>
          <w:szCs w:val="24"/>
        </w:rPr>
        <w:t xml:space="preserve"> resulted in </w:t>
      </w:r>
      <w:r w:rsidR="005D3A8B" w:rsidRPr="00496740">
        <w:rPr>
          <w:rFonts w:ascii="Times New Roman" w:hAnsi="Times New Roman" w:cs="Times New Roman"/>
          <w:sz w:val="24"/>
          <w:szCs w:val="24"/>
        </w:rPr>
        <w:t xml:space="preserve">the </w:t>
      </w:r>
      <w:r w:rsidR="008862E6" w:rsidRPr="00496740">
        <w:rPr>
          <w:rFonts w:ascii="Times New Roman" w:hAnsi="Times New Roman" w:cs="Times New Roman"/>
          <w:sz w:val="24"/>
          <w:szCs w:val="24"/>
        </w:rPr>
        <w:t>asymmetric dominance of one strain</w:t>
      </w:r>
      <w:r w:rsidR="006B3BB5">
        <w:rPr>
          <w:rFonts w:ascii="Times New Roman" w:hAnsi="Times New Roman" w:cs="Times New Roman"/>
          <w:sz w:val="24"/>
          <w:szCs w:val="24"/>
        </w:rPr>
        <w:t xml:space="preserve"> (the </w:t>
      </w:r>
      <w:r w:rsidRPr="00496740">
        <w:rPr>
          <w:rFonts w:ascii="Times New Roman" w:hAnsi="Times New Roman" w:cs="Times New Roman"/>
          <w:i/>
          <w:sz w:val="24"/>
          <w:szCs w:val="24"/>
        </w:rPr>
        <w:t xml:space="preserve">P. fluorescens </w:t>
      </w:r>
      <w:r w:rsidR="006B3BB5">
        <w:rPr>
          <w:rFonts w:ascii="Times New Roman" w:hAnsi="Times New Roman" w:cs="Times New Roman"/>
          <w:sz w:val="24"/>
          <w:szCs w:val="24"/>
        </w:rPr>
        <w:t>strain</w:t>
      </w:r>
      <w:r w:rsidR="008862E6" w:rsidRPr="00496740">
        <w:rPr>
          <w:rFonts w:ascii="Times New Roman" w:hAnsi="Times New Roman" w:cs="Times New Roman"/>
          <w:sz w:val="24"/>
          <w:szCs w:val="24"/>
        </w:rPr>
        <w:t xml:space="preserve"> </w:t>
      </w:r>
      <w:r w:rsidR="006B3BB5">
        <w:rPr>
          <w:rFonts w:ascii="Times New Roman" w:hAnsi="Times New Roman" w:cs="Times New Roman"/>
          <w:sz w:val="24"/>
          <w:szCs w:val="24"/>
        </w:rPr>
        <w:t xml:space="preserve">always won; </w:t>
      </w:r>
      <w:r w:rsidRPr="00496740">
        <w:rPr>
          <w:rFonts w:ascii="Times New Roman" w:hAnsi="Times New Roman" w:cs="Times New Roman"/>
          <w:sz w:val="24"/>
          <w:szCs w:val="24"/>
        </w:rPr>
        <w:t>Fig. S2). Within clades,</w:t>
      </w:r>
      <w:r w:rsidR="00DB4640" w:rsidRPr="00496740">
        <w:rPr>
          <w:rFonts w:ascii="Times New Roman" w:hAnsi="Times New Roman" w:cs="Times New Roman"/>
          <w:sz w:val="24"/>
          <w:szCs w:val="24"/>
        </w:rPr>
        <w:t xml:space="preserve"> however,</w:t>
      </w:r>
      <w:r w:rsidRPr="00496740">
        <w:rPr>
          <w:rFonts w:ascii="Times New Roman" w:hAnsi="Times New Roman" w:cs="Times New Roman"/>
          <w:sz w:val="24"/>
          <w:szCs w:val="24"/>
        </w:rPr>
        <w:t xml:space="preserve"> </w:t>
      </w:r>
      <w:r w:rsidRPr="00496740">
        <w:rPr>
          <w:rFonts w:ascii="Times New Roman" w:hAnsi="Times New Roman" w:cs="Times New Roman"/>
          <w:i/>
          <w:sz w:val="24"/>
          <w:szCs w:val="24"/>
        </w:rPr>
        <w:t xml:space="preserve">P. syringae </w:t>
      </w:r>
      <w:r w:rsidRPr="00496740">
        <w:rPr>
          <w:rFonts w:ascii="Times New Roman" w:hAnsi="Times New Roman" w:cs="Times New Roman"/>
          <w:sz w:val="24"/>
          <w:szCs w:val="24"/>
        </w:rPr>
        <w:t xml:space="preserve">strains were more likely to exhibit </w:t>
      </w:r>
      <w:commentRangeStart w:id="114"/>
      <w:r w:rsidRPr="00496740">
        <w:rPr>
          <w:rFonts w:ascii="Times New Roman" w:hAnsi="Times New Roman" w:cs="Times New Roman"/>
          <w:sz w:val="24"/>
          <w:szCs w:val="24"/>
        </w:rPr>
        <w:t xml:space="preserve">reciprocal invasibility </w:t>
      </w:r>
      <w:commentRangeEnd w:id="114"/>
      <w:r w:rsidR="0095319E">
        <w:rPr>
          <w:rStyle w:val="CommentReference"/>
        </w:rPr>
        <w:commentReference w:id="114"/>
      </w:r>
      <w:r w:rsidRPr="00496740">
        <w:rPr>
          <w:rFonts w:ascii="Times New Roman" w:hAnsi="Times New Roman" w:cs="Times New Roman"/>
          <w:sz w:val="24"/>
          <w:szCs w:val="24"/>
        </w:rPr>
        <w:t xml:space="preserve">than </w:t>
      </w:r>
      <w:r w:rsidRPr="00496740">
        <w:rPr>
          <w:rFonts w:ascii="Times New Roman" w:hAnsi="Times New Roman" w:cs="Times New Roman"/>
          <w:i/>
          <w:sz w:val="24"/>
          <w:szCs w:val="24"/>
        </w:rPr>
        <w:t>P. fluorescens</w:t>
      </w:r>
      <w:r w:rsidRPr="00496740">
        <w:rPr>
          <w:rFonts w:ascii="Times New Roman" w:hAnsi="Times New Roman" w:cs="Times New Roman"/>
          <w:sz w:val="24"/>
          <w:szCs w:val="24"/>
        </w:rPr>
        <w:t xml:space="preserve">, while the proportion of asymmetric interactions </w:t>
      </w:r>
      <w:r w:rsidR="003A3D10" w:rsidRPr="00496740">
        <w:rPr>
          <w:rFonts w:ascii="Times New Roman" w:hAnsi="Times New Roman" w:cs="Times New Roman"/>
          <w:sz w:val="24"/>
          <w:szCs w:val="24"/>
        </w:rPr>
        <w:t xml:space="preserve">was </w:t>
      </w:r>
      <w:r w:rsidRPr="00496740">
        <w:rPr>
          <w:rFonts w:ascii="Times New Roman" w:hAnsi="Times New Roman" w:cs="Times New Roman"/>
          <w:sz w:val="24"/>
          <w:szCs w:val="24"/>
        </w:rPr>
        <w:t xml:space="preserve">similar in both clades (20%; </w:t>
      </w:r>
      <w:r w:rsidR="00730809">
        <w:rPr>
          <w:rFonts w:ascii="Times New Roman" w:hAnsi="Times New Roman" w:cs="Times New Roman"/>
          <w:sz w:val="24"/>
          <w:szCs w:val="24"/>
        </w:rPr>
        <w:t>Fig. S6</w:t>
      </w:r>
      <w:r w:rsidRPr="00496740">
        <w:rPr>
          <w:rFonts w:ascii="Times New Roman" w:hAnsi="Times New Roman" w:cs="Times New Roman"/>
          <w:sz w:val="24"/>
          <w:szCs w:val="24"/>
        </w:rPr>
        <w:t>a). RI and RNI interactions became les</w:t>
      </w:r>
      <w:r w:rsidR="002A14CC">
        <w:rPr>
          <w:rFonts w:ascii="Times New Roman" w:hAnsi="Times New Roman" w:cs="Times New Roman"/>
          <w:sz w:val="24"/>
          <w:szCs w:val="24"/>
        </w:rPr>
        <w:t xml:space="preserve">s </w:t>
      </w:r>
      <w:r w:rsidR="00BF3664">
        <w:rPr>
          <w:rFonts w:ascii="Times New Roman" w:hAnsi="Times New Roman" w:cs="Times New Roman"/>
          <w:sz w:val="24"/>
          <w:szCs w:val="24"/>
        </w:rPr>
        <w:t>frequent</w:t>
      </w:r>
      <w:r w:rsidR="002A14CC">
        <w:rPr>
          <w:rFonts w:ascii="Times New Roman" w:hAnsi="Times New Roman" w:cs="Times New Roman"/>
          <w:sz w:val="24"/>
          <w:szCs w:val="24"/>
        </w:rPr>
        <w:t xml:space="preserve"> with increasing </w:t>
      </w:r>
      <w:r w:rsidRPr="00496740">
        <w:rPr>
          <w:rFonts w:ascii="Times New Roman" w:hAnsi="Times New Roman" w:cs="Times New Roman"/>
          <w:sz w:val="24"/>
          <w:szCs w:val="24"/>
        </w:rPr>
        <w:t>genetic distance (</w:t>
      </w:r>
      <w:r w:rsidR="00730809">
        <w:rPr>
          <w:rFonts w:ascii="Times New Roman" w:hAnsi="Times New Roman" w:cs="Times New Roman"/>
          <w:sz w:val="24"/>
          <w:szCs w:val="24"/>
        </w:rPr>
        <w:t>Fig. S6</w:t>
      </w:r>
      <w:r w:rsidRPr="00496740">
        <w:rPr>
          <w:rFonts w:ascii="Times New Roman" w:hAnsi="Times New Roman" w:cs="Times New Roman"/>
          <w:sz w:val="24"/>
          <w:szCs w:val="24"/>
        </w:rPr>
        <w:t xml:space="preserve">b; </w:t>
      </w:r>
      <w:r w:rsidR="0058798A">
        <w:rPr>
          <w:rFonts w:ascii="Times New Roman" w:hAnsi="Times New Roman" w:cs="Times New Roman"/>
          <w:sz w:val="24"/>
          <w:szCs w:val="24"/>
        </w:rPr>
        <w:t>Table 2</w:t>
      </w:r>
      <w:r w:rsidRPr="00496740">
        <w:rPr>
          <w:rFonts w:ascii="Times New Roman" w:hAnsi="Times New Roman" w:cs="Times New Roman"/>
          <w:sz w:val="24"/>
          <w:szCs w:val="24"/>
        </w:rPr>
        <w:t xml:space="preserve">). </w:t>
      </w:r>
      <w:r w:rsidR="004F41D4" w:rsidRPr="00496740">
        <w:rPr>
          <w:rFonts w:ascii="Times New Roman" w:hAnsi="Times New Roman" w:cs="Times New Roman"/>
          <w:sz w:val="24"/>
          <w:szCs w:val="24"/>
        </w:rPr>
        <w:t xml:space="preserve">Including </w:t>
      </w:r>
      <w:r w:rsidR="00EF51BF" w:rsidRPr="00496740">
        <w:rPr>
          <w:rFonts w:ascii="Times New Roman" w:hAnsi="Times New Roman" w:cs="Times New Roman"/>
          <w:sz w:val="24"/>
          <w:szCs w:val="24"/>
        </w:rPr>
        <w:t>pairings between very same strain</w:t>
      </w:r>
      <w:r w:rsidRPr="00496740">
        <w:rPr>
          <w:rFonts w:ascii="Times New Roman" w:hAnsi="Times New Roman" w:cs="Times New Roman"/>
          <w:sz w:val="24"/>
          <w:szCs w:val="24"/>
        </w:rPr>
        <w:t xml:space="preserve"> </w:t>
      </w:r>
      <w:r w:rsidR="00C53405" w:rsidRPr="00496740">
        <w:rPr>
          <w:rFonts w:ascii="Times New Roman" w:hAnsi="Times New Roman" w:cs="Times New Roman"/>
          <w:sz w:val="24"/>
          <w:szCs w:val="24"/>
        </w:rPr>
        <w:t xml:space="preserve">(i.e. </w:t>
      </w:r>
      <w:r w:rsidR="00DD3096" w:rsidRPr="00496740">
        <w:rPr>
          <w:rFonts w:ascii="Times New Roman" w:hAnsi="Times New Roman" w:cs="Times New Roman"/>
          <w:sz w:val="24"/>
          <w:szCs w:val="24"/>
        </w:rPr>
        <w:t xml:space="preserve">the most </w:t>
      </w:r>
      <w:r w:rsidR="00C53405" w:rsidRPr="00496740">
        <w:rPr>
          <w:rFonts w:ascii="Times New Roman" w:hAnsi="Times New Roman" w:cs="Times New Roman"/>
          <w:sz w:val="24"/>
          <w:szCs w:val="24"/>
        </w:rPr>
        <w:t xml:space="preserve">“intra-specific” </w:t>
      </w:r>
      <w:r w:rsidR="00DD3096" w:rsidRPr="00496740">
        <w:rPr>
          <w:rFonts w:ascii="Times New Roman" w:hAnsi="Times New Roman" w:cs="Times New Roman"/>
          <w:sz w:val="24"/>
          <w:szCs w:val="24"/>
        </w:rPr>
        <w:t xml:space="preserve">form of </w:t>
      </w:r>
      <w:r w:rsidR="00C53405" w:rsidRPr="00496740">
        <w:rPr>
          <w:rFonts w:ascii="Times New Roman" w:hAnsi="Times New Roman" w:cs="Times New Roman"/>
          <w:sz w:val="24"/>
          <w:szCs w:val="24"/>
        </w:rPr>
        <w:t>competition</w:t>
      </w:r>
      <w:r w:rsidR="00DD3096" w:rsidRPr="00496740">
        <w:rPr>
          <w:rFonts w:ascii="Times New Roman" w:hAnsi="Times New Roman" w:cs="Times New Roman"/>
          <w:sz w:val="24"/>
          <w:szCs w:val="24"/>
        </w:rPr>
        <w:t xml:space="preserve"> assayed here</w:t>
      </w:r>
      <w:r w:rsidR="00C53405" w:rsidRPr="00496740">
        <w:rPr>
          <w:rFonts w:ascii="Times New Roman" w:hAnsi="Times New Roman" w:cs="Times New Roman"/>
          <w:sz w:val="24"/>
          <w:szCs w:val="24"/>
        </w:rPr>
        <w:t xml:space="preserve">) </w:t>
      </w:r>
      <w:r w:rsidR="0048795F" w:rsidRPr="00496740">
        <w:rPr>
          <w:rFonts w:ascii="Times New Roman" w:hAnsi="Times New Roman" w:cs="Times New Roman"/>
          <w:sz w:val="24"/>
          <w:szCs w:val="24"/>
        </w:rPr>
        <w:t>into this GLM</w:t>
      </w:r>
      <w:r w:rsidRPr="00496740">
        <w:rPr>
          <w:rFonts w:ascii="Times New Roman" w:hAnsi="Times New Roman" w:cs="Times New Roman"/>
          <w:sz w:val="24"/>
          <w:szCs w:val="24"/>
        </w:rPr>
        <w:t xml:space="preserve"> </w:t>
      </w:r>
      <w:r w:rsidR="0048795F" w:rsidRPr="00496740">
        <w:rPr>
          <w:rFonts w:ascii="Times New Roman" w:hAnsi="Times New Roman" w:cs="Times New Roman"/>
          <w:sz w:val="24"/>
          <w:szCs w:val="24"/>
        </w:rPr>
        <w:t xml:space="preserve">increased the magnitude of the probability estimate for reciprocal competitive exclusion </w:t>
      </w:r>
      <w:r w:rsidR="009D5DEB" w:rsidRPr="00496740">
        <w:rPr>
          <w:rFonts w:ascii="Times New Roman" w:hAnsi="Times New Roman" w:cs="Times New Roman"/>
          <w:sz w:val="24"/>
          <w:szCs w:val="24"/>
        </w:rPr>
        <w:t xml:space="preserve">at </w:t>
      </w:r>
      <w:r w:rsidR="0048795F" w:rsidRPr="00496740">
        <w:rPr>
          <w:rFonts w:ascii="Times New Roman" w:hAnsi="Times New Roman" w:cs="Times New Roman"/>
          <w:i/>
          <w:sz w:val="24"/>
          <w:szCs w:val="24"/>
        </w:rPr>
        <w:t>D</w:t>
      </w:r>
      <w:r w:rsidR="00AF5A49" w:rsidRPr="00496740">
        <w:rPr>
          <w:rFonts w:ascii="Times New Roman" w:hAnsi="Times New Roman" w:cs="Times New Roman"/>
          <w:i/>
          <w:sz w:val="24"/>
          <w:szCs w:val="24"/>
          <w:vertAlign w:val="subscript"/>
        </w:rPr>
        <w:t>G</w:t>
      </w:r>
      <w:r w:rsidR="009D5DEB" w:rsidRPr="00496740">
        <w:rPr>
          <w:rFonts w:ascii="Times New Roman" w:hAnsi="Times New Roman" w:cs="Times New Roman"/>
          <w:sz w:val="24"/>
          <w:szCs w:val="24"/>
        </w:rPr>
        <w:t xml:space="preserve"> ~</w:t>
      </w:r>
      <w:r w:rsidR="0048795F" w:rsidRPr="00496740">
        <w:rPr>
          <w:rFonts w:ascii="Times New Roman" w:hAnsi="Times New Roman" w:cs="Times New Roman"/>
          <w:sz w:val="24"/>
          <w:szCs w:val="24"/>
        </w:rPr>
        <w:t xml:space="preserve"> 0 (</w:t>
      </w:r>
      <w:r w:rsidR="0058798A">
        <w:rPr>
          <w:rFonts w:ascii="Times New Roman" w:hAnsi="Times New Roman" w:cs="Times New Roman"/>
          <w:sz w:val="24"/>
          <w:szCs w:val="24"/>
        </w:rPr>
        <w:t>Table 2</w:t>
      </w:r>
      <w:r w:rsidR="0048795F" w:rsidRPr="00496740">
        <w:rPr>
          <w:rFonts w:ascii="Times New Roman" w:hAnsi="Times New Roman" w:cs="Times New Roman"/>
          <w:sz w:val="24"/>
          <w:szCs w:val="24"/>
        </w:rPr>
        <w:t>).</w:t>
      </w:r>
    </w:p>
    <w:p w14:paraId="0A17CBEE" w14:textId="1C2524A1" w:rsidR="00B41B4A" w:rsidRPr="00496740" w:rsidRDefault="00BF3664" w:rsidP="00301BA0">
      <w:pPr>
        <w:spacing w:line="276" w:lineRule="auto"/>
        <w:rPr>
          <w:rFonts w:ascii="Times New Roman" w:hAnsi="Times New Roman" w:cs="Times New Roman"/>
          <w:sz w:val="24"/>
          <w:szCs w:val="24"/>
        </w:rPr>
      </w:pPr>
      <w:r>
        <w:rPr>
          <w:rFonts w:ascii="Times New Roman" w:hAnsi="Times New Roman" w:cs="Times New Roman"/>
          <w:sz w:val="24"/>
          <w:szCs w:val="24"/>
        </w:rPr>
        <w:tab/>
      </w:r>
      <w:r w:rsidR="00F320B0" w:rsidRPr="00496740">
        <w:rPr>
          <w:rFonts w:ascii="Times New Roman" w:hAnsi="Times New Roman" w:cs="Times New Roman"/>
          <w:sz w:val="24"/>
          <w:szCs w:val="24"/>
        </w:rPr>
        <w:t xml:space="preserve">In binomial GLMs, the overall probability of an asymmetric outcome increased with </w:t>
      </w:r>
      <w:r w:rsidR="00F93235" w:rsidRPr="00496740">
        <w:rPr>
          <w:rFonts w:ascii="Times New Roman" w:hAnsi="Times New Roman" w:cs="Times New Roman"/>
          <w:sz w:val="24"/>
          <w:szCs w:val="24"/>
        </w:rPr>
        <w:t>genetic</w:t>
      </w:r>
      <w:r w:rsidR="00F320B0" w:rsidRPr="00496740">
        <w:rPr>
          <w:rFonts w:ascii="Times New Roman" w:hAnsi="Times New Roman" w:cs="Times New Roman"/>
          <w:sz w:val="24"/>
          <w:szCs w:val="24"/>
        </w:rPr>
        <w:t xml:space="preserve"> distance (</w:t>
      </w:r>
      <w:r w:rsidR="00730809">
        <w:rPr>
          <w:rFonts w:ascii="Times New Roman" w:hAnsi="Times New Roman" w:cs="Times New Roman"/>
          <w:sz w:val="24"/>
          <w:szCs w:val="24"/>
        </w:rPr>
        <w:t>Fig. S6</w:t>
      </w:r>
      <w:r w:rsidR="00F320B0" w:rsidRPr="00496740">
        <w:rPr>
          <w:rFonts w:ascii="Times New Roman" w:hAnsi="Times New Roman" w:cs="Times New Roman"/>
          <w:sz w:val="24"/>
          <w:szCs w:val="24"/>
        </w:rPr>
        <w:t xml:space="preserve">b; </w:t>
      </w:r>
      <w:r w:rsidR="0058798A">
        <w:rPr>
          <w:rFonts w:ascii="Times New Roman" w:hAnsi="Times New Roman" w:cs="Times New Roman"/>
          <w:sz w:val="24"/>
          <w:szCs w:val="24"/>
        </w:rPr>
        <w:t xml:space="preserve">Table </w:t>
      </w:r>
      <w:r w:rsidR="00A30EA8">
        <w:rPr>
          <w:rFonts w:ascii="Times New Roman" w:hAnsi="Times New Roman" w:cs="Times New Roman"/>
          <w:sz w:val="24"/>
          <w:szCs w:val="24"/>
        </w:rPr>
        <w:t>S1</w:t>
      </w:r>
      <w:r w:rsidR="00F320B0" w:rsidRPr="00496740">
        <w:rPr>
          <w:rFonts w:ascii="Times New Roman" w:hAnsi="Times New Roman" w:cs="Times New Roman"/>
          <w:sz w:val="24"/>
          <w:szCs w:val="24"/>
        </w:rPr>
        <w:t xml:space="preserve">). This finding is driven predominantly by the competitive superiority of </w:t>
      </w:r>
      <w:r w:rsidR="00F320B0" w:rsidRPr="00496740">
        <w:rPr>
          <w:rFonts w:ascii="Times New Roman" w:hAnsi="Times New Roman" w:cs="Times New Roman"/>
          <w:i/>
          <w:sz w:val="24"/>
          <w:szCs w:val="24"/>
        </w:rPr>
        <w:t xml:space="preserve">P. fluorescens </w:t>
      </w:r>
      <w:r w:rsidR="00F320B0" w:rsidRPr="00496740">
        <w:rPr>
          <w:rFonts w:ascii="Times New Roman" w:hAnsi="Times New Roman" w:cs="Times New Roman"/>
          <w:sz w:val="24"/>
          <w:szCs w:val="24"/>
        </w:rPr>
        <w:t xml:space="preserve">over </w:t>
      </w:r>
      <w:r w:rsidR="00F320B0" w:rsidRPr="00496740">
        <w:rPr>
          <w:rFonts w:ascii="Times New Roman" w:hAnsi="Times New Roman" w:cs="Times New Roman"/>
          <w:i/>
          <w:sz w:val="24"/>
          <w:szCs w:val="24"/>
        </w:rPr>
        <w:t>P. syringae.</w:t>
      </w:r>
      <w:r w:rsidR="00F320B0" w:rsidRPr="00496740">
        <w:rPr>
          <w:rFonts w:ascii="Times New Roman" w:hAnsi="Times New Roman" w:cs="Times New Roman"/>
          <w:sz w:val="24"/>
          <w:szCs w:val="24"/>
        </w:rPr>
        <w:t xml:space="preserve"> </w:t>
      </w:r>
      <w:r w:rsidR="00B41B4A" w:rsidRPr="00496740">
        <w:rPr>
          <w:rFonts w:ascii="Times New Roman" w:hAnsi="Times New Roman" w:cs="Times New Roman"/>
          <w:sz w:val="24"/>
          <w:szCs w:val="24"/>
        </w:rPr>
        <w:t xml:space="preserve">When trait distances were included </w:t>
      </w:r>
      <w:r w:rsidR="00D6463E" w:rsidRPr="00496740">
        <w:rPr>
          <w:rFonts w:ascii="Times New Roman" w:hAnsi="Times New Roman" w:cs="Times New Roman"/>
          <w:sz w:val="24"/>
          <w:szCs w:val="24"/>
        </w:rPr>
        <w:t>with</w:t>
      </w:r>
      <w:r w:rsidR="00B41B4A" w:rsidRPr="00496740">
        <w:rPr>
          <w:rFonts w:ascii="Times New Roman" w:hAnsi="Times New Roman" w:cs="Times New Roman"/>
          <w:sz w:val="24"/>
          <w:szCs w:val="24"/>
        </w:rPr>
        <w:t xml:space="preserve"> </w:t>
      </w:r>
      <w:r w:rsidR="00F93235" w:rsidRPr="00496740">
        <w:rPr>
          <w:rFonts w:ascii="Times New Roman" w:hAnsi="Times New Roman" w:cs="Times New Roman"/>
          <w:sz w:val="24"/>
          <w:szCs w:val="24"/>
        </w:rPr>
        <w:t>genetic</w:t>
      </w:r>
      <w:r w:rsidR="00B41B4A" w:rsidRPr="00496740">
        <w:rPr>
          <w:rFonts w:ascii="Times New Roman" w:hAnsi="Times New Roman" w:cs="Times New Roman"/>
          <w:sz w:val="24"/>
          <w:szCs w:val="24"/>
        </w:rPr>
        <w:t xml:space="preserve"> distance</w:t>
      </w:r>
      <w:r w:rsidR="00A14A27" w:rsidRPr="00496740">
        <w:rPr>
          <w:rFonts w:ascii="Times New Roman" w:hAnsi="Times New Roman" w:cs="Times New Roman"/>
          <w:sz w:val="24"/>
          <w:szCs w:val="24"/>
        </w:rPr>
        <w:t xml:space="preserve"> in interaction outcome GLMs</w:t>
      </w:r>
      <w:r w:rsidR="00B41B4A" w:rsidRPr="00496740">
        <w:rPr>
          <w:rFonts w:ascii="Times New Roman" w:hAnsi="Times New Roman" w:cs="Times New Roman"/>
          <w:sz w:val="24"/>
          <w:szCs w:val="24"/>
        </w:rPr>
        <w:t xml:space="preserve">, the effect of </w:t>
      </w:r>
      <w:r w:rsidR="00B41B4A" w:rsidRPr="00496740">
        <w:rPr>
          <w:rFonts w:ascii="Times New Roman" w:hAnsi="Times New Roman" w:cs="Times New Roman"/>
          <w:i/>
          <w:sz w:val="24"/>
          <w:szCs w:val="24"/>
        </w:rPr>
        <w:t>D</w:t>
      </w:r>
      <w:r w:rsidR="00AF5A49" w:rsidRPr="00496740">
        <w:rPr>
          <w:rFonts w:ascii="Times New Roman" w:hAnsi="Times New Roman" w:cs="Times New Roman"/>
          <w:i/>
          <w:sz w:val="24"/>
          <w:szCs w:val="24"/>
          <w:vertAlign w:val="subscript"/>
        </w:rPr>
        <w:t>G</w:t>
      </w:r>
      <w:r w:rsidR="00B41B4A" w:rsidRPr="00496740">
        <w:rPr>
          <w:rFonts w:ascii="Times New Roman" w:hAnsi="Times New Roman" w:cs="Times New Roman"/>
          <w:sz w:val="24"/>
          <w:szCs w:val="24"/>
        </w:rPr>
        <w:t xml:space="preserve"> </w:t>
      </w:r>
      <w:r w:rsidR="00FE05BB" w:rsidRPr="00496740">
        <w:rPr>
          <w:rFonts w:ascii="Times New Roman" w:hAnsi="Times New Roman" w:cs="Times New Roman"/>
          <w:sz w:val="24"/>
          <w:szCs w:val="24"/>
        </w:rPr>
        <w:t xml:space="preserve">generally </w:t>
      </w:r>
      <w:r w:rsidR="00B41B4A" w:rsidRPr="00496740">
        <w:rPr>
          <w:rFonts w:ascii="Times New Roman" w:hAnsi="Times New Roman" w:cs="Times New Roman"/>
          <w:sz w:val="24"/>
          <w:szCs w:val="24"/>
        </w:rPr>
        <w:t>dropped out (</w:t>
      </w:r>
      <w:r w:rsidR="0058798A">
        <w:rPr>
          <w:rFonts w:ascii="Times New Roman" w:hAnsi="Times New Roman" w:cs="Times New Roman"/>
          <w:sz w:val="24"/>
          <w:szCs w:val="24"/>
        </w:rPr>
        <w:t>Table S2</w:t>
      </w:r>
      <w:r w:rsidR="00B41B4A" w:rsidRPr="00496740">
        <w:rPr>
          <w:rFonts w:ascii="Times New Roman" w:hAnsi="Times New Roman" w:cs="Times New Roman"/>
          <w:sz w:val="24"/>
          <w:szCs w:val="24"/>
        </w:rPr>
        <w:t xml:space="preserve">). Within </w:t>
      </w:r>
      <w:r w:rsidR="00B41B4A" w:rsidRPr="00496740">
        <w:rPr>
          <w:rFonts w:ascii="Times New Roman" w:hAnsi="Times New Roman" w:cs="Times New Roman"/>
          <w:i/>
          <w:sz w:val="24"/>
          <w:szCs w:val="24"/>
        </w:rPr>
        <w:t>P. fluorescens</w:t>
      </w:r>
      <w:r w:rsidR="00B41B4A" w:rsidRPr="00496740">
        <w:rPr>
          <w:rFonts w:ascii="Times New Roman" w:hAnsi="Times New Roman" w:cs="Times New Roman"/>
          <w:sz w:val="24"/>
          <w:szCs w:val="24"/>
        </w:rPr>
        <w:t>, pairings between strains with larger differences in lag time more often resulted in asymmetric outcomes, while similarity in lag time predicted re</w:t>
      </w:r>
      <w:r w:rsidR="006E32B8">
        <w:rPr>
          <w:rFonts w:ascii="Times New Roman" w:hAnsi="Times New Roman" w:cs="Times New Roman"/>
          <w:sz w:val="24"/>
          <w:szCs w:val="24"/>
        </w:rPr>
        <w:t>ciprocal invasibility (</w:t>
      </w:r>
      <w:r w:rsidR="0058798A">
        <w:rPr>
          <w:rFonts w:ascii="Times New Roman" w:hAnsi="Times New Roman" w:cs="Times New Roman"/>
          <w:sz w:val="24"/>
          <w:szCs w:val="24"/>
        </w:rPr>
        <w:t>Table S2</w:t>
      </w:r>
      <w:r w:rsidR="006E32B8">
        <w:rPr>
          <w:rFonts w:ascii="Times New Roman" w:hAnsi="Times New Roman" w:cs="Times New Roman"/>
          <w:sz w:val="24"/>
          <w:szCs w:val="24"/>
        </w:rPr>
        <w:t>)</w:t>
      </w:r>
      <w:r w:rsidR="00B41B4A" w:rsidRPr="00496740">
        <w:rPr>
          <w:rFonts w:ascii="Times New Roman" w:hAnsi="Times New Roman" w:cs="Times New Roman"/>
          <w:sz w:val="24"/>
          <w:szCs w:val="24"/>
        </w:rPr>
        <w:t xml:space="preserve">. </w:t>
      </w:r>
      <w:r w:rsidR="00B41B4A" w:rsidRPr="00496740">
        <w:rPr>
          <w:rFonts w:ascii="Times New Roman" w:hAnsi="Times New Roman" w:cs="Times New Roman"/>
          <w:i/>
          <w:sz w:val="24"/>
          <w:szCs w:val="24"/>
        </w:rPr>
        <w:t xml:space="preserve">P. syringae </w:t>
      </w:r>
      <w:r w:rsidR="00B41B4A" w:rsidRPr="00496740">
        <w:rPr>
          <w:rFonts w:ascii="Times New Roman" w:hAnsi="Times New Roman" w:cs="Times New Roman"/>
          <w:sz w:val="24"/>
          <w:szCs w:val="24"/>
        </w:rPr>
        <w:t xml:space="preserve">exhibited the same pattern of findings except for </w:t>
      </w:r>
      <w:proofErr w:type="spellStart"/>
      <w:r w:rsidR="00B41B4A" w:rsidRPr="00496740">
        <w:rPr>
          <w:rFonts w:ascii="Times New Roman" w:hAnsi="Times New Roman" w:cs="Times New Roman"/>
          <w:i/>
          <w:sz w:val="24"/>
          <w:szCs w:val="24"/>
        </w:rPr>
        <w:t>r</w:t>
      </w:r>
      <w:r w:rsidR="00B41B4A" w:rsidRPr="00496740">
        <w:rPr>
          <w:rFonts w:ascii="Times New Roman" w:hAnsi="Times New Roman" w:cs="Times New Roman"/>
          <w:i/>
          <w:sz w:val="24"/>
          <w:szCs w:val="24"/>
          <w:vertAlign w:val="subscript"/>
        </w:rPr>
        <w:t>m</w:t>
      </w:r>
      <w:proofErr w:type="spellEnd"/>
      <w:r w:rsidR="00B41B4A" w:rsidRPr="00496740">
        <w:rPr>
          <w:rFonts w:ascii="Times New Roman" w:hAnsi="Times New Roman" w:cs="Times New Roman"/>
          <w:sz w:val="24"/>
          <w:szCs w:val="24"/>
        </w:rPr>
        <w:t xml:space="preserve"> instead of </w:t>
      </w:r>
      <w:r w:rsidR="00B41B4A" w:rsidRPr="00496740">
        <w:rPr>
          <w:rFonts w:ascii="Times New Roman" w:hAnsi="Times New Roman" w:cs="Times New Roman"/>
          <w:i/>
          <w:sz w:val="24"/>
          <w:szCs w:val="24"/>
        </w:rPr>
        <w:t>L</w:t>
      </w:r>
      <w:r w:rsidR="00B41B4A" w:rsidRPr="00496740">
        <w:rPr>
          <w:rFonts w:ascii="Times New Roman" w:hAnsi="Times New Roman" w:cs="Times New Roman"/>
          <w:sz w:val="24"/>
          <w:szCs w:val="24"/>
        </w:rPr>
        <w:t xml:space="preserve">, although residual variation was still explained by </w:t>
      </w:r>
      <w:r w:rsidR="00B41B4A" w:rsidRPr="00496740">
        <w:rPr>
          <w:rFonts w:ascii="Times New Roman" w:hAnsi="Times New Roman" w:cs="Times New Roman"/>
          <w:i/>
          <w:sz w:val="24"/>
          <w:szCs w:val="24"/>
        </w:rPr>
        <w:t>D</w:t>
      </w:r>
      <w:r w:rsidR="00AF5A49" w:rsidRPr="00496740">
        <w:rPr>
          <w:rFonts w:ascii="Times New Roman" w:hAnsi="Times New Roman" w:cs="Times New Roman"/>
          <w:i/>
          <w:sz w:val="24"/>
          <w:szCs w:val="24"/>
          <w:vertAlign w:val="subscript"/>
        </w:rPr>
        <w:t>G</w:t>
      </w:r>
      <w:r w:rsidR="00B41B4A" w:rsidRPr="00496740">
        <w:rPr>
          <w:rFonts w:ascii="Times New Roman" w:hAnsi="Times New Roman" w:cs="Times New Roman"/>
          <w:sz w:val="24"/>
          <w:szCs w:val="24"/>
        </w:rPr>
        <w:t>, perhaps correlated with un-measured factors involve</w:t>
      </w:r>
      <w:r w:rsidR="008E20D8" w:rsidRPr="00496740">
        <w:rPr>
          <w:rFonts w:ascii="Times New Roman" w:hAnsi="Times New Roman" w:cs="Times New Roman"/>
          <w:sz w:val="24"/>
          <w:szCs w:val="24"/>
        </w:rPr>
        <w:t>d in competitiveness (</w:t>
      </w:r>
      <w:r w:rsidR="0058798A">
        <w:rPr>
          <w:rFonts w:ascii="Times New Roman" w:hAnsi="Times New Roman" w:cs="Times New Roman"/>
          <w:sz w:val="24"/>
          <w:szCs w:val="24"/>
        </w:rPr>
        <w:t>Table S2</w:t>
      </w:r>
      <w:r w:rsidR="008E20D8" w:rsidRPr="00496740">
        <w:rPr>
          <w:rFonts w:ascii="Times New Roman" w:hAnsi="Times New Roman" w:cs="Times New Roman"/>
          <w:sz w:val="24"/>
          <w:szCs w:val="24"/>
        </w:rPr>
        <w:t>).</w:t>
      </w:r>
    </w:p>
    <w:p w14:paraId="4DF71811" w14:textId="662A4746" w:rsidR="00B41B4A" w:rsidRPr="00496740" w:rsidRDefault="00176759" w:rsidP="00301BA0">
      <w:pPr>
        <w:spacing w:line="276" w:lineRule="auto"/>
        <w:rPr>
          <w:rFonts w:ascii="Times New Roman" w:hAnsi="Times New Roman" w:cs="Times New Roman"/>
          <w:sz w:val="24"/>
          <w:szCs w:val="24"/>
        </w:rPr>
      </w:pPr>
      <w:r>
        <w:rPr>
          <w:rFonts w:ascii="Times New Roman" w:hAnsi="Times New Roman" w:cs="Times New Roman"/>
          <w:sz w:val="24"/>
          <w:szCs w:val="24"/>
        </w:rPr>
        <w:tab/>
      </w:r>
      <w:r w:rsidR="00226D2C" w:rsidRPr="00496740">
        <w:rPr>
          <w:rFonts w:ascii="Times New Roman" w:hAnsi="Times New Roman" w:cs="Times New Roman"/>
          <w:sz w:val="24"/>
          <w:szCs w:val="24"/>
        </w:rPr>
        <w:t>Strains isolated from the same leaves were no more or less likely to display a particular compet</w:t>
      </w:r>
      <w:r w:rsidR="00241EE6" w:rsidRPr="00496740">
        <w:rPr>
          <w:rFonts w:ascii="Times New Roman" w:hAnsi="Times New Roman" w:cs="Times New Roman"/>
          <w:sz w:val="24"/>
          <w:szCs w:val="24"/>
        </w:rPr>
        <w:t>itive outcome</w:t>
      </w:r>
      <w:r w:rsidR="00D13978" w:rsidRPr="00496740">
        <w:rPr>
          <w:rFonts w:ascii="Times New Roman" w:hAnsi="Times New Roman" w:cs="Times New Roman"/>
          <w:sz w:val="24"/>
          <w:szCs w:val="24"/>
        </w:rPr>
        <w:t xml:space="preserve"> than pairs of strains isolated from different leaves</w:t>
      </w:r>
      <w:r w:rsidR="00226884" w:rsidRPr="00496740">
        <w:rPr>
          <w:rFonts w:ascii="Times New Roman" w:hAnsi="Times New Roman" w:cs="Times New Roman"/>
          <w:sz w:val="24"/>
          <w:szCs w:val="24"/>
        </w:rPr>
        <w:t xml:space="preserve"> (</w:t>
      </w:r>
      <w:r w:rsidR="001E3402" w:rsidRPr="00496740">
        <w:rPr>
          <w:rFonts w:ascii="Times New Roman" w:hAnsi="Times New Roman" w:cs="Times New Roman"/>
          <w:sz w:val="24"/>
          <w:szCs w:val="24"/>
        </w:rPr>
        <w:t>Fisher’s exact test</w:t>
      </w:r>
      <w:r w:rsidR="00CE7F83" w:rsidRPr="00496740">
        <w:rPr>
          <w:rFonts w:ascii="Times New Roman" w:hAnsi="Times New Roman" w:cs="Times New Roman"/>
          <w:sz w:val="24"/>
          <w:szCs w:val="24"/>
        </w:rPr>
        <w:t>s</w:t>
      </w:r>
      <w:r w:rsidR="001E3402" w:rsidRPr="00496740">
        <w:rPr>
          <w:rFonts w:ascii="Times New Roman" w:hAnsi="Times New Roman" w:cs="Times New Roman"/>
          <w:sz w:val="24"/>
          <w:szCs w:val="24"/>
        </w:rPr>
        <w:t xml:space="preserve">, </w:t>
      </w:r>
      <w:r w:rsidR="00226884" w:rsidRPr="00496740">
        <w:rPr>
          <w:rFonts w:ascii="Times New Roman" w:hAnsi="Times New Roman" w:cs="Times New Roman"/>
          <w:i/>
          <w:sz w:val="24"/>
          <w:szCs w:val="24"/>
        </w:rPr>
        <w:t>p</w:t>
      </w:r>
      <w:r w:rsidR="00226884" w:rsidRPr="00496740">
        <w:rPr>
          <w:rFonts w:ascii="Times New Roman" w:hAnsi="Times New Roman" w:cs="Times New Roman"/>
          <w:sz w:val="24"/>
          <w:szCs w:val="24"/>
        </w:rPr>
        <w:t xml:space="preserve"> &gt; 0.3</w:t>
      </w:r>
      <w:r w:rsidR="00BA4621" w:rsidRPr="00496740">
        <w:rPr>
          <w:rFonts w:ascii="Times New Roman" w:hAnsi="Times New Roman" w:cs="Times New Roman"/>
          <w:sz w:val="24"/>
          <w:szCs w:val="24"/>
        </w:rPr>
        <w:t>, data not shown)</w:t>
      </w:r>
      <w:r w:rsidR="00241EE6" w:rsidRPr="00496740">
        <w:rPr>
          <w:rFonts w:ascii="Times New Roman" w:hAnsi="Times New Roman" w:cs="Times New Roman"/>
          <w:sz w:val="24"/>
          <w:szCs w:val="24"/>
        </w:rPr>
        <w:t xml:space="preserve">, nor were winners </w:t>
      </w:r>
      <w:r w:rsidR="00D13978" w:rsidRPr="00496740">
        <w:rPr>
          <w:rFonts w:ascii="Times New Roman" w:hAnsi="Times New Roman" w:cs="Times New Roman"/>
          <w:sz w:val="24"/>
          <w:szCs w:val="24"/>
        </w:rPr>
        <w:t xml:space="preserve">more likely to have been at a higher abundance in leaves when they were sampled </w:t>
      </w:r>
      <w:r w:rsidR="00D13978" w:rsidRPr="00496740">
        <w:rPr>
          <w:rFonts w:ascii="Times New Roman" w:hAnsi="Times New Roman" w:cs="Times New Roman"/>
          <w:sz w:val="24"/>
          <w:szCs w:val="24"/>
        </w:rPr>
        <w:fldChar w:fldCharType="begin"/>
      </w:r>
      <w:r w:rsidR="00563C5D">
        <w:rPr>
          <w:rFonts w:ascii="Times New Roman" w:hAnsi="Times New Roman" w:cs="Times New Roman"/>
          <w:sz w:val="24"/>
          <w:szCs w:val="24"/>
        </w:rPr>
        <w:instrText xml:space="preserve"> ADDIN PAPERS2_CITATIONS &lt;citation&gt;&lt;uuid&gt;214BF27A-BE85-4C3C-8FFA-BEAC82D7AF95&lt;/uuid&gt;&lt;priority&gt;34&lt;/priority&gt;&lt;publications&gt;&lt;publication&gt;&lt;volume&gt;23&lt;/volume&gt;&lt;publication_date&gt;99201403041200000000222000&lt;/publication_date&gt;&lt;number&gt;6&lt;/number&gt;&lt;doi&gt;10.1111/mec.12657&lt;/doi&gt;&lt;startpage&gt;1497&lt;/startpage&gt;&lt;title&gt;Diversity and abundance of phyllosphere bacteria are linked to insect herbivory&lt;/title&gt;&lt;uuid&gt;1D22D931-87B1-4081-8E00-8B06290148BF&lt;/uuid&gt;&lt;subtype&gt;400&lt;/subtype&gt;&lt;endpage&gt;1515&lt;/endpage&gt;&lt;type&gt;400&lt;/type&gt;&lt;url&gt;http://doi.wiley.com/10.1111/mec.12657&lt;/url&gt;&lt;bundle&gt;&lt;publication&gt;&lt;title&gt;Molecular Ecology&lt;/title&gt;&lt;type&gt;-100&lt;/type&gt;&lt;subtype&gt;-100&lt;/subtype&gt;&lt;uuid&gt;700E43F0-A3CC-423D-9266-66011B2C531D&lt;/uuid&gt;&lt;/publication&gt;&lt;/bundle&gt;&lt;authors&gt;&lt;author&gt;&lt;firstName&gt;Parris&lt;/firstName&gt;&lt;middleNames&gt;T&lt;/middleNames&gt;&lt;lastName&gt;Humphrey&lt;/lastName&gt;&lt;/author&gt;&lt;author&gt;&lt;firstName&gt;Trang&lt;/firstName&gt;&lt;middleNames&gt;T&lt;/middleNames&gt;&lt;lastName&gt;Nguyen&lt;/lastName&gt;&lt;/author&gt;&lt;author&gt;&lt;firstName&gt;Martha&lt;/firstName&gt;&lt;middleNames&gt;M&lt;/middleNames&gt;&lt;lastName&gt;Villalobos&lt;/lastName&gt;&lt;/author&gt;&lt;author&gt;&lt;firstName&gt;Noah&lt;/firstName&gt;&lt;middleNames&gt;K&lt;/middleNames&gt;&lt;lastName&gt;Whiteman&lt;/lastName&gt;&lt;/author&gt;&lt;/authors&gt;&lt;/publication&gt;&lt;/publications&gt;&lt;cites&gt;&lt;/cites&gt;&lt;/citation&gt;</w:instrText>
      </w:r>
      <w:r w:rsidR="00D13978" w:rsidRPr="00496740">
        <w:rPr>
          <w:rFonts w:ascii="Times New Roman" w:hAnsi="Times New Roman" w:cs="Times New Roman"/>
          <w:sz w:val="24"/>
          <w:szCs w:val="24"/>
        </w:rPr>
        <w:fldChar w:fldCharType="separate"/>
      </w:r>
      <w:r w:rsidR="004B118A">
        <w:rPr>
          <w:rFonts w:ascii="Times New Roman" w:hAnsi="Times New Roman" w:cs="Times New Roman"/>
          <w:sz w:val="24"/>
          <w:szCs w:val="24"/>
        </w:rPr>
        <w:t>(Humphrey et al. 2014)</w:t>
      </w:r>
      <w:r w:rsidR="00D13978" w:rsidRPr="00496740">
        <w:rPr>
          <w:rFonts w:ascii="Times New Roman" w:hAnsi="Times New Roman" w:cs="Times New Roman"/>
          <w:sz w:val="24"/>
          <w:szCs w:val="24"/>
        </w:rPr>
        <w:fldChar w:fldCharType="end"/>
      </w:r>
      <w:r w:rsidR="00BA4621" w:rsidRPr="00496740">
        <w:rPr>
          <w:rFonts w:ascii="Times New Roman" w:hAnsi="Times New Roman" w:cs="Times New Roman"/>
          <w:sz w:val="24"/>
          <w:szCs w:val="24"/>
        </w:rPr>
        <w:t xml:space="preserve"> (binomial </w:t>
      </w:r>
      <w:r w:rsidR="00816D80">
        <w:rPr>
          <w:rFonts w:ascii="Times New Roman" w:hAnsi="Times New Roman" w:cs="Times New Roman"/>
          <w:sz w:val="24"/>
          <w:szCs w:val="24"/>
        </w:rPr>
        <w:t xml:space="preserve">sign </w:t>
      </w:r>
      <w:r w:rsidR="00BA4621" w:rsidRPr="00496740">
        <w:rPr>
          <w:rFonts w:ascii="Times New Roman" w:hAnsi="Times New Roman" w:cs="Times New Roman"/>
          <w:sz w:val="24"/>
          <w:szCs w:val="24"/>
        </w:rPr>
        <w:t xml:space="preserve">test, </w:t>
      </w:r>
      <w:r w:rsidR="00BA4621" w:rsidRPr="00496740">
        <w:rPr>
          <w:rFonts w:ascii="Times New Roman" w:hAnsi="Times New Roman" w:cs="Times New Roman"/>
          <w:i/>
          <w:sz w:val="24"/>
          <w:szCs w:val="24"/>
        </w:rPr>
        <w:t>p</w:t>
      </w:r>
      <w:r w:rsidR="00226884" w:rsidRPr="00496740">
        <w:rPr>
          <w:rFonts w:ascii="Times New Roman" w:hAnsi="Times New Roman" w:cs="Times New Roman"/>
          <w:sz w:val="24"/>
          <w:szCs w:val="24"/>
        </w:rPr>
        <w:t xml:space="preserve"> = 0.45</w:t>
      </w:r>
      <w:r w:rsidR="00BA4621" w:rsidRPr="00496740">
        <w:rPr>
          <w:rFonts w:ascii="Times New Roman" w:hAnsi="Times New Roman" w:cs="Times New Roman"/>
          <w:sz w:val="24"/>
          <w:szCs w:val="24"/>
        </w:rPr>
        <w:t>, data not shown).</w:t>
      </w:r>
    </w:p>
    <w:p w14:paraId="1B631D45" w14:textId="1E4B8C07" w:rsidR="00B41B4A" w:rsidRPr="00496740" w:rsidRDefault="008E20D8" w:rsidP="00301BA0">
      <w:pPr>
        <w:spacing w:line="276" w:lineRule="auto"/>
        <w:outlineLvl w:val="0"/>
        <w:rPr>
          <w:rFonts w:ascii="Times New Roman" w:hAnsi="Times New Roman" w:cs="Times New Roman"/>
          <w:b/>
          <w:sz w:val="24"/>
          <w:szCs w:val="24"/>
        </w:rPr>
      </w:pPr>
      <w:r w:rsidRPr="00496740">
        <w:rPr>
          <w:rFonts w:ascii="Times New Roman" w:hAnsi="Times New Roman" w:cs="Times New Roman"/>
          <w:b/>
          <w:sz w:val="24"/>
          <w:szCs w:val="24"/>
        </w:rPr>
        <w:t>Competitive interaction</w:t>
      </w:r>
      <w:r w:rsidR="00B41B4A" w:rsidRPr="00496740">
        <w:rPr>
          <w:rFonts w:ascii="Times New Roman" w:hAnsi="Times New Roman" w:cs="Times New Roman"/>
          <w:b/>
          <w:sz w:val="24"/>
          <w:szCs w:val="24"/>
        </w:rPr>
        <w:t xml:space="preserve"> network and intransitivity</w:t>
      </w:r>
    </w:p>
    <w:p w14:paraId="2E0BEF1C" w14:textId="425190C1" w:rsidR="00B41B4A" w:rsidRPr="00496740" w:rsidRDefault="00003959" w:rsidP="00301BA0">
      <w:pPr>
        <w:spacing w:line="276" w:lineRule="auto"/>
        <w:outlineLvl w:val="0"/>
        <w:rPr>
          <w:rFonts w:ascii="Times New Roman" w:hAnsi="Times New Roman" w:cs="Times New Roman"/>
          <w:b/>
          <w:sz w:val="24"/>
          <w:szCs w:val="24"/>
        </w:rPr>
      </w:pPr>
      <w:r>
        <w:rPr>
          <w:rFonts w:ascii="Times New Roman" w:hAnsi="Times New Roman" w:cs="Times New Roman"/>
          <w:i/>
          <w:sz w:val="24"/>
          <w:szCs w:val="24"/>
        </w:rPr>
        <w:tab/>
      </w:r>
      <w:r w:rsidR="00B41B4A" w:rsidRPr="00496740">
        <w:rPr>
          <w:rFonts w:ascii="Times New Roman" w:hAnsi="Times New Roman" w:cs="Times New Roman"/>
          <w:i/>
          <w:sz w:val="24"/>
          <w:szCs w:val="24"/>
        </w:rPr>
        <w:t>Toxin-mediated facilitation</w:t>
      </w:r>
      <w:r>
        <w:rPr>
          <w:rFonts w:ascii="Times New Roman" w:hAnsi="Times New Roman" w:cs="Times New Roman"/>
          <w:i/>
          <w:sz w:val="24"/>
          <w:szCs w:val="24"/>
        </w:rPr>
        <w:t xml:space="preserve">. </w:t>
      </w:r>
      <w:r w:rsidR="00B41B4A" w:rsidRPr="00496740">
        <w:rPr>
          <w:rFonts w:ascii="Times New Roman" w:hAnsi="Times New Roman" w:cs="Times New Roman"/>
          <w:sz w:val="24"/>
          <w:szCs w:val="24"/>
        </w:rPr>
        <w:t>Our analysis of the patterns of pairwise interaction outcomes combined with the traits that predict them was expanded to include sets of three strains in order to evaluate the extent of intransitivity (non-hierarchical competitive asymmetries) within th</w:t>
      </w:r>
      <w:r w:rsidR="007A642F" w:rsidRPr="00496740">
        <w:rPr>
          <w:rFonts w:ascii="Times New Roman" w:hAnsi="Times New Roman" w:cs="Times New Roman"/>
          <w:sz w:val="24"/>
          <w:szCs w:val="24"/>
        </w:rPr>
        <w:t>e bacterial interaction network</w:t>
      </w:r>
      <w:r w:rsidR="00B41B4A" w:rsidRPr="00496740">
        <w:rPr>
          <w:rFonts w:ascii="Times New Roman" w:hAnsi="Times New Roman" w:cs="Times New Roman"/>
          <w:sz w:val="24"/>
          <w:szCs w:val="24"/>
        </w:rPr>
        <w:t xml:space="preserve">. 8,203 trios were evaluated for facilitation based on the 641 pairs of </w:t>
      </w:r>
      <w:r w:rsidR="00B41B4A" w:rsidRPr="00496740">
        <w:rPr>
          <w:rFonts w:ascii="Times New Roman" w:hAnsi="Times New Roman" w:cs="Times New Roman"/>
          <w:sz w:val="24"/>
          <w:szCs w:val="24"/>
        </w:rPr>
        <w:lastRenderedPageBreak/>
        <w:t xml:space="preserve">strains that met the competitive asymmetry criteria (see </w:t>
      </w:r>
      <w:r w:rsidR="00B41B4A" w:rsidRPr="00496740">
        <w:rPr>
          <w:rFonts w:ascii="Times New Roman" w:hAnsi="Times New Roman" w:cs="Times New Roman"/>
          <w:i/>
          <w:sz w:val="24"/>
          <w:szCs w:val="24"/>
        </w:rPr>
        <w:t>Methods</w:t>
      </w:r>
      <w:r w:rsidR="00B41B4A" w:rsidRPr="00496740">
        <w:rPr>
          <w:rFonts w:ascii="Times New Roman" w:hAnsi="Times New Roman" w:cs="Times New Roman"/>
          <w:sz w:val="24"/>
          <w:szCs w:val="24"/>
        </w:rPr>
        <w:t xml:space="preserve">). Of these trios, 632 (7.7%) met the criteria of the inferior competitor being facilitated by the killing of the superior competitor by a third party to which the facilitated strain was resistant. </w:t>
      </w:r>
      <w:r w:rsidRPr="00496740">
        <w:rPr>
          <w:rFonts w:ascii="Times New Roman" w:hAnsi="Times New Roman" w:cs="Times New Roman"/>
          <w:sz w:val="24"/>
          <w:szCs w:val="24"/>
        </w:rPr>
        <w:t xml:space="preserve">Of </w:t>
      </w:r>
      <w:r>
        <w:rPr>
          <w:rFonts w:ascii="Times New Roman" w:hAnsi="Times New Roman" w:cs="Times New Roman"/>
          <w:sz w:val="24"/>
          <w:szCs w:val="24"/>
        </w:rPr>
        <w:t>all</w:t>
      </w:r>
      <w:r w:rsidRPr="00496740">
        <w:rPr>
          <w:rFonts w:ascii="Times New Roman" w:hAnsi="Times New Roman" w:cs="Times New Roman"/>
          <w:sz w:val="24"/>
          <w:szCs w:val="24"/>
        </w:rPr>
        <w:t xml:space="preserve"> 40 strains, 39 were implicated at least once as a participant in a facilitative trio as one or more of the following roles: the facilitator, the knocked-out competitor, or the facilitated strain (‘A’, ‘B’, and ‘C’, respectively; </w:t>
      </w:r>
      <w:r>
        <w:rPr>
          <w:rFonts w:ascii="Times New Roman" w:hAnsi="Times New Roman" w:cs="Times New Roman"/>
          <w:sz w:val="24"/>
          <w:szCs w:val="24"/>
        </w:rPr>
        <w:t>Fig. 3</w:t>
      </w:r>
      <w:r w:rsidRPr="00496740">
        <w:rPr>
          <w:rFonts w:ascii="Times New Roman" w:hAnsi="Times New Roman" w:cs="Times New Roman"/>
          <w:sz w:val="24"/>
          <w:szCs w:val="24"/>
        </w:rPr>
        <w:t>a). Overall, 26 strains were facilitated, and 21 of these also served as the knocked-out competitor in a subset of the trios (Fig 4b, inset). T</w:t>
      </w:r>
      <w:r>
        <w:rPr>
          <w:rFonts w:ascii="Times New Roman" w:hAnsi="Times New Roman" w:cs="Times New Roman"/>
          <w:sz w:val="24"/>
          <w:szCs w:val="24"/>
        </w:rPr>
        <w:t>welve of the 13 inhibitor</w:t>
      </w:r>
      <w:r w:rsidRPr="00496740">
        <w:rPr>
          <w:rFonts w:ascii="Times New Roman" w:hAnsi="Times New Roman" w:cs="Times New Roman"/>
          <w:sz w:val="24"/>
          <w:szCs w:val="24"/>
        </w:rPr>
        <w:t xml:space="preserve">-producing strains (all </w:t>
      </w:r>
      <w:r w:rsidRPr="00496740">
        <w:rPr>
          <w:rFonts w:ascii="Times New Roman" w:hAnsi="Times New Roman" w:cs="Times New Roman"/>
          <w:i/>
          <w:sz w:val="24"/>
          <w:szCs w:val="24"/>
        </w:rPr>
        <w:t>P. fluorescens</w:t>
      </w:r>
      <w:r w:rsidRPr="00496740">
        <w:rPr>
          <w:rFonts w:ascii="Times New Roman" w:hAnsi="Times New Roman" w:cs="Times New Roman"/>
          <w:sz w:val="24"/>
          <w:szCs w:val="24"/>
        </w:rPr>
        <w:t>) were implicated as facilitators (A strains) (Fig 4b, inset).</w:t>
      </w:r>
      <w:r>
        <w:rPr>
          <w:rFonts w:ascii="Times New Roman" w:hAnsi="Times New Roman" w:cs="Times New Roman"/>
          <w:sz w:val="24"/>
          <w:szCs w:val="24"/>
        </w:rPr>
        <w:t xml:space="preserve"> </w:t>
      </w:r>
      <w:r w:rsidR="00B41B4A" w:rsidRPr="00496740">
        <w:rPr>
          <w:rFonts w:ascii="Times New Roman" w:hAnsi="Times New Roman" w:cs="Times New Roman"/>
          <w:sz w:val="24"/>
          <w:szCs w:val="24"/>
        </w:rPr>
        <w:t xml:space="preserve">In all but 6 of the 632 facilitative trios, the A strain was also </w:t>
      </w:r>
      <w:r w:rsidR="002331F2" w:rsidRPr="00496740">
        <w:rPr>
          <w:rFonts w:ascii="Times New Roman" w:hAnsi="Times New Roman" w:cs="Times New Roman"/>
          <w:sz w:val="24"/>
          <w:szCs w:val="24"/>
        </w:rPr>
        <w:t>exploitatively</w:t>
      </w:r>
      <w:r w:rsidR="00B41B4A" w:rsidRPr="00496740">
        <w:rPr>
          <w:rFonts w:ascii="Times New Roman" w:hAnsi="Times New Roman" w:cs="Times New Roman"/>
          <w:sz w:val="24"/>
          <w:szCs w:val="24"/>
        </w:rPr>
        <w:t xml:space="preserve"> dominant to the C strain, even though such strains </w:t>
      </w:r>
      <w:r w:rsidR="00F57408" w:rsidRPr="00496740">
        <w:rPr>
          <w:rFonts w:ascii="Times New Roman" w:hAnsi="Times New Roman" w:cs="Times New Roman"/>
          <w:sz w:val="24"/>
          <w:szCs w:val="24"/>
        </w:rPr>
        <w:t>were resistant</w:t>
      </w:r>
      <w:r w:rsidR="00B41B4A" w:rsidRPr="00496740">
        <w:rPr>
          <w:rFonts w:ascii="Times New Roman" w:hAnsi="Times New Roman" w:cs="Times New Roman"/>
          <w:sz w:val="24"/>
          <w:szCs w:val="24"/>
        </w:rPr>
        <w:t xml:space="preserve"> </w:t>
      </w:r>
      <w:r w:rsidR="00F57408" w:rsidRPr="00496740">
        <w:rPr>
          <w:rFonts w:ascii="Times New Roman" w:hAnsi="Times New Roman" w:cs="Times New Roman"/>
          <w:sz w:val="24"/>
          <w:szCs w:val="24"/>
        </w:rPr>
        <w:t xml:space="preserve">to their </w:t>
      </w:r>
      <w:r w:rsidR="00816D80">
        <w:rPr>
          <w:rFonts w:ascii="Times New Roman" w:hAnsi="Times New Roman" w:cs="Times New Roman"/>
          <w:sz w:val="24"/>
          <w:szCs w:val="24"/>
        </w:rPr>
        <w:t>inhibitors</w:t>
      </w:r>
      <w:r w:rsidR="00F57408" w:rsidRPr="00496740">
        <w:rPr>
          <w:rFonts w:ascii="Times New Roman" w:hAnsi="Times New Roman" w:cs="Times New Roman"/>
          <w:sz w:val="24"/>
          <w:szCs w:val="24"/>
        </w:rPr>
        <w:t xml:space="preserve"> </w:t>
      </w:r>
      <w:r w:rsidR="00B41B4A" w:rsidRPr="00496740">
        <w:rPr>
          <w:rFonts w:ascii="Times New Roman" w:hAnsi="Times New Roman" w:cs="Times New Roman"/>
          <w:sz w:val="24"/>
          <w:szCs w:val="24"/>
        </w:rPr>
        <w:t xml:space="preserve">(Fig 4b, arrows). </w:t>
      </w:r>
    </w:p>
    <w:p w14:paraId="3D8B0246" w14:textId="24923CC3" w:rsidR="00B41B4A" w:rsidRPr="00496740" w:rsidRDefault="00816D80" w:rsidP="00301BA0">
      <w:pPr>
        <w:spacing w:line="276" w:lineRule="auto"/>
        <w:rPr>
          <w:rFonts w:ascii="Times New Roman" w:hAnsi="Times New Roman" w:cs="Times New Roman"/>
          <w:sz w:val="24"/>
          <w:szCs w:val="24"/>
        </w:rPr>
      </w:pPr>
      <w:r>
        <w:rPr>
          <w:rFonts w:ascii="Times New Roman" w:hAnsi="Times New Roman" w:cs="Times New Roman"/>
          <w:sz w:val="24"/>
          <w:szCs w:val="24"/>
        </w:rPr>
        <w:tab/>
      </w:r>
      <w:r w:rsidR="00B41B4A" w:rsidRPr="00496740">
        <w:rPr>
          <w:rFonts w:ascii="Times New Roman" w:hAnsi="Times New Roman" w:cs="Times New Roman"/>
          <w:sz w:val="24"/>
          <w:szCs w:val="24"/>
        </w:rPr>
        <w:t>The number of trios in which a given strain played each role varied substantially among strains, with one strain in particular (43A) playing a disproportionate role as facilitator compared to</w:t>
      </w:r>
      <w:r w:rsidR="00593A2C" w:rsidRPr="00496740">
        <w:rPr>
          <w:rFonts w:ascii="Times New Roman" w:hAnsi="Times New Roman" w:cs="Times New Roman"/>
          <w:sz w:val="24"/>
          <w:szCs w:val="24"/>
        </w:rPr>
        <w:t xml:space="preserve"> other </w:t>
      </w:r>
      <w:r w:rsidR="00AE021E">
        <w:rPr>
          <w:rFonts w:ascii="Times New Roman" w:hAnsi="Times New Roman" w:cs="Times New Roman"/>
          <w:sz w:val="24"/>
          <w:szCs w:val="24"/>
        </w:rPr>
        <w:t>inhibitor</w:t>
      </w:r>
      <w:r w:rsidR="00B41B4A" w:rsidRPr="00496740">
        <w:rPr>
          <w:rFonts w:ascii="Times New Roman" w:hAnsi="Times New Roman" w:cs="Times New Roman"/>
          <w:sz w:val="24"/>
          <w:szCs w:val="24"/>
        </w:rPr>
        <w:t xml:space="preserve">-producing </w:t>
      </w:r>
      <w:r w:rsidR="00B41B4A" w:rsidRPr="00496740">
        <w:rPr>
          <w:rFonts w:ascii="Times New Roman" w:hAnsi="Times New Roman" w:cs="Times New Roman"/>
          <w:i/>
          <w:sz w:val="24"/>
          <w:szCs w:val="24"/>
        </w:rPr>
        <w:t>P. fluorescens</w:t>
      </w:r>
      <w:r w:rsidR="00B41B4A" w:rsidRPr="00496740">
        <w:rPr>
          <w:rFonts w:ascii="Times New Roman" w:hAnsi="Times New Roman" w:cs="Times New Roman"/>
          <w:sz w:val="24"/>
          <w:szCs w:val="24"/>
        </w:rPr>
        <w:t xml:space="preserve"> (</w:t>
      </w:r>
      <w:r w:rsidR="00D341D8">
        <w:rPr>
          <w:rFonts w:ascii="Times New Roman" w:hAnsi="Times New Roman" w:cs="Times New Roman"/>
          <w:sz w:val="24"/>
          <w:szCs w:val="24"/>
        </w:rPr>
        <w:t>Fig. 3</w:t>
      </w:r>
      <w:r w:rsidR="00B41B4A" w:rsidRPr="00496740">
        <w:rPr>
          <w:rFonts w:ascii="Times New Roman" w:hAnsi="Times New Roman" w:cs="Times New Roman"/>
          <w:sz w:val="24"/>
          <w:szCs w:val="24"/>
        </w:rPr>
        <w:t xml:space="preserve">b). Three </w:t>
      </w:r>
      <w:r w:rsidR="00AE021E">
        <w:rPr>
          <w:rFonts w:ascii="Times New Roman" w:hAnsi="Times New Roman" w:cs="Times New Roman"/>
          <w:sz w:val="24"/>
          <w:szCs w:val="24"/>
        </w:rPr>
        <w:t>inhibitor</w:t>
      </w:r>
      <w:r w:rsidR="00B41B4A" w:rsidRPr="00496740">
        <w:rPr>
          <w:rFonts w:ascii="Times New Roman" w:hAnsi="Times New Roman" w:cs="Times New Roman"/>
          <w:sz w:val="24"/>
          <w:szCs w:val="24"/>
        </w:rPr>
        <w:t>-producing strains also played the role of the B strain in trios including a</w:t>
      </w:r>
      <w:r w:rsidR="001C41DC" w:rsidRPr="00496740">
        <w:rPr>
          <w:rFonts w:ascii="Times New Roman" w:hAnsi="Times New Roman" w:cs="Times New Roman"/>
          <w:sz w:val="24"/>
          <w:szCs w:val="24"/>
        </w:rPr>
        <w:t xml:space="preserve">n </w:t>
      </w:r>
      <w:r w:rsidR="00B41B4A" w:rsidRPr="00496740">
        <w:rPr>
          <w:rFonts w:ascii="Times New Roman" w:hAnsi="Times New Roman" w:cs="Times New Roman"/>
          <w:sz w:val="24"/>
          <w:szCs w:val="24"/>
        </w:rPr>
        <w:t xml:space="preserve">A strain to whose toxin it was susceptible (36A, 46A, 06B), and one </w:t>
      </w:r>
      <w:r w:rsidR="00B41B4A" w:rsidRPr="00496740">
        <w:rPr>
          <w:rFonts w:ascii="Times New Roman" w:hAnsi="Times New Roman" w:cs="Times New Roman"/>
          <w:i/>
          <w:sz w:val="24"/>
          <w:szCs w:val="24"/>
        </w:rPr>
        <w:t xml:space="preserve">P. fluorescens </w:t>
      </w:r>
      <w:r w:rsidR="00B41B4A" w:rsidRPr="00496740">
        <w:rPr>
          <w:rFonts w:ascii="Times New Roman" w:hAnsi="Times New Roman" w:cs="Times New Roman"/>
          <w:sz w:val="24"/>
          <w:szCs w:val="24"/>
        </w:rPr>
        <w:t>strain played all three roles (06B). For strains that exclusively played the B and C role</w:t>
      </w:r>
      <w:r w:rsidR="00862F63">
        <w:rPr>
          <w:rFonts w:ascii="Times New Roman" w:hAnsi="Times New Roman" w:cs="Times New Roman"/>
          <w:sz w:val="24"/>
          <w:szCs w:val="24"/>
        </w:rPr>
        <w:t>s</w:t>
      </w:r>
      <w:r w:rsidR="00B41B4A" w:rsidRPr="00496740">
        <w:rPr>
          <w:rFonts w:ascii="Times New Roman" w:hAnsi="Times New Roman" w:cs="Times New Roman"/>
          <w:sz w:val="24"/>
          <w:szCs w:val="24"/>
        </w:rPr>
        <w:t xml:space="preserve">, the probability of playing a B role was weakly negatively correlated with the probability of playing a C role (Pearson’s </w:t>
      </w:r>
      <w:r w:rsidR="00B41B4A" w:rsidRPr="00496740">
        <w:rPr>
          <w:rFonts w:ascii="Times New Roman" w:hAnsi="Times New Roman" w:cs="Times New Roman"/>
          <w:i/>
          <w:sz w:val="24"/>
          <w:szCs w:val="24"/>
        </w:rPr>
        <w:t xml:space="preserve">r </w:t>
      </w:r>
      <w:r w:rsidR="00B41B4A" w:rsidRPr="00496740">
        <w:rPr>
          <w:rFonts w:ascii="Times New Roman" w:hAnsi="Times New Roman" w:cs="Times New Roman"/>
          <w:sz w:val="24"/>
          <w:szCs w:val="24"/>
        </w:rPr>
        <w:t xml:space="preserve"> = –0.30 [–0.56–0.12, 95% CI], </w:t>
      </w:r>
      <w:r w:rsidR="00B41B4A" w:rsidRPr="00496740">
        <w:rPr>
          <w:rFonts w:ascii="Times New Roman" w:hAnsi="Times New Roman" w:cs="Times New Roman"/>
          <w:i/>
          <w:sz w:val="24"/>
          <w:szCs w:val="24"/>
        </w:rPr>
        <w:t>p</w:t>
      </w:r>
      <w:r w:rsidR="00B41B4A" w:rsidRPr="00496740">
        <w:rPr>
          <w:rFonts w:ascii="Times New Roman" w:hAnsi="Times New Roman" w:cs="Times New Roman"/>
          <w:sz w:val="24"/>
          <w:szCs w:val="24"/>
        </w:rPr>
        <w:t xml:space="preserve">=0.059). The propensity towards B </w:t>
      </w:r>
      <w:r w:rsidR="00862F63">
        <w:rPr>
          <w:rFonts w:ascii="Times New Roman" w:hAnsi="Times New Roman" w:cs="Times New Roman"/>
          <w:sz w:val="24"/>
          <w:szCs w:val="24"/>
        </w:rPr>
        <w:t>vs.</w:t>
      </w:r>
      <w:r w:rsidR="00862F63" w:rsidRPr="00496740">
        <w:rPr>
          <w:rFonts w:ascii="Times New Roman" w:hAnsi="Times New Roman" w:cs="Times New Roman"/>
          <w:sz w:val="24"/>
          <w:szCs w:val="24"/>
        </w:rPr>
        <w:t xml:space="preserve"> </w:t>
      </w:r>
      <w:r w:rsidR="00B41B4A" w:rsidRPr="00496740">
        <w:rPr>
          <w:rFonts w:ascii="Times New Roman" w:hAnsi="Times New Roman" w:cs="Times New Roman"/>
          <w:sz w:val="24"/>
          <w:szCs w:val="24"/>
        </w:rPr>
        <w:t xml:space="preserve">C roles was explained by underlying differences in competitive </w:t>
      </w:r>
      <w:r w:rsidR="0033534B">
        <w:rPr>
          <w:rFonts w:ascii="Times New Roman" w:hAnsi="Times New Roman" w:cs="Times New Roman"/>
          <w:sz w:val="24"/>
          <w:szCs w:val="24"/>
        </w:rPr>
        <w:t>fitness</w:t>
      </w:r>
      <w:r w:rsidR="00D47985" w:rsidRPr="00496740">
        <w:rPr>
          <w:rFonts w:ascii="Times New Roman" w:hAnsi="Times New Roman" w:cs="Times New Roman"/>
          <w:sz w:val="24"/>
          <w:szCs w:val="24"/>
        </w:rPr>
        <w:t xml:space="preserve">: </w:t>
      </w:r>
      <w:r w:rsidR="00B41B4A" w:rsidRPr="00496740">
        <w:rPr>
          <w:rFonts w:ascii="Times New Roman" w:hAnsi="Times New Roman" w:cs="Times New Roman"/>
          <w:sz w:val="24"/>
          <w:szCs w:val="24"/>
        </w:rPr>
        <w:t xml:space="preserve">the most facilitated strains (high C fraction) were </w:t>
      </w:r>
      <w:r w:rsidR="00C262A3" w:rsidRPr="00496740">
        <w:rPr>
          <w:rFonts w:ascii="Times New Roman" w:hAnsi="Times New Roman" w:cs="Times New Roman"/>
          <w:sz w:val="24"/>
          <w:szCs w:val="24"/>
        </w:rPr>
        <w:t xml:space="preserve">among </w:t>
      </w:r>
      <w:r w:rsidR="00B41B4A" w:rsidRPr="00496740">
        <w:rPr>
          <w:rFonts w:ascii="Times New Roman" w:hAnsi="Times New Roman" w:cs="Times New Roman"/>
          <w:sz w:val="24"/>
          <w:szCs w:val="24"/>
        </w:rPr>
        <w:t xml:space="preserve">the least competitive </w:t>
      </w:r>
      <w:r w:rsidR="00D47985" w:rsidRPr="00496740">
        <w:rPr>
          <w:rFonts w:ascii="Times New Roman" w:hAnsi="Times New Roman" w:cs="Times New Roman"/>
          <w:sz w:val="24"/>
          <w:szCs w:val="24"/>
        </w:rPr>
        <w:t xml:space="preserve">(low </w:t>
      </w:r>
      <w:proofErr w:type="spellStart"/>
      <w:r w:rsidR="00D47985" w:rsidRPr="00496740">
        <w:rPr>
          <w:rFonts w:ascii="Times New Roman" w:hAnsi="Times New Roman" w:cs="Times New Roman"/>
          <w:i/>
          <w:sz w:val="24"/>
          <w:szCs w:val="24"/>
        </w:rPr>
        <w:t>C</w:t>
      </w:r>
      <w:r w:rsidR="00D47985" w:rsidRPr="00496740">
        <w:rPr>
          <w:rFonts w:ascii="Times New Roman" w:hAnsi="Times New Roman" w:cs="Times New Roman"/>
          <w:i/>
          <w:sz w:val="24"/>
          <w:szCs w:val="24"/>
          <w:vertAlign w:val="subscript"/>
        </w:rPr>
        <w:t>w</w:t>
      </w:r>
      <w:proofErr w:type="spellEnd"/>
      <w:r w:rsidR="00D47985" w:rsidRPr="00496740">
        <w:rPr>
          <w:rFonts w:ascii="Times New Roman" w:hAnsi="Times New Roman" w:cs="Times New Roman"/>
          <w:sz w:val="24"/>
          <w:szCs w:val="24"/>
        </w:rPr>
        <w:t xml:space="preserve">) </w:t>
      </w:r>
      <w:r w:rsidR="00B41B4A" w:rsidRPr="00496740">
        <w:rPr>
          <w:rFonts w:ascii="Times New Roman" w:hAnsi="Times New Roman" w:cs="Times New Roman"/>
          <w:sz w:val="24"/>
          <w:szCs w:val="24"/>
        </w:rPr>
        <w:t>in the populations</w:t>
      </w:r>
      <w:r w:rsidR="00D47985" w:rsidRPr="00496740">
        <w:rPr>
          <w:rFonts w:ascii="Times New Roman" w:hAnsi="Times New Roman" w:cs="Times New Roman"/>
          <w:sz w:val="24"/>
          <w:szCs w:val="24"/>
        </w:rPr>
        <w:t xml:space="preserve">, indicated by </w:t>
      </w:r>
      <w:r w:rsidR="00E92FCA" w:rsidRPr="00496740">
        <w:rPr>
          <w:rFonts w:ascii="Times New Roman" w:hAnsi="Times New Roman" w:cs="Times New Roman"/>
          <w:sz w:val="24"/>
          <w:szCs w:val="24"/>
        </w:rPr>
        <w:t>a</w:t>
      </w:r>
      <w:r w:rsidR="00D47985" w:rsidRPr="00496740">
        <w:rPr>
          <w:rFonts w:ascii="Times New Roman" w:hAnsi="Times New Roman" w:cs="Times New Roman"/>
          <w:sz w:val="24"/>
          <w:szCs w:val="24"/>
        </w:rPr>
        <w:t xml:space="preserve"> negative correlation</w:t>
      </w:r>
      <w:r w:rsidR="00B41B4A" w:rsidRPr="00496740">
        <w:rPr>
          <w:rFonts w:ascii="Times New Roman" w:hAnsi="Times New Roman" w:cs="Times New Roman"/>
          <w:sz w:val="24"/>
          <w:szCs w:val="24"/>
        </w:rPr>
        <w:t xml:space="preserve"> (</w:t>
      </w:r>
      <w:r w:rsidR="00B41B4A" w:rsidRPr="00496740">
        <w:rPr>
          <w:rFonts w:ascii="Times New Roman" w:hAnsi="Times New Roman" w:cs="Times New Roman"/>
          <w:i/>
          <w:sz w:val="24"/>
          <w:szCs w:val="24"/>
        </w:rPr>
        <w:t xml:space="preserve">r </w:t>
      </w:r>
      <w:r w:rsidR="00B41B4A" w:rsidRPr="00496740">
        <w:rPr>
          <w:rFonts w:ascii="Times New Roman" w:hAnsi="Times New Roman" w:cs="Times New Roman"/>
          <w:sz w:val="24"/>
          <w:szCs w:val="24"/>
        </w:rPr>
        <w:t xml:space="preserve"> = –0.76 [|0.86–0.58| 95% CI], </w:t>
      </w:r>
      <w:r w:rsidR="00B41B4A" w:rsidRPr="00496740">
        <w:rPr>
          <w:rFonts w:ascii="Times New Roman" w:hAnsi="Times New Roman" w:cs="Times New Roman"/>
          <w:i/>
          <w:sz w:val="24"/>
          <w:szCs w:val="24"/>
        </w:rPr>
        <w:t>p</w:t>
      </w:r>
      <w:r w:rsidR="00B41B4A" w:rsidRPr="00496740">
        <w:rPr>
          <w:rFonts w:ascii="Times New Roman" w:hAnsi="Times New Roman" w:cs="Times New Roman"/>
          <w:sz w:val="24"/>
          <w:szCs w:val="24"/>
        </w:rPr>
        <w:t>&lt;10</w:t>
      </w:r>
      <w:r w:rsidR="00B41B4A" w:rsidRPr="00496740">
        <w:rPr>
          <w:rFonts w:ascii="Times New Roman" w:hAnsi="Times New Roman" w:cs="Times New Roman"/>
          <w:sz w:val="24"/>
          <w:szCs w:val="24"/>
          <w:vertAlign w:val="superscript"/>
        </w:rPr>
        <w:t>–5</w:t>
      </w:r>
      <w:r w:rsidR="00E92FCA" w:rsidRPr="00496740">
        <w:rPr>
          <w:rFonts w:ascii="Times New Roman" w:hAnsi="Times New Roman" w:cs="Times New Roman"/>
          <w:sz w:val="24"/>
          <w:szCs w:val="24"/>
        </w:rPr>
        <w:t xml:space="preserve">; </w:t>
      </w:r>
      <w:r w:rsidR="00D341D8">
        <w:rPr>
          <w:rFonts w:ascii="Times New Roman" w:hAnsi="Times New Roman" w:cs="Times New Roman"/>
          <w:sz w:val="24"/>
          <w:szCs w:val="24"/>
        </w:rPr>
        <w:t>Fig. 3</w:t>
      </w:r>
      <w:r w:rsidR="00E92FCA" w:rsidRPr="00496740">
        <w:rPr>
          <w:rFonts w:ascii="Times New Roman" w:hAnsi="Times New Roman" w:cs="Times New Roman"/>
          <w:sz w:val="24"/>
          <w:szCs w:val="24"/>
        </w:rPr>
        <w:t>c</w:t>
      </w:r>
      <w:r w:rsidR="00D7381B">
        <w:rPr>
          <w:rFonts w:ascii="Times New Roman" w:hAnsi="Times New Roman" w:cs="Times New Roman"/>
          <w:sz w:val="24"/>
          <w:szCs w:val="24"/>
        </w:rPr>
        <w:t>, Table 3</w:t>
      </w:r>
      <w:r w:rsidR="00E92FCA" w:rsidRPr="00496740">
        <w:rPr>
          <w:rFonts w:ascii="Times New Roman" w:hAnsi="Times New Roman" w:cs="Times New Roman"/>
          <w:sz w:val="24"/>
          <w:szCs w:val="24"/>
        </w:rPr>
        <w:t xml:space="preserve">). </w:t>
      </w:r>
      <w:r w:rsidR="00B41B4A" w:rsidRPr="00496740">
        <w:rPr>
          <w:rFonts w:ascii="Times New Roman" w:hAnsi="Times New Roman" w:cs="Times New Roman"/>
          <w:sz w:val="24"/>
          <w:szCs w:val="24"/>
        </w:rPr>
        <w:t xml:space="preserve">B strains were intermediate relative to the entire range of </w:t>
      </w:r>
      <w:proofErr w:type="spellStart"/>
      <w:r w:rsidR="00B41B4A" w:rsidRPr="00496740">
        <w:rPr>
          <w:rFonts w:ascii="Times New Roman" w:hAnsi="Times New Roman" w:cs="Times New Roman"/>
          <w:i/>
          <w:sz w:val="24"/>
          <w:szCs w:val="24"/>
        </w:rPr>
        <w:t>C</w:t>
      </w:r>
      <w:r w:rsidR="00B41B4A" w:rsidRPr="00496740">
        <w:rPr>
          <w:rFonts w:ascii="Times New Roman" w:hAnsi="Times New Roman" w:cs="Times New Roman"/>
          <w:i/>
          <w:sz w:val="24"/>
          <w:szCs w:val="24"/>
          <w:vertAlign w:val="subscript"/>
        </w:rPr>
        <w:t>w</w:t>
      </w:r>
      <w:proofErr w:type="spellEnd"/>
      <w:r w:rsidR="00B41B4A" w:rsidRPr="00496740">
        <w:rPr>
          <w:rFonts w:ascii="Times New Roman" w:hAnsi="Times New Roman" w:cs="Times New Roman"/>
          <w:sz w:val="24"/>
          <w:szCs w:val="24"/>
        </w:rPr>
        <w:t xml:space="preserve"> values. Facilitator </w:t>
      </w:r>
      <w:proofErr w:type="gramStart"/>
      <w:r w:rsidR="00B41B4A" w:rsidRPr="00496740">
        <w:rPr>
          <w:rFonts w:ascii="Times New Roman" w:hAnsi="Times New Roman" w:cs="Times New Roman"/>
          <w:sz w:val="24"/>
          <w:szCs w:val="24"/>
        </w:rPr>
        <w:t>A</w:t>
      </w:r>
      <w:proofErr w:type="gramEnd"/>
      <w:r w:rsidR="00B41B4A" w:rsidRPr="00496740">
        <w:rPr>
          <w:rFonts w:ascii="Times New Roman" w:hAnsi="Times New Roman" w:cs="Times New Roman"/>
          <w:sz w:val="24"/>
          <w:szCs w:val="24"/>
        </w:rPr>
        <w:t xml:space="preserve"> strains had consistently higher </w:t>
      </w:r>
      <w:proofErr w:type="spellStart"/>
      <w:r w:rsidR="00B41B4A" w:rsidRPr="00496740">
        <w:rPr>
          <w:rFonts w:ascii="Times New Roman" w:hAnsi="Times New Roman" w:cs="Times New Roman"/>
          <w:i/>
          <w:sz w:val="24"/>
          <w:szCs w:val="24"/>
        </w:rPr>
        <w:t>C</w:t>
      </w:r>
      <w:r w:rsidR="00B41B4A" w:rsidRPr="00496740">
        <w:rPr>
          <w:rFonts w:ascii="Times New Roman" w:hAnsi="Times New Roman" w:cs="Times New Roman"/>
          <w:i/>
          <w:sz w:val="24"/>
          <w:szCs w:val="24"/>
          <w:vertAlign w:val="subscript"/>
        </w:rPr>
        <w:t>w</w:t>
      </w:r>
      <w:proofErr w:type="spellEnd"/>
      <w:r w:rsidR="00B41B4A" w:rsidRPr="00496740">
        <w:rPr>
          <w:rFonts w:ascii="Times New Roman" w:hAnsi="Times New Roman" w:cs="Times New Roman"/>
          <w:sz w:val="24"/>
          <w:szCs w:val="24"/>
        </w:rPr>
        <w:t xml:space="preserve">, owing to the generally higher competitiveness of </w:t>
      </w:r>
      <w:r w:rsidR="00B41B4A" w:rsidRPr="00496740">
        <w:rPr>
          <w:rFonts w:ascii="Times New Roman" w:hAnsi="Times New Roman" w:cs="Times New Roman"/>
          <w:i/>
          <w:sz w:val="24"/>
          <w:szCs w:val="24"/>
        </w:rPr>
        <w:t xml:space="preserve">P. fluorescens </w:t>
      </w:r>
      <w:r w:rsidR="00B41B4A" w:rsidRPr="00496740">
        <w:rPr>
          <w:rFonts w:ascii="Times New Roman" w:hAnsi="Times New Roman" w:cs="Times New Roman"/>
          <w:sz w:val="24"/>
          <w:szCs w:val="24"/>
        </w:rPr>
        <w:t xml:space="preserve">strains </w:t>
      </w:r>
      <w:r w:rsidR="0033534B">
        <w:rPr>
          <w:rFonts w:ascii="Times New Roman" w:hAnsi="Times New Roman" w:cs="Times New Roman"/>
          <w:sz w:val="24"/>
          <w:szCs w:val="24"/>
        </w:rPr>
        <w:t>(</w:t>
      </w:r>
      <w:r w:rsidR="00B41B4A" w:rsidRPr="00496740">
        <w:rPr>
          <w:rFonts w:ascii="Times New Roman" w:hAnsi="Times New Roman" w:cs="Times New Roman"/>
          <w:sz w:val="24"/>
          <w:szCs w:val="24"/>
        </w:rPr>
        <w:t xml:space="preserve">Fig. 1a–b). </w:t>
      </w:r>
      <w:r w:rsidR="0033534B">
        <w:rPr>
          <w:rFonts w:ascii="Times New Roman" w:hAnsi="Times New Roman" w:cs="Times New Roman"/>
          <w:sz w:val="24"/>
          <w:szCs w:val="24"/>
        </w:rPr>
        <w:t>Resistance (</w:t>
      </w:r>
      <w:r w:rsidR="0033534B" w:rsidRPr="0033534B">
        <w:rPr>
          <w:rFonts w:ascii="Times New Roman" w:hAnsi="Times New Roman" w:cs="Times New Roman"/>
          <w:i/>
          <w:sz w:val="24"/>
          <w:szCs w:val="24"/>
        </w:rPr>
        <w:t>C</w:t>
      </w:r>
      <w:r w:rsidR="0033534B" w:rsidRPr="0033534B">
        <w:rPr>
          <w:rFonts w:ascii="Times New Roman" w:hAnsi="Times New Roman" w:cs="Times New Roman"/>
          <w:i/>
          <w:sz w:val="24"/>
          <w:szCs w:val="24"/>
          <w:vertAlign w:val="subscript"/>
        </w:rPr>
        <w:t>r</w:t>
      </w:r>
      <w:r w:rsidR="0033534B">
        <w:rPr>
          <w:rFonts w:ascii="Times New Roman" w:hAnsi="Times New Roman" w:cs="Times New Roman"/>
          <w:sz w:val="24"/>
          <w:szCs w:val="24"/>
        </w:rPr>
        <w:t>)</w:t>
      </w:r>
      <w:r w:rsidR="00B41B4A" w:rsidRPr="00496740">
        <w:rPr>
          <w:rFonts w:ascii="Times New Roman" w:hAnsi="Times New Roman" w:cs="Times New Roman"/>
          <w:sz w:val="24"/>
          <w:szCs w:val="24"/>
        </w:rPr>
        <w:t xml:space="preserve"> was strongly positively correlated with the probability of being facilitated (Pearson’s </w:t>
      </w:r>
      <w:r w:rsidR="00B41B4A" w:rsidRPr="00496740">
        <w:rPr>
          <w:rFonts w:ascii="Times New Roman" w:hAnsi="Times New Roman" w:cs="Times New Roman"/>
          <w:i/>
          <w:sz w:val="24"/>
          <w:szCs w:val="24"/>
        </w:rPr>
        <w:t xml:space="preserve">r </w:t>
      </w:r>
      <w:r w:rsidR="00B41B4A" w:rsidRPr="00496740">
        <w:rPr>
          <w:rFonts w:ascii="Times New Roman" w:hAnsi="Times New Roman" w:cs="Times New Roman"/>
          <w:sz w:val="24"/>
          <w:szCs w:val="24"/>
        </w:rPr>
        <w:t xml:space="preserve">= 0.57 [0.32–0.75 95% CI], </w:t>
      </w:r>
      <w:r w:rsidR="00B41B4A" w:rsidRPr="00496740">
        <w:rPr>
          <w:rFonts w:ascii="Times New Roman" w:hAnsi="Times New Roman" w:cs="Times New Roman"/>
          <w:i/>
          <w:sz w:val="24"/>
          <w:szCs w:val="24"/>
        </w:rPr>
        <w:t>p</w:t>
      </w:r>
      <w:r w:rsidR="00B41B4A" w:rsidRPr="00496740">
        <w:rPr>
          <w:rFonts w:ascii="Times New Roman" w:hAnsi="Times New Roman" w:cs="Times New Roman"/>
          <w:sz w:val="24"/>
          <w:szCs w:val="24"/>
        </w:rPr>
        <w:t>&lt;10</w:t>
      </w:r>
      <w:r w:rsidR="00B41B4A" w:rsidRPr="00496740">
        <w:rPr>
          <w:rFonts w:ascii="Times New Roman" w:hAnsi="Times New Roman" w:cs="Times New Roman"/>
          <w:sz w:val="24"/>
          <w:szCs w:val="24"/>
          <w:vertAlign w:val="superscript"/>
        </w:rPr>
        <w:t>–4</w:t>
      </w:r>
      <w:r w:rsidR="00B41B4A" w:rsidRPr="00496740">
        <w:rPr>
          <w:rFonts w:ascii="Times New Roman" w:hAnsi="Times New Roman" w:cs="Times New Roman"/>
          <w:sz w:val="24"/>
          <w:szCs w:val="24"/>
        </w:rPr>
        <w:t>; Fig. 1d</w:t>
      </w:r>
      <w:r w:rsidR="00D7381B">
        <w:rPr>
          <w:rFonts w:ascii="Times New Roman" w:hAnsi="Times New Roman" w:cs="Times New Roman"/>
          <w:sz w:val="24"/>
          <w:szCs w:val="24"/>
        </w:rPr>
        <w:t>, Table 3</w:t>
      </w:r>
      <w:r w:rsidR="00B41B4A" w:rsidRPr="00496740">
        <w:rPr>
          <w:rFonts w:ascii="Times New Roman" w:hAnsi="Times New Roman" w:cs="Times New Roman"/>
          <w:sz w:val="24"/>
          <w:szCs w:val="24"/>
        </w:rPr>
        <w:t xml:space="preserve">), and </w:t>
      </w:r>
      <w:proofErr w:type="spellStart"/>
      <w:r w:rsidR="00B41B4A" w:rsidRPr="00496740">
        <w:rPr>
          <w:rFonts w:ascii="Times New Roman" w:hAnsi="Times New Roman" w:cs="Times New Roman"/>
          <w:i/>
          <w:sz w:val="24"/>
          <w:szCs w:val="24"/>
        </w:rPr>
        <w:t>C</w:t>
      </w:r>
      <w:r w:rsidR="00B41B4A" w:rsidRPr="00496740">
        <w:rPr>
          <w:rFonts w:ascii="Times New Roman" w:hAnsi="Times New Roman" w:cs="Times New Roman"/>
          <w:i/>
          <w:sz w:val="24"/>
          <w:szCs w:val="24"/>
          <w:vertAlign w:val="subscript"/>
        </w:rPr>
        <w:t>w</w:t>
      </w:r>
      <w:proofErr w:type="spellEnd"/>
      <w:r w:rsidR="00B41B4A" w:rsidRPr="00496740">
        <w:rPr>
          <w:rFonts w:ascii="Times New Roman" w:hAnsi="Times New Roman" w:cs="Times New Roman"/>
          <w:sz w:val="24"/>
          <w:szCs w:val="24"/>
        </w:rPr>
        <w:t xml:space="preserve"> and </w:t>
      </w:r>
      <w:r w:rsidR="00B41B4A" w:rsidRPr="00496740">
        <w:rPr>
          <w:rFonts w:ascii="Times New Roman" w:hAnsi="Times New Roman" w:cs="Times New Roman"/>
          <w:i/>
          <w:sz w:val="24"/>
          <w:szCs w:val="24"/>
        </w:rPr>
        <w:t>C</w:t>
      </w:r>
      <w:r w:rsidR="00B41B4A" w:rsidRPr="00496740">
        <w:rPr>
          <w:rFonts w:ascii="Times New Roman" w:hAnsi="Times New Roman" w:cs="Times New Roman"/>
          <w:i/>
          <w:sz w:val="24"/>
          <w:szCs w:val="24"/>
          <w:vertAlign w:val="subscript"/>
        </w:rPr>
        <w:t>r</w:t>
      </w:r>
      <w:r w:rsidR="00B41B4A" w:rsidRPr="00496740">
        <w:rPr>
          <w:rFonts w:ascii="Times New Roman" w:hAnsi="Times New Roman" w:cs="Times New Roman"/>
          <w:sz w:val="24"/>
          <w:szCs w:val="24"/>
        </w:rPr>
        <w:t xml:space="preserve"> jointly considered in binomial GLMs independently (</w:t>
      </w:r>
      <w:proofErr w:type="spellStart"/>
      <w:r w:rsidR="00B41B4A" w:rsidRPr="00496740">
        <w:rPr>
          <w:rFonts w:ascii="Times New Roman" w:hAnsi="Times New Roman" w:cs="Times New Roman"/>
          <w:i/>
          <w:sz w:val="24"/>
          <w:szCs w:val="24"/>
        </w:rPr>
        <w:t>C</w:t>
      </w:r>
      <w:r w:rsidR="00B41B4A" w:rsidRPr="00496740">
        <w:rPr>
          <w:rFonts w:ascii="Times New Roman" w:hAnsi="Times New Roman" w:cs="Times New Roman"/>
          <w:i/>
          <w:sz w:val="24"/>
          <w:szCs w:val="24"/>
          <w:vertAlign w:val="subscript"/>
        </w:rPr>
        <w:t>w</w:t>
      </w:r>
      <w:proofErr w:type="spellEnd"/>
      <w:r w:rsidR="00B41B4A" w:rsidRPr="00496740">
        <w:rPr>
          <w:rFonts w:ascii="Times New Roman" w:hAnsi="Times New Roman" w:cs="Times New Roman"/>
          <w:sz w:val="24"/>
          <w:szCs w:val="24"/>
        </w:rPr>
        <w:t xml:space="preserve"> and </w:t>
      </w:r>
      <w:r w:rsidR="00B41B4A" w:rsidRPr="00496740">
        <w:rPr>
          <w:rFonts w:ascii="Times New Roman" w:hAnsi="Times New Roman" w:cs="Times New Roman"/>
          <w:i/>
          <w:sz w:val="24"/>
          <w:szCs w:val="24"/>
        </w:rPr>
        <w:t>C</w:t>
      </w:r>
      <w:r w:rsidR="00B41B4A" w:rsidRPr="00496740">
        <w:rPr>
          <w:rFonts w:ascii="Times New Roman" w:hAnsi="Times New Roman" w:cs="Times New Roman"/>
          <w:i/>
          <w:sz w:val="24"/>
          <w:szCs w:val="24"/>
          <w:vertAlign w:val="subscript"/>
        </w:rPr>
        <w:t>r</w:t>
      </w:r>
      <w:r w:rsidR="00B41B4A" w:rsidRPr="00496740">
        <w:rPr>
          <w:rFonts w:ascii="Times New Roman" w:hAnsi="Times New Roman" w:cs="Times New Roman"/>
          <w:sz w:val="24"/>
          <w:szCs w:val="24"/>
        </w:rPr>
        <w:t xml:space="preserve"> are uncorrelated for </w:t>
      </w:r>
      <w:r w:rsidR="00B41B4A" w:rsidRPr="00496740">
        <w:rPr>
          <w:rFonts w:ascii="Times New Roman" w:hAnsi="Times New Roman" w:cs="Times New Roman"/>
          <w:i/>
          <w:sz w:val="24"/>
          <w:szCs w:val="24"/>
        </w:rPr>
        <w:t>P. syringae</w:t>
      </w:r>
      <w:r w:rsidR="00B41B4A" w:rsidRPr="00496740">
        <w:rPr>
          <w:rFonts w:ascii="Times New Roman" w:hAnsi="Times New Roman" w:cs="Times New Roman"/>
          <w:sz w:val="24"/>
          <w:szCs w:val="24"/>
        </w:rPr>
        <w:t>; Fig. 2a) contribute</w:t>
      </w:r>
      <w:r w:rsidR="001C41DC" w:rsidRPr="00496740">
        <w:rPr>
          <w:rFonts w:ascii="Times New Roman" w:hAnsi="Times New Roman" w:cs="Times New Roman"/>
          <w:sz w:val="24"/>
          <w:szCs w:val="24"/>
        </w:rPr>
        <w:t>d</w:t>
      </w:r>
      <w:r w:rsidR="00B41B4A" w:rsidRPr="00496740">
        <w:rPr>
          <w:rFonts w:ascii="Times New Roman" w:hAnsi="Times New Roman" w:cs="Times New Roman"/>
          <w:sz w:val="24"/>
          <w:szCs w:val="24"/>
        </w:rPr>
        <w:t xml:space="preserve"> to variation in B and C roles (</w:t>
      </w:r>
      <w:r w:rsidR="00D341D8">
        <w:rPr>
          <w:rFonts w:ascii="Times New Roman" w:hAnsi="Times New Roman" w:cs="Times New Roman"/>
          <w:sz w:val="24"/>
          <w:szCs w:val="24"/>
        </w:rPr>
        <w:t>Fig. 3</w:t>
      </w:r>
      <w:r w:rsidR="00B41B4A" w:rsidRPr="00496740">
        <w:rPr>
          <w:rFonts w:ascii="Times New Roman" w:hAnsi="Times New Roman" w:cs="Times New Roman"/>
          <w:sz w:val="24"/>
          <w:szCs w:val="24"/>
        </w:rPr>
        <w:t xml:space="preserve">c–d, </w:t>
      </w:r>
      <w:r w:rsidR="00532161">
        <w:rPr>
          <w:rFonts w:ascii="Times New Roman" w:hAnsi="Times New Roman" w:cs="Times New Roman"/>
          <w:sz w:val="24"/>
          <w:szCs w:val="24"/>
        </w:rPr>
        <w:t>Table 3</w:t>
      </w:r>
      <w:r w:rsidR="00B41B4A" w:rsidRPr="00496740">
        <w:rPr>
          <w:rFonts w:ascii="Times New Roman" w:hAnsi="Times New Roman" w:cs="Times New Roman"/>
          <w:sz w:val="24"/>
          <w:szCs w:val="24"/>
        </w:rPr>
        <w:t xml:space="preserve">). </w:t>
      </w:r>
      <w:r w:rsidR="00532161">
        <w:rPr>
          <w:rFonts w:ascii="Times New Roman" w:hAnsi="Times New Roman" w:cs="Times New Roman"/>
          <w:sz w:val="24"/>
          <w:szCs w:val="24"/>
        </w:rPr>
        <w:t>A</w:t>
      </w:r>
      <w:r w:rsidR="00A46AF0" w:rsidRPr="00496740">
        <w:rPr>
          <w:rFonts w:ascii="Times New Roman" w:hAnsi="Times New Roman" w:cs="Times New Roman"/>
          <w:sz w:val="24"/>
          <w:szCs w:val="24"/>
        </w:rPr>
        <w:t xml:space="preserve"> network of interactions between</w:t>
      </w:r>
      <w:r w:rsidR="00B41B4A" w:rsidRPr="00496740">
        <w:rPr>
          <w:rFonts w:ascii="Times New Roman" w:hAnsi="Times New Roman" w:cs="Times New Roman"/>
          <w:sz w:val="24"/>
          <w:szCs w:val="24"/>
        </w:rPr>
        <w:t xml:space="preserve"> A and C</w:t>
      </w:r>
      <w:r w:rsidR="00D93503" w:rsidRPr="00496740">
        <w:rPr>
          <w:rFonts w:ascii="Times New Roman" w:hAnsi="Times New Roman" w:cs="Times New Roman"/>
          <w:sz w:val="24"/>
          <w:szCs w:val="24"/>
        </w:rPr>
        <w:t xml:space="preserve"> strains </w:t>
      </w:r>
      <w:r w:rsidR="00A46AF0" w:rsidRPr="00496740">
        <w:rPr>
          <w:rFonts w:ascii="Times New Roman" w:hAnsi="Times New Roman" w:cs="Times New Roman"/>
          <w:sz w:val="24"/>
          <w:szCs w:val="24"/>
        </w:rPr>
        <w:t>is</w:t>
      </w:r>
      <w:r w:rsidR="00D93503" w:rsidRPr="00496740">
        <w:rPr>
          <w:rFonts w:ascii="Times New Roman" w:hAnsi="Times New Roman" w:cs="Times New Roman"/>
          <w:sz w:val="24"/>
          <w:szCs w:val="24"/>
        </w:rPr>
        <w:t xml:space="preserve"> displayed in Fig S6</w:t>
      </w:r>
      <w:r w:rsidR="00B41B4A" w:rsidRPr="00496740">
        <w:rPr>
          <w:rFonts w:ascii="Times New Roman" w:hAnsi="Times New Roman" w:cs="Times New Roman"/>
          <w:sz w:val="24"/>
          <w:szCs w:val="24"/>
        </w:rPr>
        <w:t>a.</w:t>
      </w:r>
    </w:p>
    <w:p w14:paraId="6F8965CF" w14:textId="7F5EB3D2" w:rsidR="00A75F7D" w:rsidRPr="00496740" w:rsidRDefault="0021068A" w:rsidP="00301BA0">
      <w:pPr>
        <w:spacing w:line="276" w:lineRule="auto"/>
        <w:rPr>
          <w:rFonts w:ascii="Times New Roman" w:hAnsi="Times New Roman" w:cs="Times New Roman"/>
          <w:sz w:val="24"/>
          <w:szCs w:val="24"/>
        </w:rPr>
      </w:pPr>
      <w:r>
        <w:rPr>
          <w:rFonts w:ascii="Times New Roman" w:hAnsi="Times New Roman" w:cs="Times New Roman"/>
          <w:sz w:val="24"/>
          <w:szCs w:val="24"/>
        </w:rPr>
        <w:tab/>
      </w:r>
      <w:r w:rsidR="00B41B4A" w:rsidRPr="00496740">
        <w:rPr>
          <w:rFonts w:ascii="Times New Roman" w:hAnsi="Times New Roman" w:cs="Times New Roman"/>
          <w:sz w:val="24"/>
          <w:szCs w:val="24"/>
        </w:rPr>
        <w:t>We also uncovered five trios whose mutual invasion asymmetries met the criteria for a rock–paper–scissor game out of the 9,604 possible trios of interactions evaluated (</w:t>
      </w:r>
      <w:r w:rsidR="00D341D8">
        <w:rPr>
          <w:rFonts w:ascii="Times New Roman" w:hAnsi="Times New Roman" w:cs="Times New Roman"/>
          <w:sz w:val="24"/>
          <w:szCs w:val="24"/>
        </w:rPr>
        <w:t>Fig. 3</w:t>
      </w:r>
      <w:r w:rsidR="00B41B4A" w:rsidRPr="00496740">
        <w:rPr>
          <w:rFonts w:ascii="Times New Roman" w:hAnsi="Times New Roman" w:cs="Times New Roman"/>
          <w:sz w:val="24"/>
          <w:szCs w:val="24"/>
        </w:rPr>
        <w:t>a). Nine unique strains were implicated in these trios</w:t>
      </w:r>
      <w:r w:rsidR="00C04DF8" w:rsidRPr="00496740">
        <w:rPr>
          <w:rFonts w:ascii="Times New Roman" w:hAnsi="Times New Roman" w:cs="Times New Roman"/>
          <w:sz w:val="24"/>
          <w:szCs w:val="24"/>
        </w:rPr>
        <w:t>. E</w:t>
      </w:r>
      <w:r w:rsidR="00B41B4A" w:rsidRPr="00496740">
        <w:rPr>
          <w:rFonts w:ascii="Times New Roman" w:hAnsi="Times New Roman" w:cs="Times New Roman"/>
          <w:sz w:val="24"/>
          <w:szCs w:val="24"/>
        </w:rPr>
        <w:t xml:space="preserve">ach </w:t>
      </w:r>
      <w:r w:rsidR="00C04DF8" w:rsidRPr="00496740">
        <w:rPr>
          <w:rFonts w:ascii="Times New Roman" w:hAnsi="Times New Roman" w:cs="Times New Roman"/>
          <w:sz w:val="24"/>
          <w:szCs w:val="24"/>
        </w:rPr>
        <w:t xml:space="preserve">trio was </w:t>
      </w:r>
      <w:r w:rsidR="00B41B4A" w:rsidRPr="00496740">
        <w:rPr>
          <w:rFonts w:ascii="Times New Roman" w:hAnsi="Times New Roman" w:cs="Times New Roman"/>
          <w:sz w:val="24"/>
          <w:szCs w:val="24"/>
        </w:rPr>
        <w:t xml:space="preserve">comprised </w:t>
      </w:r>
      <w:r w:rsidR="00C04DF8" w:rsidRPr="00496740">
        <w:rPr>
          <w:rFonts w:ascii="Times New Roman" w:hAnsi="Times New Roman" w:cs="Times New Roman"/>
          <w:sz w:val="24"/>
          <w:szCs w:val="24"/>
        </w:rPr>
        <w:t xml:space="preserve">of </w:t>
      </w:r>
      <w:r w:rsidR="00B41B4A" w:rsidRPr="00496740">
        <w:rPr>
          <w:rFonts w:ascii="Times New Roman" w:hAnsi="Times New Roman" w:cs="Times New Roman"/>
          <w:sz w:val="24"/>
          <w:szCs w:val="24"/>
        </w:rPr>
        <w:t xml:space="preserve">distantly related </w:t>
      </w:r>
      <w:r w:rsidR="00B41B4A" w:rsidRPr="00496740">
        <w:rPr>
          <w:rFonts w:ascii="Times New Roman" w:hAnsi="Times New Roman" w:cs="Times New Roman"/>
          <w:i/>
          <w:sz w:val="24"/>
          <w:szCs w:val="24"/>
        </w:rPr>
        <w:t xml:space="preserve">P. syringae </w:t>
      </w:r>
      <w:r w:rsidR="00B41B4A" w:rsidRPr="00496740">
        <w:rPr>
          <w:rFonts w:ascii="Times New Roman" w:hAnsi="Times New Roman" w:cs="Times New Roman"/>
          <w:sz w:val="24"/>
          <w:szCs w:val="24"/>
        </w:rPr>
        <w:t xml:space="preserve">strains (mean </w:t>
      </w:r>
      <w:r w:rsidR="00B41B4A" w:rsidRPr="00496740">
        <w:rPr>
          <w:rFonts w:ascii="Times New Roman" w:hAnsi="Times New Roman" w:cs="Times New Roman"/>
          <w:i/>
          <w:sz w:val="24"/>
          <w:szCs w:val="24"/>
        </w:rPr>
        <w:t>D</w:t>
      </w:r>
      <w:r w:rsidR="00AF5A49" w:rsidRPr="00496740">
        <w:rPr>
          <w:rFonts w:ascii="Times New Roman" w:hAnsi="Times New Roman" w:cs="Times New Roman"/>
          <w:i/>
          <w:sz w:val="24"/>
          <w:szCs w:val="24"/>
          <w:vertAlign w:val="subscript"/>
        </w:rPr>
        <w:t>G</w:t>
      </w:r>
      <w:r w:rsidR="00B41B4A" w:rsidRPr="00496740">
        <w:rPr>
          <w:rFonts w:ascii="Times New Roman" w:hAnsi="Times New Roman" w:cs="Times New Roman"/>
          <w:sz w:val="24"/>
          <w:szCs w:val="24"/>
        </w:rPr>
        <w:t xml:space="preserve"> between strains in R–P–S trios = 0.118 [0.115–0.122 95% CI];</w:t>
      </w:r>
      <w:r w:rsidR="00BD2060" w:rsidRPr="00496740">
        <w:rPr>
          <w:rFonts w:ascii="Times New Roman" w:hAnsi="Times New Roman" w:cs="Times New Roman"/>
          <w:sz w:val="24"/>
          <w:szCs w:val="24"/>
        </w:rPr>
        <w:t xml:space="preserve"> Fig S6</w:t>
      </w:r>
      <w:r w:rsidR="00B41B4A" w:rsidRPr="00496740">
        <w:rPr>
          <w:rFonts w:ascii="Times New Roman" w:hAnsi="Times New Roman" w:cs="Times New Roman"/>
          <w:sz w:val="24"/>
          <w:szCs w:val="24"/>
        </w:rPr>
        <w:t>b). Strains 21A and 24C were implicated in three R–P–S trios that included several un</w:t>
      </w:r>
      <w:r w:rsidR="00121D29" w:rsidRPr="00496740">
        <w:rPr>
          <w:rFonts w:ascii="Times New Roman" w:hAnsi="Times New Roman" w:cs="Times New Roman"/>
          <w:sz w:val="24"/>
          <w:szCs w:val="24"/>
        </w:rPr>
        <w:t>ique third-party strains (Fig S6</w:t>
      </w:r>
      <w:r w:rsidR="00B41B4A" w:rsidRPr="00496740">
        <w:rPr>
          <w:rFonts w:ascii="Times New Roman" w:hAnsi="Times New Roman" w:cs="Times New Roman"/>
          <w:sz w:val="24"/>
          <w:szCs w:val="24"/>
        </w:rPr>
        <w:t>b).</w:t>
      </w:r>
    </w:p>
    <w:p w14:paraId="4EBE0DC4" w14:textId="77777777" w:rsidR="00A75F7D" w:rsidRPr="00496740" w:rsidRDefault="00A75F7D" w:rsidP="00301BA0">
      <w:pPr>
        <w:spacing w:line="276" w:lineRule="auto"/>
        <w:rPr>
          <w:rFonts w:ascii="Times New Roman" w:hAnsi="Times New Roman" w:cs="Times New Roman"/>
          <w:sz w:val="24"/>
          <w:szCs w:val="24"/>
        </w:rPr>
      </w:pPr>
    </w:p>
    <w:p w14:paraId="07D8873C" w14:textId="77777777" w:rsidR="00A25509" w:rsidRDefault="00A25509" w:rsidP="00301BA0">
      <w:pPr>
        <w:spacing w:line="276" w:lineRule="auto"/>
        <w:outlineLvl w:val="0"/>
        <w:rPr>
          <w:rFonts w:ascii="Times New Roman" w:hAnsi="Times New Roman" w:cs="Times New Roman"/>
          <w:b/>
          <w:sz w:val="24"/>
          <w:szCs w:val="24"/>
        </w:rPr>
      </w:pPr>
    </w:p>
    <w:p w14:paraId="5ECD4B51" w14:textId="37E5DECE" w:rsidR="00996670" w:rsidRPr="00496740" w:rsidRDefault="00996670" w:rsidP="00301BA0">
      <w:pPr>
        <w:spacing w:line="276" w:lineRule="auto"/>
        <w:outlineLvl w:val="0"/>
        <w:rPr>
          <w:rFonts w:ascii="Times New Roman" w:hAnsi="Times New Roman" w:cs="Times New Roman"/>
          <w:b/>
          <w:sz w:val="24"/>
          <w:szCs w:val="24"/>
        </w:rPr>
      </w:pPr>
      <w:r w:rsidRPr="00496740">
        <w:rPr>
          <w:rFonts w:ascii="Times New Roman" w:hAnsi="Times New Roman" w:cs="Times New Roman"/>
          <w:b/>
          <w:sz w:val="24"/>
          <w:szCs w:val="24"/>
        </w:rPr>
        <w:t>DISCUSSION</w:t>
      </w:r>
    </w:p>
    <w:p w14:paraId="04CF4D5A" w14:textId="477D2D34" w:rsidR="00996670" w:rsidRPr="00496740" w:rsidRDefault="00996670" w:rsidP="00301BA0">
      <w:pPr>
        <w:spacing w:line="276" w:lineRule="auto"/>
        <w:rPr>
          <w:rFonts w:ascii="Times New Roman" w:hAnsi="Times New Roman" w:cs="Times New Roman"/>
          <w:sz w:val="24"/>
          <w:szCs w:val="24"/>
        </w:rPr>
      </w:pPr>
      <w:r w:rsidRPr="00496740">
        <w:rPr>
          <w:rFonts w:ascii="Times New Roman" w:hAnsi="Times New Roman" w:cs="Times New Roman"/>
          <w:i/>
          <w:sz w:val="24"/>
          <w:szCs w:val="24"/>
        </w:rPr>
        <w:t xml:space="preserve">P. fluorescens </w:t>
      </w:r>
      <w:r w:rsidRPr="00496740">
        <w:rPr>
          <w:rFonts w:ascii="Times New Roman" w:hAnsi="Times New Roman" w:cs="Times New Roman"/>
          <w:sz w:val="24"/>
          <w:szCs w:val="24"/>
        </w:rPr>
        <w:t xml:space="preserve">and </w:t>
      </w:r>
      <w:r w:rsidRPr="00496740">
        <w:rPr>
          <w:rFonts w:ascii="Times New Roman" w:hAnsi="Times New Roman" w:cs="Times New Roman"/>
          <w:i/>
          <w:sz w:val="24"/>
          <w:szCs w:val="24"/>
        </w:rPr>
        <w:t xml:space="preserve">P. syringae </w:t>
      </w:r>
      <w:r w:rsidRPr="00496740">
        <w:rPr>
          <w:rFonts w:ascii="Times New Roman" w:hAnsi="Times New Roman" w:cs="Times New Roman"/>
          <w:sz w:val="24"/>
          <w:szCs w:val="24"/>
        </w:rPr>
        <w:t xml:space="preserve">strains differ substantially in life history across nearly all </w:t>
      </w:r>
      <w:commentRangeStart w:id="115"/>
      <w:r w:rsidRPr="00496740">
        <w:rPr>
          <w:rFonts w:ascii="Times New Roman" w:hAnsi="Times New Roman" w:cs="Times New Roman"/>
          <w:sz w:val="24"/>
          <w:szCs w:val="24"/>
        </w:rPr>
        <w:t xml:space="preserve">axes </w:t>
      </w:r>
      <w:commentRangeEnd w:id="115"/>
      <w:r w:rsidR="0095319E">
        <w:rPr>
          <w:rStyle w:val="CommentReference"/>
        </w:rPr>
        <w:commentReference w:id="115"/>
      </w:r>
      <w:r w:rsidRPr="00496740">
        <w:rPr>
          <w:rFonts w:ascii="Times New Roman" w:hAnsi="Times New Roman" w:cs="Times New Roman"/>
          <w:sz w:val="24"/>
          <w:szCs w:val="24"/>
        </w:rPr>
        <w:t xml:space="preserve">measured in the estimated mean values per clade, their variances, as well as the correlations among </w:t>
      </w:r>
      <w:commentRangeStart w:id="116"/>
      <w:r w:rsidRPr="00496740">
        <w:rPr>
          <w:rFonts w:ascii="Times New Roman" w:hAnsi="Times New Roman" w:cs="Times New Roman"/>
          <w:sz w:val="24"/>
          <w:szCs w:val="24"/>
        </w:rPr>
        <w:t>them</w:t>
      </w:r>
      <w:commentRangeEnd w:id="116"/>
      <w:r w:rsidR="0095319E">
        <w:rPr>
          <w:rStyle w:val="CommentReference"/>
        </w:rPr>
        <w:commentReference w:id="116"/>
      </w:r>
      <w:r w:rsidRPr="00496740">
        <w:rPr>
          <w:rFonts w:ascii="Times New Roman" w:hAnsi="Times New Roman" w:cs="Times New Roman"/>
          <w:sz w:val="24"/>
          <w:szCs w:val="24"/>
        </w:rPr>
        <w:t xml:space="preserve">. </w:t>
      </w:r>
      <w:r w:rsidR="0001139F">
        <w:rPr>
          <w:rFonts w:ascii="Times New Roman" w:hAnsi="Times New Roman" w:cs="Times New Roman"/>
          <w:sz w:val="24"/>
          <w:szCs w:val="24"/>
        </w:rPr>
        <w:t>Exploitative c</w:t>
      </w:r>
      <w:r w:rsidRPr="00496740">
        <w:rPr>
          <w:rFonts w:ascii="Times New Roman" w:hAnsi="Times New Roman" w:cs="Times New Roman"/>
          <w:sz w:val="24"/>
          <w:szCs w:val="24"/>
        </w:rPr>
        <w:t xml:space="preserve">ompetitiveness was substantially higher in </w:t>
      </w:r>
      <w:r w:rsidRPr="00496740">
        <w:rPr>
          <w:rFonts w:ascii="Times New Roman" w:hAnsi="Times New Roman" w:cs="Times New Roman"/>
          <w:i/>
          <w:sz w:val="24"/>
          <w:szCs w:val="24"/>
        </w:rPr>
        <w:t xml:space="preserve">P. fluorescens </w:t>
      </w:r>
      <w:r w:rsidRPr="00496740">
        <w:rPr>
          <w:rFonts w:ascii="Times New Roman" w:hAnsi="Times New Roman" w:cs="Times New Roman"/>
          <w:sz w:val="24"/>
          <w:szCs w:val="24"/>
        </w:rPr>
        <w:t xml:space="preserve">strains, and the </w:t>
      </w:r>
      <w:commentRangeStart w:id="117"/>
      <w:r w:rsidRPr="00496740">
        <w:rPr>
          <w:rFonts w:ascii="Times New Roman" w:hAnsi="Times New Roman" w:cs="Times New Roman"/>
          <w:sz w:val="24"/>
          <w:szCs w:val="24"/>
        </w:rPr>
        <w:t xml:space="preserve">underlying traits that correlated with variation </w:t>
      </w:r>
      <w:commentRangeEnd w:id="117"/>
      <w:r w:rsidR="0095319E">
        <w:rPr>
          <w:rStyle w:val="CommentReference"/>
        </w:rPr>
        <w:commentReference w:id="117"/>
      </w:r>
      <w:r w:rsidRPr="00496740">
        <w:rPr>
          <w:rFonts w:ascii="Times New Roman" w:hAnsi="Times New Roman" w:cs="Times New Roman"/>
          <w:sz w:val="24"/>
          <w:szCs w:val="24"/>
        </w:rPr>
        <w:t xml:space="preserve">in </w:t>
      </w:r>
      <w:r w:rsidR="0001139F">
        <w:rPr>
          <w:rFonts w:ascii="Times New Roman" w:hAnsi="Times New Roman" w:cs="Times New Roman"/>
          <w:sz w:val="24"/>
          <w:szCs w:val="24"/>
        </w:rPr>
        <w:t xml:space="preserve">exploitative </w:t>
      </w:r>
      <w:r w:rsidRPr="00496740">
        <w:rPr>
          <w:rFonts w:ascii="Times New Roman" w:hAnsi="Times New Roman" w:cs="Times New Roman"/>
          <w:sz w:val="24"/>
          <w:szCs w:val="24"/>
        </w:rPr>
        <w:t xml:space="preserve">competitiveness were </w:t>
      </w:r>
      <w:commentRangeStart w:id="118"/>
      <w:r w:rsidRPr="00496740">
        <w:rPr>
          <w:rFonts w:ascii="Times New Roman" w:hAnsi="Times New Roman" w:cs="Times New Roman"/>
          <w:sz w:val="24"/>
          <w:szCs w:val="24"/>
        </w:rPr>
        <w:t xml:space="preserve">unique </w:t>
      </w:r>
      <w:r w:rsidRPr="00496740">
        <w:rPr>
          <w:rFonts w:ascii="Times New Roman" w:hAnsi="Times New Roman" w:cs="Times New Roman"/>
          <w:sz w:val="24"/>
          <w:szCs w:val="24"/>
        </w:rPr>
        <w:lastRenderedPageBreak/>
        <w:t>for each clade</w:t>
      </w:r>
      <w:commentRangeEnd w:id="118"/>
      <w:r w:rsidR="0095319E">
        <w:rPr>
          <w:rStyle w:val="CommentReference"/>
        </w:rPr>
        <w:commentReference w:id="118"/>
      </w:r>
      <w:r w:rsidRPr="00496740">
        <w:rPr>
          <w:rFonts w:ascii="Times New Roman" w:hAnsi="Times New Roman" w:cs="Times New Roman"/>
          <w:sz w:val="24"/>
          <w:szCs w:val="24"/>
        </w:rPr>
        <w:t xml:space="preserve">. Competitive dominance in within-clade competitions was largely explained by how dissimilar the life history traits were between the interacting pairs, and genetically more similar strains tended to display more similar life histories. </w:t>
      </w:r>
    </w:p>
    <w:p w14:paraId="1D7B6157" w14:textId="17ACA182" w:rsidR="00996670" w:rsidRPr="00496740" w:rsidRDefault="0030554A" w:rsidP="00301BA0">
      <w:pPr>
        <w:spacing w:line="276" w:lineRule="auto"/>
        <w:rPr>
          <w:rFonts w:ascii="Times New Roman" w:hAnsi="Times New Roman" w:cs="Times New Roman"/>
          <w:sz w:val="24"/>
          <w:szCs w:val="24"/>
        </w:rPr>
      </w:pPr>
      <w:r>
        <w:rPr>
          <w:rFonts w:ascii="Times New Roman" w:hAnsi="Times New Roman" w:cs="Times New Roman"/>
          <w:sz w:val="24"/>
          <w:szCs w:val="24"/>
        </w:rPr>
        <w:tab/>
      </w:r>
      <w:r w:rsidR="00996670" w:rsidRPr="00496740">
        <w:rPr>
          <w:rFonts w:ascii="Times New Roman" w:hAnsi="Times New Roman" w:cs="Times New Roman"/>
          <w:sz w:val="24"/>
          <w:szCs w:val="24"/>
        </w:rPr>
        <w:t xml:space="preserve">Such variation in competitiveness resulted in a large number of non-hierarchical interactions when we examined the asymmetries between all trios of strains. Despite being competitively superior, </w:t>
      </w:r>
      <w:r w:rsidR="00996670" w:rsidRPr="00496740">
        <w:rPr>
          <w:rFonts w:ascii="Times New Roman" w:hAnsi="Times New Roman" w:cs="Times New Roman"/>
          <w:i/>
          <w:sz w:val="24"/>
          <w:szCs w:val="24"/>
        </w:rPr>
        <w:t xml:space="preserve">P. fluorescens </w:t>
      </w:r>
      <w:r w:rsidR="00996670" w:rsidRPr="00496740">
        <w:rPr>
          <w:rFonts w:ascii="Times New Roman" w:hAnsi="Times New Roman" w:cs="Times New Roman"/>
          <w:sz w:val="24"/>
          <w:szCs w:val="24"/>
        </w:rPr>
        <w:t xml:space="preserve">may indirectly facilitate otherwise poor competitors that are nonetheless resistant to </w:t>
      </w:r>
      <w:r>
        <w:rPr>
          <w:rFonts w:ascii="Times New Roman" w:hAnsi="Times New Roman" w:cs="Times New Roman"/>
          <w:sz w:val="24"/>
          <w:szCs w:val="24"/>
        </w:rPr>
        <w:t>inhibitors</w:t>
      </w:r>
      <w:r w:rsidR="00996670" w:rsidRPr="00496740">
        <w:rPr>
          <w:rFonts w:ascii="Times New Roman" w:hAnsi="Times New Roman" w:cs="Times New Roman"/>
          <w:sz w:val="24"/>
          <w:szCs w:val="24"/>
        </w:rPr>
        <w:t xml:space="preserve"> to which their superior competitors are not. The intermediate frequencies of</w:t>
      </w:r>
      <w:r w:rsidR="00752F07">
        <w:rPr>
          <w:rFonts w:ascii="Times New Roman" w:hAnsi="Times New Roman" w:cs="Times New Roman"/>
          <w:sz w:val="24"/>
          <w:szCs w:val="24"/>
        </w:rPr>
        <w:t xml:space="preserve"> inhibitor production and resistance among these</w:t>
      </w:r>
      <w:r w:rsidR="00996670" w:rsidRPr="00496740">
        <w:rPr>
          <w:rFonts w:ascii="Times New Roman" w:hAnsi="Times New Roman" w:cs="Times New Roman"/>
          <w:sz w:val="24"/>
          <w:szCs w:val="24"/>
        </w:rPr>
        <w:t xml:space="preserve"> </w:t>
      </w:r>
      <w:r w:rsidR="00996670" w:rsidRPr="00496740">
        <w:rPr>
          <w:rFonts w:ascii="Times New Roman" w:hAnsi="Times New Roman" w:cs="Times New Roman"/>
          <w:i/>
          <w:sz w:val="24"/>
          <w:szCs w:val="24"/>
        </w:rPr>
        <w:t xml:space="preserve">Pseudomonas </w:t>
      </w:r>
      <w:r w:rsidR="00996670" w:rsidRPr="00496740">
        <w:rPr>
          <w:rFonts w:ascii="Times New Roman" w:hAnsi="Times New Roman" w:cs="Times New Roman"/>
          <w:sz w:val="24"/>
          <w:szCs w:val="24"/>
        </w:rPr>
        <w:t xml:space="preserve">spp. </w:t>
      </w:r>
      <w:r w:rsidR="00752F07">
        <w:rPr>
          <w:rFonts w:ascii="Times New Roman" w:hAnsi="Times New Roman" w:cs="Times New Roman"/>
          <w:sz w:val="24"/>
          <w:szCs w:val="24"/>
        </w:rPr>
        <w:t>strains</w:t>
      </w:r>
      <w:r w:rsidR="00996670" w:rsidRPr="00496740">
        <w:rPr>
          <w:rFonts w:ascii="Times New Roman" w:hAnsi="Times New Roman" w:cs="Times New Roman"/>
          <w:sz w:val="24"/>
          <w:szCs w:val="24"/>
        </w:rPr>
        <w:t xml:space="preserve"> thus may indirectly elevate the phenotypic diversity maintained across the </w:t>
      </w:r>
      <w:r w:rsidR="00752F07">
        <w:rPr>
          <w:rFonts w:ascii="Times New Roman" w:hAnsi="Times New Roman" w:cs="Times New Roman"/>
          <w:sz w:val="24"/>
          <w:szCs w:val="24"/>
        </w:rPr>
        <w:t>community</w:t>
      </w:r>
      <w:r w:rsidR="00996670" w:rsidRPr="00496740">
        <w:rPr>
          <w:rFonts w:ascii="Times New Roman" w:hAnsi="Times New Roman" w:cs="Times New Roman"/>
          <w:sz w:val="24"/>
          <w:szCs w:val="24"/>
        </w:rPr>
        <w:t xml:space="preserve">, with the relatively poor competitors reaping the majority of the benefit from facilitative interactions. This result echoes a similar result from a theoretical study wherein the weakest competitor in an exploitative R–P–S trio experienced the largest increase in population size, arising from a tragedy of the commons that nonetheless maintains diversity </w:t>
      </w:r>
      <w:r w:rsidR="00996670" w:rsidRPr="00496740">
        <w:rPr>
          <w:rFonts w:ascii="Times New Roman" w:hAnsi="Times New Roman" w:cs="Times New Roman"/>
          <w:sz w:val="24"/>
          <w:szCs w:val="24"/>
        </w:rPr>
        <w:fldChar w:fldCharType="begin"/>
      </w:r>
      <w:r w:rsidR="00563C5D">
        <w:rPr>
          <w:rFonts w:ascii="Times New Roman" w:hAnsi="Times New Roman" w:cs="Times New Roman"/>
          <w:sz w:val="24"/>
          <w:szCs w:val="24"/>
        </w:rPr>
        <w:instrText xml:space="preserve"> ADDIN PAPERS2_CITATIONS &lt;citation&gt;&lt;uuid&gt;B043522C-B7A7-46F4-9140-E524D64E654E&lt;/uuid&gt;&lt;priority&gt;35&lt;/priority&gt;&lt;publications&gt;&lt;publication&gt;&lt;volume&gt;268&lt;/volume&gt;&lt;publication_date&gt;99200107071200000000222000&lt;/publication_date&gt;&lt;number&gt;1474&lt;/number&gt;&lt;doi&gt;10.1098/rspb.2001.1670&lt;/doi&gt;&lt;startpage&gt;1323&lt;/startpage&gt;&lt;title&gt;Rock-scissors-paper and the survival of the weakest&lt;/title&gt;&lt;uuid&gt;1E232093-F1EE-40C9-94D7-3893E7D0B2E1&lt;/uuid&gt;&lt;subtype&gt;400&lt;/subtype&gt;&lt;endpage&gt;1327&lt;/endpage&gt;&lt;type&gt;400&lt;/type&gt;&lt;url&gt;http://rspb.royalsocietypublishing.org/cgi/doi/10.1098/rspb.2001.1670&lt;/url&gt;&lt;bundle&gt;&lt;publication&gt;&lt;publisher&gt;The Royal Society&lt;/publisher&gt;&lt;title&gt;Proceedings of the Royal Society B: Biological Sciences&lt;/title&gt;&lt;type&gt;-100&lt;/type&gt;&lt;subtype&gt;-100&lt;/subtype&gt;&lt;uuid&gt;92CFBE26-B09A-4FBF-A489-170286D7BB96&lt;/uuid&gt;&lt;/publication&gt;&lt;/bundle&gt;&lt;authors&gt;&lt;author&gt;&lt;firstName&gt;M&lt;/firstName&gt;&lt;lastName&gt;Frean&lt;/lastName&gt;&lt;/author&gt;&lt;author&gt;&lt;firstName&gt;E&lt;/firstName&gt;&lt;middleNames&gt;R&lt;/middleNames&gt;&lt;lastName&gt;Abraham&lt;/lastName&gt;&lt;/author&gt;&lt;/authors&gt;&lt;/publication&gt;&lt;/publications&gt;&lt;cites&gt;&lt;/cites&gt;&lt;/citation&gt;</w:instrText>
      </w:r>
      <w:r w:rsidR="00996670" w:rsidRPr="00496740">
        <w:rPr>
          <w:rFonts w:ascii="Times New Roman" w:hAnsi="Times New Roman" w:cs="Times New Roman"/>
          <w:sz w:val="24"/>
          <w:szCs w:val="24"/>
        </w:rPr>
        <w:fldChar w:fldCharType="separate"/>
      </w:r>
      <w:r w:rsidR="004B118A">
        <w:rPr>
          <w:rFonts w:ascii="Times New Roman" w:hAnsi="Times New Roman" w:cs="Times New Roman"/>
          <w:sz w:val="24"/>
          <w:szCs w:val="24"/>
        </w:rPr>
        <w:t>(Frean and Abraham 2001)</w:t>
      </w:r>
      <w:r w:rsidR="00996670" w:rsidRPr="00496740">
        <w:rPr>
          <w:rFonts w:ascii="Times New Roman" w:hAnsi="Times New Roman" w:cs="Times New Roman"/>
          <w:sz w:val="24"/>
          <w:szCs w:val="24"/>
        </w:rPr>
        <w:fldChar w:fldCharType="end"/>
      </w:r>
      <w:r w:rsidR="00520500">
        <w:rPr>
          <w:rFonts w:ascii="Times New Roman" w:hAnsi="Times New Roman" w:cs="Times New Roman"/>
          <w:sz w:val="24"/>
          <w:szCs w:val="24"/>
        </w:rPr>
        <w:t>.</w:t>
      </w:r>
    </w:p>
    <w:p w14:paraId="2151F729" w14:textId="77777777" w:rsidR="00996670" w:rsidRPr="00496740" w:rsidRDefault="00996670" w:rsidP="00301BA0">
      <w:pPr>
        <w:spacing w:line="276" w:lineRule="auto"/>
        <w:rPr>
          <w:rFonts w:ascii="Times New Roman" w:hAnsi="Times New Roman" w:cs="Times New Roman"/>
          <w:sz w:val="24"/>
          <w:szCs w:val="24"/>
        </w:rPr>
      </w:pPr>
    </w:p>
    <w:p w14:paraId="6083AE58" w14:textId="77777777" w:rsidR="00996670" w:rsidRPr="00496740" w:rsidRDefault="00996670" w:rsidP="00301BA0">
      <w:pPr>
        <w:spacing w:line="276" w:lineRule="auto"/>
        <w:outlineLvl w:val="0"/>
        <w:rPr>
          <w:rFonts w:ascii="Times New Roman" w:hAnsi="Times New Roman" w:cs="Times New Roman"/>
          <w:b/>
          <w:sz w:val="24"/>
          <w:szCs w:val="24"/>
        </w:rPr>
      </w:pPr>
      <w:r w:rsidRPr="00496740">
        <w:rPr>
          <w:rFonts w:ascii="Times New Roman" w:hAnsi="Times New Roman" w:cs="Times New Roman"/>
          <w:b/>
          <w:sz w:val="24"/>
          <w:szCs w:val="24"/>
        </w:rPr>
        <w:t>The life history correlates of exploitative competition are variable</w:t>
      </w:r>
    </w:p>
    <w:p w14:paraId="36C446A1" w14:textId="7093D271" w:rsidR="00996670" w:rsidRPr="00496740" w:rsidRDefault="00996670" w:rsidP="00301BA0">
      <w:pPr>
        <w:spacing w:line="276" w:lineRule="auto"/>
        <w:rPr>
          <w:rFonts w:ascii="Times New Roman" w:hAnsi="Times New Roman" w:cs="Times New Roman"/>
          <w:sz w:val="24"/>
          <w:szCs w:val="24"/>
        </w:rPr>
      </w:pPr>
      <w:r w:rsidRPr="00496740">
        <w:rPr>
          <w:rFonts w:ascii="Times New Roman" w:hAnsi="Times New Roman" w:cs="Times New Roman"/>
          <w:sz w:val="24"/>
          <w:szCs w:val="24"/>
        </w:rPr>
        <w:t>Selection for increased exploitative competitive ability is expected to increase maximum growth rate, perhaps at the expense of growth efficiency (i.e. yield), which can result in a tragedy of the commons whereby rapid but wasteful use of resources yi</w:t>
      </w:r>
      <w:r w:rsidR="00520500">
        <w:rPr>
          <w:rFonts w:ascii="Times New Roman" w:hAnsi="Times New Roman" w:cs="Times New Roman"/>
          <w:sz w:val="24"/>
          <w:szCs w:val="24"/>
        </w:rPr>
        <w:t>elds higher competitive ability</w:t>
      </w:r>
      <w:r w:rsidRPr="00496740">
        <w:rPr>
          <w:rFonts w:ascii="Times New Roman" w:hAnsi="Times New Roman" w:cs="Times New Roman"/>
          <w:sz w:val="24"/>
          <w:szCs w:val="24"/>
        </w:rPr>
        <w:t xml:space="preserve"> </w:t>
      </w:r>
      <w:r w:rsidRPr="00496740">
        <w:rPr>
          <w:rFonts w:ascii="Times New Roman" w:hAnsi="Times New Roman" w:cs="Times New Roman"/>
          <w:sz w:val="24"/>
          <w:szCs w:val="24"/>
        </w:rPr>
        <w:fldChar w:fldCharType="begin"/>
      </w:r>
      <w:r w:rsidR="00563C5D">
        <w:rPr>
          <w:rFonts w:ascii="Times New Roman" w:hAnsi="Times New Roman" w:cs="Times New Roman"/>
          <w:sz w:val="24"/>
          <w:szCs w:val="24"/>
        </w:rPr>
        <w:instrText xml:space="preserve"> ADDIN PAPERS2_CITATIONS &lt;citation&gt;&lt;uuid&gt;8B450176-6A3C-463D-BBFC-49FBD4D14458&lt;/uuid&gt;&lt;priority&gt;36&lt;/priority&gt;&lt;publications&gt;&lt;publication&gt;&lt;volume&gt;100&lt;/volume&gt;&lt;publication_date&gt;99200710241200000000222000&lt;/publication_date&gt;&lt;number&gt;5&lt;/number&gt;&lt;doi&gt;10.1038/sj.hdy.6801073&lt;/doi&gt;&lt;startpage&gt;471&lt;/startpage&gt;&lt;title&gt;The tragedy of the commons in microbial populations: insights from theoretical, comparative and experimental studies&lt;/title&gt;&lt;uuid&gt;B1F3EC0D-9220-4CB0-9C97-78A75C3FF7E6&lt;/uuid&gt;&lt;subtype&gt;400&lt;/subtype&gt;&lt;endpage&gt;477&lt;/endpage&gt;&lt;type&gt;400&lt;/type&gt;&lt;url&gt;http://www.nature.com/doifinder/10.1038/sj.hdy.6801073&lt;/url&gt;&lt;bundle&gt;&lt;publication&gt;&lt;publisher&gt;Nature Publishing Group&lt;/publisher&gt;&lt;title&gt;Heredity&lt;/title&gt;&lt;type&gt;-100&lt;/type&gt;&lt;subtype&gt;-100&lt;/subtype&gt;&lt;uuid&gt;0F4FA15C-6D50-4DB7-A3E7-93DE1096E464&lt;/uuid&gt;&lt;/publication&gt;&lt;/bundle&gt;&lt;authors&gt;&lt;author&gt;&lt;firstName&gt;R&lt;/firstName&gt;&lt;middleNames&gt;C&lt;/middleNames&gt;&lt;lastName&gt;MacLean&lt;/lastName&gt;&lt;/author&gt;&lt;/authors&gt;&lt;/publication&gt;&lt;publication&gt;&lt;uuid&gt;1806938C-26AA-4AD1-B382-B7A065358CD8&lt;/uuid&gt;&lt;volume&gt;292&lt;/volume&gt;&lt;doi&gt;10.1126/science.1058079&lt;/doi&gt;&lt;startpage&gt;504&lt;/startpage&gt;&lt;publication_date&gt;99200100001200000000200000&lt;/publication_date&gt;&lt;url&gt;http://eutils.ncbi.nlm.nih.gov/entrez/eutils/elink.fcgi?dbfrom=pubmed&amp;amp;id=11283355&amp;amp;retmode=ref&amp;amp;cmd=prlinks&lt;/url&gt;&lt;type&gt;400&lt;/type&gt;&lt;title&gt;Cooperation and competition in the evolution of ATP-producing pathways&lt;/title&gt;&lt;location&gt;&amp;lt;html&gt;&amp;lt;head&gt;&amp;lt;meta http-equiv="content-type" content="text/html; charset=utf-8"/&gt;&amp;lt;title&gt;Sorry...&amp;lt;/title&gt;&amp;lt;style&gt; body { font-family: verdana, arial, sans-serif; background-color: #fff; color: #000; }&amp;lt;/style&gt;&amp;lt;/head&gt;&amp;lt;body&gt;&amp;lt;div&gt;&amp;lt;table&gt;&amp;lt;tr&gt;&amp;lt;td&gt;&amp;lt;b&gt;&amp;lt;font face=times color=#0039b6 size=10&gt;G&amp;lt;/font&gt;&amp;lt;font face=times color=#c41200 size=10&gt;o&amp;lt;/font&gt;&amp;lt;font face=times color=#f3c518 size=10&gt;o&amp;lt;/font&gt;&amp;lt;font face=times color=#0039b6 size=10&gt;g&amp;lt;/font&gt;&amp;lt;font face=times color=#30a72f size=10&gt;l&amp;lt;/font&gt;&amp;lt;font face=times color=#c41200 size=10&gt;e&amp;lt;/font&gt;&amp;lt;/b&gt;&amp;lt;/td&gt;&amp;lt;td style="text-align: left; vertical-align: bottom; padding-bottom: 15px; width: 50%"&gt;&amp;lt;div style="border-bottom: 1px solid #dfdfdf;"&gt;Sorry...&amp;lt;/div&gt;&amp;lt;/td&gt;&amp;lt;/tr&gt;&amp;lt;/table&gt;&amp;lt;/div&gt;&amp;lt;div style="margin-left: 4em;"&gt;&amp;lt;h1&gt;We're sorry...&amp;lt;/h1&gt;&amp;lt;p&gt;... but your computer or network may be sending automated queries. To protect our users, we can't process your request right now.&amp;lt;/p&gt;&amp;lt;/div&gt;&amp;lt;div style="margin-left: 4em;"&gt;See &amp;lt;a href="https://support.google.com/websearch/answer/86640"&gt;Google Help&amp;lt;/a&gt; for more information.&amp;lt;br/&gt;&amp;lt;br/&gt;&amp;lt;/div&gt;&amp;lt;div style="text-align: center; border-top: 1px solid #dfdfdf;"&gt;&amp;lt;a href="https://www.google.com"&gt;Google Home&amp;lt;/a&gt;&amp;lt;/div&gt;&amp;lt;/body&gt;&amp;lt;/html&gt;&lt;/location&gt;&lt;institution&gt;Friedrich Miescher Institute, Post Office Box 2543, CH-4002 Basel, Switzerland., Max Delbrück Center for Molecular Medicine, D-13092 Berlin, Germany.&lt;/institution&gt;&lt;number&gt;5516&lt;/number&gt;&lt;subtype&gt;400&lt;/subtype&gt;&lt;endpage&gt;507&lt;/endpage&gt;&lt;bundle&gt;&lt;publication&gt;&lt;title&gt;Science (New York, NY)&lt;/title&gt;&lt;type&gt;-100&lt;/type&gt;&lt;subtype&gt;-100&lt;/subtype&gt;&lt;uuid&gt;BD61255B-B8DA-4039-A43C-750DAAE0658D&lt;/uuid&gt;&lt;/publication&gt;&lt;/bundle&gt;&lt;authors&gt;&lt;author&gt;&lt;firstName&gt;T&lt;/firstName&gt;&lt;lastName&gt;Pfeiffer&lt;/lastName&gt;&lt;/author&gt;&lt;author&gt;&lt;firstName&gt;S&lt;/firstName&gt;&lt;lastName&gt;Schuster&lt;/lastName&gt;&lt;/author&gt;&lt;author&gt;&lt;firstName&gt;S&lt;/firstName&gt;&lt;lastName&gt;Bonhoeffer&lt;/lastName&gt;&lt;/author&gt;&lt;/authors&gt;&lt;/publication&gt;&lt;/publications&gt;&lt;cites&gt;&lt;/cites&gt;&lt;/citation&gt;</w:instrText>
      </w:r>
      <w:r w:rsidRPr="00496740">
        <w:rPr>
          <w:rFonts w:ascii="Times New Roman" w:hAnsi="Times New Roman" w:cs="Times New Roman"/>
          <w:sz w:val="24"/>
          <w:szCs w:val="24"/>
        </w:rPr>
        <w:fldChar w:fldCharType="separate"/>
      </w:r>
      <w:r w:rsidR="004B118A">
        <w:rPr>
          <w:rFonts w:ascii="Times New Roman" w:hAnsi="Times New Roman" w:cs="Times New Roman"/>
          <w:sz w:val="24"/>
          <w:szCs w:val="24"/>
        </w:rPr>
        <w:t>(Pfeiffer et al. 2001; MacLean 2007)</w:t>
      </w:r>
      <w:r w:rsidRPr="00496740">
        <w:rPr>
          <w:rFonts w:ascii="Times New Roman" w:hAnsi="Times New Roman" w:cs="Times New Roman"/>
          <w:sz w:val="24"/>
          <w:szCs w:val="24"/>
        </w:rPr>
        <w:fldChar w:fldCharType="end"/>
      </w:r>
      <w:r w:rsidRPr="00496740">
        <w:rPr>
          <w:rFonts w:ascii="Times New Roman" w:hAnsi="Times New Roman" w:cs="Times New Roman"/>
          <w:sz w:val="24"/>
          <w:szCs w:val="24"/>
        </w:rPr>
        <w:t xml:space="preserve">. Consistent with this, overall exploitative competitive </w:t>
      </w:r>
      <w:r w:rsidR="00520500">
        <w:rPr>
          <w:rFonts w:ascii="Times New Roman" w:hAnsi="Times New Roman" w:cs="Times New Roman"/>
          <w:sz w:val="24"/>
          <w:szCs w:val="24"/>
        </w:rPr>
        <w:t>fitness</w:t>
      </w:r>
      <w:r w:rsidRPr="00496740">
        <w:rPr>
          <w:rFonts w:ascii="Times New Roman" w:hAnsi="Times New Roman" w:cs="Times New Roman"/>
          <w:sz w:val="24"/>
          <w:szCs w:val="24"/>
        </w:rPr>
        <w:t xml:space="preserve"> (</w:t>
      </w:r>
      <w:proofErr w:type="spellStart"/>
      <w:r w:rsidRPr="00496740">
        <w:rPr>
          <w:rFonts w:ascii="Times New Roman" w:hAnsi="Times New Roman" w:cs="Times New Roman"/>
          <w:i/>
          <w:sz w:val="24"/>
          <w:szCs w:val="24"/>
        </w:rPr>
        <w:t>C</w:t>
      </w:r>
      <w:r w:rsidRPr="00496740">
        <w:rPr>
          <w:rFonts w:ascii="Times New Roman" w:hAnsi="Times New Roman" w:cs="Times New Roman"/>
          <w:i/>
          <w:sz w:val="24"/>
          <w:szCs w:val="24"/>
          <w:vertAlign w:val="subscript"/>
        </w:rPr>
        <w:t>w</w:t>
      </w:r>
      <w:proofErr w:type="spellEnd"/>
      <w:r w:rsidRPr="00496740">
        <w:rPr>
          <w:rFonts w:ascii="Times New Roman" w:hAnsi="Times New Roman" w:cs="Times New Roman"/>
          <w:sz w:val="24"/>
          <w:szCs w:val="24"/>
        </w:rPr>
        <w:t xml:space="preserve">) for </w:t>
      </w:r>
      <w:r w:rsidRPr="00496740">
        <w:rPr>
          <w:rFonts w:ascii="Times New Roman" w:hAnsi="Times New Roman" w:cs="Times New Roman"/>
          <w:i/>
          <w:sz w:val="24"/>
          <w:szCs w:val="24"/>
        </w:rPr>
        <w:t xml:space="preserve">P. syringae </w:t>
      </w:r>
      <w:r w:rsidRPr="00496740">
        <w:rPr>
          <w:rFonts w:ascii="Times New Roman" w:hAnsi="Times New Roman" w:cs="Times New Roman"/>
          <w:sz w:val="24"/>
          <w:szCs w:val="24"/>
        </w:rPr>
        <w:t>was positively correlated with maximum growth rate (</w:t>
      </w:r>
      <w:proofErr w:type="spellStart"/>
      <w:r w:rsidRPr="00496740">
        <w:rPr>
          <w:rFonts w:ascii="Times New Roman" w:hAnsi="Times New Roman" w:cs="Times New Roman"/>
          <w:i/>
          <w:sz w:val="24"/>
          <w:szCs w:val="24"/>
        </w:rPr>
        <w:t>r</w:t>
      </w:r>
      <w:r w:rsidRPr="00496740">
        <w:rPr>
          <w:rFonts w:ascii="Times New Roman" w:hAnsi="Times New Roman" w:cs="Times New Roman"/>
          <w:i/>
          <w:sz w:val="24"/>
          <w:szCs w:val="24"/>
          <w:vertAlign w:val="subscript"/>
        </w:rPr>
        <w:t>m</w:t>
      </w:r>
      <w:proofErr w:type="spellEnd"/>
      <w:r w:rsidRPr="00496740">
        <w:rPr>
          <w:rFonts w:ascii="Times New Roman" w:hAnsi="Times New Roman" w:cs="Times New Roman"/>
          <w:sz w:val="24"/>
          <w:szCs w:val="24"/>
        </w:rPr>
        <w:t>) (</w:t>
      </w:r>
      <w:r w:rsidR="0058798A">
        <w:rPr>
          <w:rFonts w:ascii="Times New Roman" w:hAnsi="Times New Roman" w:cs="Times New Roman"/>
          <w:sz w:val="24"/>
          <w:szCs w:val="24"/>
        </w:rPr>
        <w:t>Table 1</w:t>
      </w:r>
      <w:r w:rsidRPr="00496740">
        <w:rPr>
          <w:rFonts w:ascii="Times New Roman" w:hAnsi="Times New Roman" w:cs="Times New Roman"/>
          <w:sz w:val="24"/>
          <w:szCs w:val="24"/>
        </w:rPr>
        <w:t xml:space="preserve">). Notably, however, neither </w:t>
      </w:r>
      <w:r w:rsidRPr="00496740">
        <w:rPr>
          <w:rFonts w:ascii="Times New Roman" w:hAnsi="Times New Roman" w:cs="Times New Roman"/>
          <w:i/>
          <w:sz w:val="24"/>
          <w:szCs w:val="24"/>
        </w:rPr>
        <w:t>P. syringae</w:t>
      </w:r>
      <w:r w:rsidRPr="00496740">
        <w:rPr>
          <w:rFonts w:ascii="Times New Roman" w:hAnsi="Times New Roman" w:cs="Times New Roman"/>
          <w:sz w:val="24"/>
          <w:szCs w:val="24"/>
        </w:rPr>
        <w:t xml:space="preserve"> nor </w:t>
      </w:r>
      <w:r w:rsidRPr="00496740">
        <w:rPr>
          <w:rFonts w:ascii="Times New Roman" w:hAnsi="Times New Roman" w:cs="Times New Roman"/>
          <w:i/>
          <w:sz w:val="24"/>
          <w:szCs w:val="24"/>
        </w:rPr>
        <w:t>P. fluorescens</w:t>
      </w:r>
      <w:r w:rsidRPr="00496740">
        <w:rPr>
          <w:rFonts w:ascii="Times New Roman" w:hAnsi="Times New Roman" w:cs="Times New Roman"/>
          <w:sz w:val="24"/>
          <w:szCs w:val="24"/>
        </w:rPr>
        <w:t xml:space="preserve"> strains exhibited a canonical </w:t>
      </w:r>
      <w:r w:rsidRPr="00496740">
        <w:rPr>
          <w:rFonts w:ascii="Times New Roman" w:hAnsi="Times New Roman" w:cs="Times New Roman"/>
          <w:i/>
          <w:sz w:val="24"/>
          <w:szCs w:val="24"/>
        </w:rPr>
        <w:t>r–K</w:t>
      </w:r>
      <w:r w:rsidRPr="00496740">
        <w:rPr>
          <w:rFonts w:ascii="Times New Roman" w:hAnsi="Times New Roman" w:cs="Times New Roman"/>
          <w:sz w:val="24"/>
          <w:szCs w:val="24"/>
        </w:rPr>
        <w:t xml:space="preserve"> trade-off: growth rate was positively correlated with yield in both minimal and rich media for </w:t>
      </w:r>
      <w:r w:rsidRPr="00496740">
        <w:rPr>
          <w:rFonts w:ascii="Times New Roman" w:hAnsi="Times New Roman" w:cs="Times New Roman"/>
          <w:i/>
          <w:sz w:val="24"/>
          <w:szCs w:val="24"/>
        </w:rPr>
        <w:t>P. syringae</w:t>
      </w:r>
      <w:r w:rsidRPr="00496740">
        <w:rPr>
          <w:rFonts w:ascii="Times New Roman" w:hAnsi="Times New Roman" w:cs="Times New Roman"/>
          <w:sz w:val="24"/>
          <w:szCs w:val="24"/>
        </w:rPr>
        <w:t xml:space="preserve">, and was uncorrelated with yield for </w:t>
      </w:r>
      <w:r w:rsidRPr="00496740">
        <w:rPr>
          <w:rFonts w:ascii="Times New Roman" w:hAnsi="Times New Roman" w:cs="Times New Roman"/>
          <w:i/>
          <w:sz w:val="24"/>
          <w:szCs w:val="24"/>
        </w:rPr>
        <w:t xml:space="preserve">P. fluorescens </w:t>
      </w:r>
      <w:r w:rsidRPr="00496740">
        <w:rPr>
          <w:rFonts w:ascii="Times New Roman" w:hAnsi="Times New Roman" w:cs="Times New Roman"/>
          <w:sz w:val="24"/>
          <w:szCs w:val="24"/>
        </w:rPr>
        <w:t xml:space="preserve">(Fig. 2, S5). In stark contrast to </w:t>
      </w:r>
      <w:r w:rsidRPr="00496740">
        <w:rPr>
          <w:rFonts w:ascii="Times New Roman" w:hAnsi="Times New Roman" w:cs="Times New Roman"/>
          <w:i/>
          <w:sz w:val="24"/>
          <w:szCs w:val="24"/>
        </w:rPr>
        <w:t>P. syringae</w:t>
      </w:r>
      <w:r w:rsidRPr="00496740">
        <w:rPr>
          <w:rFonts w:ascii="Times New Roman" w:hAnsi="Times New Roman" w:cs="Times New Roman"/>
          <w:sz w:val="24"/>
          <w:szCs w:val="24"/>
        </w:rPr>
        <w:t xml:space="preserve">, </w:t>
      </w:r>
      <w:r w:rsidR="009A3CF1">
        <w:rPr>
          <w:rFonts w:ascii="Times New Roman" w:hAnsi="Times New Roman" w:cs="Times New Roman"/>
          <w:sz w:val="24"/>
          <w:szCs w:val="24"/>
        </w:rPr>
        <w:t xml:space="preserve">exploitative </w:t>
      </w:r>
      <w:r w:rsidRPr="00496740">
        <w:rPr>
          <w:rFonts w:ascii="Times New Roman" w:hAnsi="Times New Roman" w:cs="Times New Roman"/>
          <w:sz w:val="24"/>
          <w:szCs w:val="24"/>
        </w:rPr>
        <w:t>competitive</w:t>
      </w:r>
      <w:r w:rsidR="008C3552">
        <w:rPr>
          <w:rFonts w:ascii="Times New Roman" w:hAnsi="Times New Roman" w:cs="Times New Roman"/>
          <w:sz w:val="24"/>
          <w:szCs w:val="24"/>
        </w:rPr>
        <w:t xml:space="preserve">ness </w:t>
      </w:r>
      <w:r w:rsidRPr="00496740">
        <w:rPr>
          <w:rFonts w:ascii="Times New Roman" w:hAnsi="Times New Roman" w:cs="Times New Roman"/>
          <w:sz w:val="24"/>
          <w:szCs w:val="24"/>
        </w:rPr>
        <w:t xml:space="preserve">for </w:t>
      </w:r>
      <w:r w:rsidRPr="00496740">
        <w:rPr>
          <w:rFonts w:ascii="Times New Roman" w:hAnsi="Times New Roman" w:cs="Times New Roman"/>
          <w:i/>
          <w:sz w:val="24"/>
          <w:szCs w:val="24"/>
        </w:rPr>
        <w:t xml:space="preserve">P. fluorescens </w:t>
      </w:r>
      <w:r w:rsidRPr="00496740">
        <w:rPr>
          <w:rFonts w:ascii="Times New Roman" w:hAnsi="Times New Roman" w:cs="Times New Roman"/>
          <w:sz w:val="24"/>
          <w:szCs w:val="24"/>
        </w:rPr>
        <w:t>was most correlated with having a shorter lag phase duration (1/</w:t>
      </w:r>
      <w:r w:rsidRPr="00496740">
        <w:rPr>
          <w:rFonts w:ascii="Times New Roman" w:hAnsi="Times New Roman" w:cs="Times New Roman"/>
          <w:i/>
          <w:sz w:val="24"/>
          <w:szCs w:val="24"/>
        </w:rPr>
        <w:t>L</w:t>
      </w:r>
      <w:r w:rsidRPr="00496740">
        <w:rPr>
          <w:rFonts w:ascii="Times New Roman" w:hAnsi="Times New Roman" w:cs="Times New Roman"/>
          <w:sz w:val="24"/>
          <w:szCs w:val="24"/>
        </w:rPr>
        <w:t>)</w:t>
      </w:r>
      <w:r w:rsidRPr="00496740">
        <w:rPr>
          <w:rFonts w:ascii="Times New Roman" w:hAnsi="Times New Roman" w:cs="Times New Roman"/>
          <w:i/>
          <w:sz w:val="24"/>
          <w:szCs w:val="24"/>
        </w:rPr>
        <w:t>.</w:t>
      </w:r>
      <w:r w:rsidRPr="00496740">
        <w:rPr>
          <w:rFonts w:ascii="Times New Roman" w:hAnsi="Times New Roman" w:cs="Times New Roman"/>
          <w:sz w:val="24"/>
          <w:szCs w:val="24"/>
        </w:rPr>
        <w:t xml:space="preserve"> Interestingly, shorter lag phase was negatively correlated with growth rate for </w:t>
      </w:r>
      <w:r w:rsidRPr="00496740">
        <w:rPr>
          <w:rFonts w:ascii="Times New Roman" w:hAnsi="Times New Roman" w:cs="Times New Roman"/>
          <w:i/>
          <w:sz w:val="24"/>
          <w:szCs w:val="24"/>
        </w:rPr>
        <w:t>P. fluorescens</w:t>
      </w:r>
      <w:r w:rsidRPr="00496740">
        <w:rPr>
          <w:rFonts w:ascii="Times New Roman" w:hAnsi="Times New Roman" w:cs="Times New Roman"/>
          <w:sz w:val="24"/>
          <w:szCs w:val="24"/>
        </w:rPr>
        <w:t xml:space="preserve">, which was a pattern not found for </w:t>
      </w:r>
      <w:r w:rsidRPr="00496740">
        <w:rPr>
          <w:rFonts w:ascii="Times New Roman" w:hAnsi="Times New Roman" w:cs="Times New Roman"/>
          <w:i/>
          <w:sz w:val="24"/>
          <w:szCs w:val="24"/>
        </w:rPr>
        <w:t>P. syringae</w:t>
      </w:r>
      <w:r w:rsidRPr="00496740">
        <w:rPr>
          <w:rFonts w:ascii="Times New Roman" w:hAnsi="Times New Roman" w:cs="Times New Roman"/>
          <w:sz w:val="24"/>
          <w:szCs w:val="24"/>
        </w:rPr>
        <w:t xml:space="preserve">. These findings indicate that exploitative ability for </w:t>
      </w:r>
      <w:r w:rsidRPr="00496740">
        <w:rPr>
          <w:rFonts w:ascii="Times New Roman" w:hAnsi="Times New Roman" w:cs="Times New Roman"/>
          <w:i/>
          <w:sz w:val="24"/>
          <w:szCs w:val="24"/>
        </w:rPr>
        <w:t xml:space="preserve">P. syringae </w:t>
      </w:r>
      <w:r w:rsidRPr="00496740">
        <w:rPr>
          <w:rFonts w:ascii="Times New Roman" w:hAnsi="Times New Roman" w:cs="Times New Roman"/>
          <w:sz w:val="24"/>
          <w:szCs w:val="24"/>
        </w:rPr>
        <w:t xml:space="preserve">and </w:t>
      </w:r>
      <w:r w:rsidRPr="00496740">
        <w:rPr>
          <w:rFonts w:ascii="Times New Roman" w:hAnsi="Times New Roman" w:cs="Times New Roman"/>
          <w:i/>
          <w:sz w:val="24"/>
          <w:szCs w:val="24"/>
        </w:rPr>
        <w:t xml:space="preserve">P. fluorescens </w:t>
      </w:r>
      <w:r w:rsidRPr="00496740">
        <w:rPr>
          <w:rFonts w:ascii="Times New Roman" w:hAnsi="Times New Roman" w:cs="Times New Roman"/>
          <w:sz w:val="24"/>
          <w:szCs w:val="24"/>
        </w:rPr>
        <w:t>likely are constrained by separate underlying life history characters, and that the unique correlational structure among these life history characters may differentially constrain the evolution of exploitative ability for each clade.</w:t>
      </w:r>
    </w:p>
    <w:p w14:paraId="127F1D74" w14:textId="545A7222" w:rsidR="00996670" w:rsidRPr="00496740" w:rsidRDefault="00520500" w:rsidP="00301BA0">
      <w:pPr>
        <w:spacing w:line="276" w:lineRule="auto"/>
        <w:rPr>
          <w:rFonts w:ascii="Times New Roman" w:hAnsi="Times New Roman" w:cs="Times New Roman"/>
          <w:sz w:val="24"/>
          <w:szCs w:val="24"/>
        </w:rPr>
      </w:pPr>
      <w:r>
        <w:rPr>
          <w:rFonts w:ascii="Times New Roman" w:hAnsi="Times New Roman" w:cs="Times New Roman"/>
          <w:sz w:val="24"/>
          <w:szCs w:val="24"/>
        </w:rPr>
        <w:tab/>
      </w:r>
      <w:r w:rsidR="00996670" w:rsidRPr="00496740">
        <w:rPr>
          <w:rFonts w:ascii="Times New Roman" w:hAnsi="Times New Roman" w:cs="Times New Roman"/>
          <w:sz w:val="24"/>
          <w:szCs w:val="24"/>
        </w:rPr>
        <w:t>We were surprised to uncover th</w:t>
      </w:r>
      <w:r w:rsidR="006A7C16">
        <w:rPr>
          <w:rFonts w:ascii="Times New Roman" w:hAnsi="Times New Roman" w:cs="Times New Roman"/>
          <w:sz w:val="24"/>
          <w:szCs w:val="24"/>
        </w:rPr>
        <w:t xml:space="preserve">at maximum growth rate was correlated with a longer lag phase </w:t>
      </w:r>
      <w:r w:rsidR="00996670" w:rsidRPr="00496740">
        <w:rPr>
          <w:rFonts w:ascii="Times New Roman" w:hAnsi="Times New Roman" w:cs="Times New Roman"/>
          <w:sz w:val="24"/>
          <w:szCs w:val="24"/>
        </w:rPr>
        <w:t xml:space="preserve">in </w:t>
      </w:r>
      <w:r w:rsidR="00996670" w:rsidRPr="00496740">
        <w:rPr>
          <w:rFonts w:ascii="Times New Roman" w:hAnsi="Times New Roman" w:cs="Times New Roman"/>
          <w:i/>
          <w:sz w:val="24"/>
          <w:szCs w:val="24"/>
        </w:rPr>
        <w:t>P. fluorescens</w:t>
      </w:r>
      <w:r w:rsidR="00807E00">
        <w:rPr>
          <w:rFonts w:ascii="Times New Roman" w:hAnsi="Times New Roman" w:cs="Times New Roman"/>
          <w:sz w:val="24"/>
          <w:szCs w:val="24"/>
        </w:rPr>
        <w:t xml:space="preserve">, as </w:t>
      </w:r>
      <w:r w:rsidR="00A154F6">
        <w:rPr>
          <w:rFonts w:ascii="Times New Roman" w:hAnsi="Times New Roman" w:cs="Times New Roman"/>
          <w:sz w:val="24"/>
          <w:szCs w:val="24"/>
        </w:rPr>
        <w:t>this pattern contradicts the traditional dichotomy between generally “fast” vs. “slow” life histories</w:t>
      </w:r>
      <w:r w:rsidR="00996670" w:rsidRPr="00496740">
        <w:rPr>
          <w:rFonts w:ascii="Times New Roman" w:hAnsi="Times New Roman" w:cs="Times New Roman"/>
          <w:sz w:val="24"/>
          <w:szCs w:val="24"/>
        </w:rPr>
        <w:t>.</w:t>
      </w:r>
      <w:r w:rsidR="00996670" w:rsidRPr="00496740">
        <w:rPr>
          <w:rFonts w:ascii="Times New Roman" w:hAnsi="Times New Roman" w:cs="Times New Roman"/>
          <w:i/>
          <w:sz w:val="24"/>
          <w:szCs w:val="24"/>
        </w:rPr>
        <w:t xml:space="preserve"> E</w:t>
      </w:r>
      <w:r w:rsidR="0080331F">
        <w:rPr>
          <w:rFonts w:ascii="Times New Roman" w:hAnsi="Times New Roman" w:cs="Times New Roman"/>
          <w:i/>
          <w:sz w:val="24"/>
          <w:szCs w:val="24"/>
        </w:rPr>
        <w:t>scherichia</w:t>
      </w:r>
      <w:r w:rsidR="00996670" w:rsidRPr="00496740">
        <w:rPr>
          <w:rFonts w:ascii="Times New Roman" w:hAnsi="Times New Roman" w:cs="Times New Roman"/>
          <w:i/>
          <w:sz w:val="24"/>
          <w:szCs w:val="24"/>
        </w:rPr>
        <w:t xml:space="preserve"> coli</w:t>
      </w:r>
      <w:r w:rsidR="00996670" w:rsidRPr="00496740">
        <w:rPr>
          <w:rFonts w:ascii="Times New Roman" w:hAnsi="Times New Roman" w:cs="Times New Roman"/>
          <w:sz w:val="24"/>
          <w:szCs w:val="24"/>
        </w:rPr>
        <w:t xml:space="preserve"> lines adapting to a glucose-limited environment exhibited coordinated increases in growth rate </w:t>
      </w:r>
      <w:r w:rsidR="00996670" w:rsidRPr="00496740">
        <w:rPr>
          <w:rFonts w:ascii="Times New Roman" w:hAnsi="Times New Roman" w:cs="Times New Roman"/>
          <w:i/>
          <w:sz w:val="24"/>
          <w:szCs w:val="24"/>
        </w:rPr>
        <w:t>and</w:t>
      </w:r>
      <w:r w:rsidR="00996670" w:rsidRPr="00496740">
        <w:rPr>
          <w:rFonts w:ascii="Times New Roman" w:hAnsi="Times New Roman" w:cs="Times New Roman"/>
          <w:sz w:val="24"/>
          <w:szCs w:val="24"/>
        </w:rPr>
        <w:t xml:space="preserve"> shorter lag time after 10,000 generations </w:t>
      </w:r>
      <w:r w:rsidR="00996670" w:rsidRPr="00496740">
        <w:rPr>
          <w:rFonts w:ascii="Times New Roman" w:hAnsi="Times New Roman" w:cs="Times New Roman"/>
          <w:sz w:val="24"/>
          <w:szCs w:val="24"/>
        </w:rPr>
        <w:fldChar w:fldCharType="begin"/>
      </w:r>
      <w:r w:rsidR="00563C5D">
        <w:rPr>
          <w:rFonts w:ascii="Times New Roman" w:hAnsi="Times New Roman" w:cs="Times New Roman"/>
          <w:sz w:val="24"/>
          <w:szCs w:val="24"/>
        </w:rPr>
        <w:instrText xml:space="preserve"> ADDIN PAPERS2_CITATIONS &lt;citation&gt;&lt;uuid&gt;B14CF6DB-596E-4A0F-9035-BD5397307F6A&lt;/uuid&gt;&lt;priority&gt;37&lt;/priority&gt;&lt;publications&gt;&lt;publication&gt;&lt;publication_date&gt;99199400001200000000200000&lt;/publication_date&gt;&lt;startpage&gt;432&lt;/startpage&gt;&lt;title&gt;Long-term experimental evolution in Escherichia coli. II. Changes in life-history traits during adaptation to a seasonal environment&lt;/title&gt;&lt;uuid&gt;EAE21181-F89A-4A66-B21C-2FBF59BBFE01&lt;/uuid&gt;&lt;subtype&gt;400&lt;/subtype&gt;&lt;publisher&gt;JSTOR&lt;/publisher&gt;&lt;type&gt;400&lt;/type&gt;&lt;endpage&gt;456&lt;/endpage&gt;&lt;url&gt;http://www.jstor.org/stable/2462954&lt;/url&gt;&lt;bundle&gt;&lt;publication&gt;&lt;title&gt;American Naturalist&lt;/title&gt;&lt;type&gt;-100&lt;/type&gt;&lt;subtype&gt;-100&lt;/subtype&gt;&lt;uuid&gt;36276B8E-D94E-4F44-893D-0EADFE5BB35F&lt;/uuid&gt;&lt;/publication&gt;&lt;/bundle&gt;&lt;authors&gt;&lt;author&gt;&lt;firstName&gt;Farida&lt;/firstName&gt;&lt;lastName&gt;Vasi&lt;/lastName&gt;&lt;/author&gt;&lt;author&gt;&lt;firstName&gt;Michael&lt;/firstName&gt;&lt;lastName&gt;Travisano&lt;/lastName&gt;&lt;/author&gt;&lt;author&gt;&lt;firstName&gt;Richard&lt;/firstName&gt;&lt;middleNames&gt;E&lt;/middleNames&gt;&lt;lastName&gt;Lenski&lt;/lastName&gt;&lt;/author&gt;&lt;/authors&gt;&lt;/publication&gt;&lt;publication&gt;&lt;uuid&gt;ABAC1CA8-66BA-4E23-BDA4-A55CCCF96600&lt;/uuid&gt;&lt;volume&gt;73&lt;/volume&gt;&lt;startpage&gt;35&lt;/startpage&gt;&lt;publication_date&gt;99199801001200000000220000&lt;/publication_date&gt;&lt;url&gt;http://eutils.ncbi.nlm.nih.gov/entrez/eutils/elink.fcgi?dbfrom=pubmed&amp;amp;id=9602277&amp;amp;retmode=ref&amp;amp;cmd=prlinks&lt;/url&gt;&lt;type&gt;400&lt;/type&gt;&lt;title&gt;Evolution of competitive fitness in experimental populations of E. coli: what makes one genotype a better competitor than another?&lt;/title&gt;&lt;location&gt;&amp;lt;html&gt;&amp;lt;head&gt;&amp;lt;meta http-equiv="content-type" content="text/html; charset=utf-8"/&gt;&amp;lt;title&gt;Sorry...&amp;lt;/title&gt;&amp;lt;style&gt; body { font-family: verdana, arial, sans-serif; background-color: #fff; color: #000; }&amp;lt;/style&gt;&amp;lt;/head&gt;&amp;lt;body&gt;&amp;lt;div&gt;&amp;lt;table&gt;&amp;lt;tr&gt;&amp;lt;td&gt;&amp;lt;b&gt;&amp;lt;font face=times color=#0039b6 size=10&gt;G&amp;lt;/font&gt;&amp;lt;font face=times color=#c41200 size=10&gt;o&amp;lt;/font&gt;&amp;lt;font face=times color=#f3c518 size=10&gt;o&amp;lt;/font&gt;&amp;lt;font face=times color=#0039b6 size=10&gt;g&amp;lt;/font&gt;&amp;lt;font face=times color=#30a72f size=10&gt;l&amp;lt;/font&gt;&amp;lt;font face=times color=#c41200 size=10&gt;e&amp;lt;/font&gt;&amp;lt;/b&gt;&amp;lt;/td&gt;&amp;lt;td style="text-align: left; vertical-align: bottom; padding-bottom: 15px; width: 50%"&gt;&amp;lt;div style="border-bottom: 1px solid #dfdfdf;"&gt;Sorry...&amp;lt;/div&gt;&amp;lt;/td&gt;&amp;lt;/tr&gt;&amp;lt;/table&gt;&amp;lt;/div&gt;&amp;lt;div style="margin-left: 4em;"&gt;&amp;lt;h1&gt;We're sorry...&amp;lt;/h1&gt;&amp;lt;p&gt;... but your computer or network may be sending automated queries. To protect our users, we can't process your request right now.&amp;lt;/p&gt;&amp;lt;/div&gt;&amp;lt;div style="margin-left: 4em;"&gt;See &amp;lt;a href="https://support.google.com/websearch/answer/86640"&gt;Google Help&amp;lt;/a&gt; for more information.&amp;lt;br/&gt;&amp;lt;br/&gt;&amp;lt;/div&gt;&amp;lt;div style="text-align: center; border-top: 1px solid #dfdfdf;"&gt;&amp;lt;a href="https://www.google.com"&gt;Google Home&amp;lt;/a&gt;&amp;lt;/div&gt;&amp;lt;/body&gt;&amp;lt;/html&gt;&lt;/location&gt;&lt;institution&gt;Center for Microbial Ecology, Michigan State University, East Lansing 48824, USA.&lt;/institution&gt;&lt;number&gt;1&lt;/number&gt;&lt;subtype&gt;400&lt;/subtype&gt;&lt;endpage&gt;47&lt;/endpage&gt;&lt;bundle&gt;&lt;publication&gt;&lt;title&gt;Antonie van Leeuwenhoek&lt;/title&gt;&lt;type&gt;-100&lt;/type&gt;&lt;subtype&gt;-100&lt;/subtype&gt;&lt;uuid&gt;D58B6B84-3636-45BC-A5E5-78BEB4305101&lt;/uuid&gt;&lt;/publication&gt;&lt;/bundle&gt;&lt;authors&gt;&lt;author&gt;&lt;firstName&gt;R&lt;/firstName&gt;&lt;middleNames&gt;E&lt;/middleNames&gt;&lt;lastName&gt;Lenski&lt;/lastName&gt;&lt;/author&gt;&lt;author&gt;&lt;firstName&gt;J&lt;/firstName&gt;&lt;middleNames&gt;A&lt;/middleNames&gt;&lt;lastName&gt;Mongold&lt;/lastName&gt;&lt;/author&gt;&lt;author&gt;&lt;firstName&gt;P&lt;/firstName&gt;&lt;middleNames&gt;D&lt;/middleNames&gt;&lt;lastName&gt;Sniegowski&lt;/lastName&gt;&lt;/author&gt;&lt;author&gt;&lt;firstName&gt;M&lt;/firstName&gt;&lt;lastName&gt;Travisano&lt;/lastName&gt;&lt;/author&gt;&lt;author&gt;&lt;firstName&gt;F&lt;/firstName&gt;&lt;lastName&gt;Vasi&lt;/lastName&gt;&lt;/author&gt;&lt;author&gt;&lt;firstName&gt;P&lt;/firstName&gt;&lt;middleNames&gt;J&lt;/middleNames&gt;&lt;lastName&gt;Gerrish&lt;/lastName&gt;&lt;/author&gt;&lt;author&gt;&lt;firstName&gt;T&lt;/firstName&gt;&lt;middleNames&gt;M&lt;/middleNames&gt;&lt;lastName&gt;Schmidt&lt;/lastName&gt;&lt;/author&gt;&lt;/authors&gt;&lt;/publication&gt;&lt;/publications&gt;&lt;cites&gt;&lt;/cites&gt;&lt;/citation&gt;</w:instrText>
      </w:r>
      <w:r w:rsidR="00996670" w:rsidRPr="00496740">
        <w:rPr>
          <w:rFonts w:ascii="Times New Roman" w:hAnsi="Times New Roman" w:cs="Times New Roman"/>
          <w:sz w:val="24"/>
          <w:szCs w:val="24"/>
        </w:rPr>
        <w:fldChar w:fldCharType="separate"/>
      </w:r>
      <w:r w:rsidR="004B118A">
        <w:rPr>
          <w:rFonts w:ascii="Times New Roman" w:hAnsi="Times New Roman" w:cs="Times New Roman"/>
          <w:sz w:val="24"/>
          <w:szCs w:val="24"/>
        </w:rPr>
        <w:t>(Vasi et al. 1994; Lenski et al. 1998)</w:t>
      </w:r>
      <w:r w:rsidR="00996670" w:rsidRPr="00496740">
        <w:rPr>
          <w:rFonts w:ascii="Times New Roman" w:hAnsi="Times New Roman" w:cs="Times New Roman"/>
          <w:sz w:val="24"/>
          <w:szCs w:val="24"/>
        </w:rPr>
        <w:fldChar w:fldCharType="end"/>
      </w:r>
      <w:r w:rsidR="00996670" w:rsidRPr="00496740">
        <w:rPr>
          <w:rFonts w:ascii="Times New Roman" w:hAnsi="Times New Roman" w:cs="Times New Roman"/>
          <w:sz w:val="24"/>
          <w:szCs w:val="24"/>
        </w:rPr>
        <w:t xml:space="preserve">. </w:t>
      </w:r>
      <w:r w:rsidR="00996670" w:rsidRPr="00496740">
        <w:rPr>
          <w:rFonts w:ascii="Times New Roman" w:hAnsi="Times New Roman" w:cs="Times New Roman"/>
          <w:i/>
          <w:sz w:val="24"/>
          <w:szCs w:val="24"/>
        </w:rPr>
        <w:t>E. coli</w:t>
      </w:r>
      <w:r w:rsidR="00996670" w:rsidRPr="00496740">
        <w:rPr>
          <w:rFonts w:ascii="Times New Roman" w:hAnsi="Times New Roman" w:cs="Times New Roman"/>
          <w:sz w:val="24"/>
          <w:szCs w:val="24"/>
        </w:rPr>
        <w:t xml:space="preserve"> selected to persist in lag phase during periods of antibiotic stress incurred no pleiotropic cost of reduced maximum growth rate despite up to a 10-fold increase in lag time </w:t>
      </w:r>
      <w:r w:rsidR="00996670" w:rsidRPr="00496740">
        <w:rPr>
          <w:rFonts w:ascii="Times New Roman" w:hAnsi="Times New Roman" w:cs="Times New Roman"/>
          <w:sz w:val="24"/>
          <w:szCs w:val="24"/>
        </w:rPr>
        <w:fldChar w:fldCharType="begin"/>
      </w:r>
      <w:r w:rsidR="00563C5D">
        <w:rPr>
          <w:rFonts w:ascii="Times New Roman" w:hAnsi="Times New Roman" w:cs="Times New Roman"/>
          <w:sz w:val="24"/>
          <w:szCs w:val="24"/>
        </w:rPr>
        <w:instrText xml:space="preserve"> ADDIN PAPERS2_CITATIONS &lt;citation&gt;&lt;uuid&gt;3FE8A1BC-46F8-41CF-8C15-F4B7AA1199AA&lt;/uuid&gt;&lt;priority&gt;38&lt;/priority&gt;&lt;publications&gt;&lt;publication&gt;&lt;uuid&gt;D5A71682-827F-401A-BEC0-301E15F8E8CC&lt;/uuid&gt;&lt;volume&gt;513&lt;/volume&gt;&lt;doi&gt;10.1038/nature13469&lt;/doi&gt;&lt;startpage&gt;418&lt;/startpage&gt;&lt;publication_date&gt;99201504091200000000222000&lt;/publication_date&gt;&lt;url&gt;http://dx.doi.org/10.1038/nature13469&lt;/url&gt;&lt;type&gt;400&lt;/type&gt;&lt;title&gt;Optimization of lag time underlies antibiotic tolerance in evolved bacterial populations&lt;/title&gt;&lt;publisher&gt;Nature Publishing Group&lt;/publisher&gt;&lt;number&gt;7518&lt;/number&gt;&lt;subtype&gt;400&lt;/subtype&gt;&lt;endpage&gt;421&lt;/endpage&gt;&lt;bundle&gt;&lt;publication&gt;&lt;publisher&gt;Nature Publishing Group&lt;/publisher&gt;&lt;title&gt;Nature&lt;/title&gt;&lt;type&gt;-100&lt;/type&gt;&lt;subtype&gt;-100&lt;/subtype&gt;&lt;uuid&gt;2E7CF9AF-B1E9-4E21-8DC5-79B57171334B&lt;/uuid&gt;&lt;/publication&gt;&lt;/bundle&gt;&lt;authors&gt;&lt;author&gt;&lt;firstName&gt;Ofer&lt;/firstName&gt;&lt;lastName&gt;Fridman&lt;/lastName&gt;&lt;/author&gt;&lt;author&gt;&lt;firstName&gt;Amir&lt;/firstName&gt;&lt;lastName&gt;Goldberg&lt;/lastName&gt;&lt;/author&gt;&lt;author&gt;&lt;firstName&gt;Irine&lt;/firstName&gt;&lt;lastName&gt;Ronin&lt;/lastName&gt;&lt;/author&gt;&lt;author&gt;&lt;firstName&gt;Noam&lt;/firstName&gt;&lt;lastName&gt;Shoresh&lt;/lastName&gt;&lt;/author&gt;&lt;author&gt;&lt;firstName&gt;Nathalie&lt;/firstName&gt;&lt;middleNames&gt;Q&lt;/middleNames&gt;&lt;lastName&gt;Balaban&lt;/lastName&gt;&lt;/author&gt;&lt;/authors&gt;&lt;/publication&gt;&lt;/publications&gt;&lt;cites&gt;&lt;/cites&gt;&lt;/citation&gt;</w:instrText>
      </w:r>
      <w:r w:rsidR="00996670" w:rsidRPr="00496740">
        <w:rPr>
          <w:rFonts w:ascii="Times New Roman" w:hAnsi="Times New Roman" w:cs="Times New Roman"/>
          <w:sz w:val="24"/>
          <w:szCs w:val="24"/>
        </w:rPr>
        <w:fldChar w:fldCharType="separate"/>
      </w:r>
      <w:r w:rsidR="004B118A">
        <w:rPr>
          <w:rFonts w:ascii="Times New Roman" w:hAnsi="Times New Roman" w:cs="Times New Roman"/>
          <w:sz w:val="24"/>
          <w:szCs w:val="24"/>
        </w:rPr>
        <w:t>(Fridman et al. 2015)</w:t>
      </w:r>
      <w:r w:rsidR="00996670" w:rsidRPr="00496740">
        <w:rPr>
          <w:rFonts w:ascii="Times New Roman" w:hAnsi="Times New Roman" w:cs="Times New Roman"/>
          <w:sz w:val="24"/>
          <w:szCs w:val="24"/>
        </w:rPr>
        <w:fldChar w:fldCharType="end"/>
      </w:r>
      <w:r w:rsidR="00996670" w:rsidRPr="00496740">
        <w:rPr>
          <w:rFonts w:ascii="Times New Roman" w:hAnsi="Times New Roman" w:cs="Times New Roman"/>
          <w:sz w:val="24"/>
          <w:szCs w:val="24"/>
        </w:rPr>
        <w:t xml:space="preserve">. </w:t>
      </w:r>
      <w:commentRangeStart w:id="119"/>
      <w:r w:rsidR="00996670" w:rsidRPr="00496740">
        <w:rPr>
          <w:rFonts w:ascii="Times New Roman" w:hAnsi="Times New Roman" w:cs="Times New Roman"/>
          <w:sz w:val="24"/>
          <w:szCs w:val="24"/>
        </w:rPr>
        <w:t xml:space="preserve">One explanation for our lag–growth correlation is that </w:t>
      </w:r>
      <w:commentRangeStart w:id="120"/>
      <w:r w:rsidR="00996670" w:rsidRPr="00496740">
        <w:rPr>
          <w:rFonts w:ascii="Times New Roman" w:hAnsi="Times New Roman" w:cs="Times New Roman"/>
          <w:sz w:val="24"/>
          <w:szCs w:val="24"/>
        </w:rPr>
        <w:t xml:space="preserve">competitive </w:t>
      </w:r>
      <w:r w:rsidR="003C644B">
        <w:rPr>
          <w:rFonts w:ascii="Times New Roman" w:hAnsi="Times New Roman" w:cs="Times New Roman"/>
          <w:sz w:val="24"/>
          <w:szCs w:val="24"/>
        </w:rPr>
        <w:t>fitness</w:t>
      </w:r>
      <w:r w:rsidR="00996670" w:rsidRPr="00496740">
        <w:rPr>
          <w:rFonts w:ascii="Times New Roman" w:hAnsi="Times New Roman" w:cs="Times New Roman"/>
          <w:sz w:val="24"/>
          <w:szCs w:val="24"/>
        </w:rPr>
        <w:t xml:space="preserve"> </w:t>
      </w:r>
      <w:commentRangeEnd w:id="120"/>
      <w:r w:rsidR="0095319E">
        <w:rPr>
          <w:rStyle w:val="CommentReference"/>
        </w:rPr>
        <w:commentReference w:id="120"/>
      </w:r>
      <w:r w:rsidR="00996670" w:rsidRPr="00496740">
        <w:rPr>
          <w:rFonts w:ascii="Times New Roman" w:hAnsi="Times New Roman" w:cs="Times New Roman"/>
          <w:sz w:val="24"/>
          <w:szCs w:val="24"/>
        </w:rPr>
        <w:t xml:space="preserve">for </w:t>
      </w:r>
      <w:r w:rsidR="00996670" w:rsidRPr="00496740">
        <w:rPr>
          <w:rFonts w:ascii="Times New Roman" w:hAnsi="Times New Roman" w:cs="Times New Roman"/>
          <w:i/>
          <w:sz w:val="24"/>
          <w:szCs w:val="24"/>
        </w:rPr>
        <w:t xml:space="preserve">P. fluorescens </w:t>
      </w:r>
      <w:r w:rsidR="00996670" w:rsidRPr="00496740">
        <w:rPr>
          <w:rFonts w:ascii="Times New Roman" w:hAnsi="Times New Roman" w:cs="Times New Roman"/>
          <w:sz w:val="24"/>
          <w:szCs w:val="24"/>
        </w:rPr>
        <w:t xml:space="preserve">in the spatial microcosms we used may have more to do with </w:t>
      </w:r>
      <w:commentRangeStart w:id="121"/>
      <w:r w:rsidR="00996670" w:rsidRPr="00496740">
        <w:rPr>
          <w:rFonts w:ascii="Times New Roman" w:hAnsi="Times New Roman" w:cs="Times New Roman"/>
          <w:sz w:val="24"/>
          <w:szCs w:val="24"/>
        </w:rPr>
        <w:t xml:space="preserve">space than resource </w:t>
      </w:r>
      <w:commentRangeEnd w:id="121"/>
      <w:r w:rsidR="0095319E">
        <w:rPr>
          <w:rStyle w:val="CommentReference"/>
        </w:rPr>
        <w:commentReference w:id="121"/>
      </w:r>
      <w:r w:rsidR="00996670" w:rsidRPr="00496740">
        <w:rPr>
          <w:rFonts w:ascii="Times New Roman" w:hAnsi="Times New Roman" w:cs="Times New Roman"/>
          <w:sz w:val="24"/>
          <w:szCs w:val="24"/>
        </w:rPr>
        <w:t xml:space="preserve">use; thus, strains that preempt as much space as possible early on may reap the rewards of their territorial monopoly even when this comes at the expense of a </w:t>
      </w:r>
      <w:r w:rsidR="00996670" w:rsidRPr="00496740">
        <w:rPr>
          <w:rFonts w:ascii="Times New Roman" w:hAnsi="Times New Roman" w:cs="Times New Roman"/>
          <w:sz w:val="24"/>
          <w:szCs w:val="24"/>
        </w:rPr>
        <w:lastRenderedPageBreak/>
        <w:t xml:space="preserve">decreased maximal rate of growth. </w:t>
      </w:r>
      <w:commentRangeEnd w:id="119"/>
      <w:r w:rsidR="0095319E">
        <w:rPr>
          <w:rStyle w:val="CommentReference"/>
        </w:rPr>
        <w:commentReference w:id="119"/>
      </w:r>
      <w:r w:rsidR="00996670" w:rsidRPr="00496740">
        <w:rPr>
          <w:rFonts w:ascii="Times New Roman" w:hAnsi="Times New Roman" w:cs="Times New Roman"/>
          <w:sz w:val="24"/>
          <w:szCs w:val="24"/>
        </w:rPr>
        <w:t xml:space="preserve">One potential mechanism of this is the production of exudates that prevent physical expansion of competitor cells. This explanation rests on an </w:t>
      </w:r>
      <w:commentRangeStart w:id="122"/>
      <w:r w:rsidR="00996670" w:rsidRPr="00496740">
        <w:rPr>
          <w:rFonts w:ascii="Times New Roman" w:hAnsi="Times New Roman" w:cs="Times New Roman"/>
          <w:sz w:val="24"/>
          <w:szCs w:val="24"/>
        </w:rPr>
        <w:t xml:space="preserve">intuitive physiological trade-off </w:t>
      </w:r>
      <w:commentRangeEnd w:id="122"/>
      <w:r w:rsidR="0095319E">
        <w:rPr>
          <w:rStyle w:val="CommentReference"/>
        </w:rPr>
        <w:commentReference w:id="122"/>
      </w:r>
      <w:r w:rsidR="00996670" w:rsidRPr="00496740">
        <w:rPr>
          <w:rFonts w:ascii="Times New Roman" w:hAnsi="Times New Roman" w:cs="Times New Roman"/>
          <w:sz w:val="24"/>
          <w:szCs w:val="24"/>
        </w:rPr>
        <w:t>between exudate production and cell replication, but explains both the premium on short lag as well as its later costs.</w:t>
      </w:r>
      <w:r w:rsidR="00996670" w:rsidRPr="00496740">
        <w:rPr>
          <w:rFonts w:ascii="Times New Roman" w:hAnsi="Times New Roman" w:cs="Times New Roman"/>
          <w:i/>
          <w:sz w:val="24"/>
          <w:szCs w:val="24"/>
        </w:rPr>
        <w:t xml:space="preserve"> </w:t>
      </w:r>
      <w:r w:rsidR="00996670" w:rsidRPr="00496740">
        <w:rPr>
          <w:rFonts w:ascii="Times New Roman" w:hAnsi="Times New Roman" w:cs="Times New Roman"/>
          <w:sz w:val="24"/>
          <w:szCs w:val="24"/>
        </w:rPr>
        <w:t xml:space="preserve">Thus, a </w:t>
      </w:r>
      <w:commentRangeStart w:id="123"/>
      <w:r w:rsidR="00996670" w:rsidRPr="00496740">
        <w:rPr>
          <w:rFonts w:ascii="Times New Roman" w:hAnsi="Times New Roman" w:cs="Times New Roman"/>
          <w:sz w:val="24"/>
          <w:szCs w:val="24"/>
        </w:rPr>
        <w:t xml:space="preserve">straightforward hypothesis </w:t>
      </w:r>
      <w:commentRangeEnd w:id="123"/>
      <w:r w:rsidR="00F87AA7">
        <w:rPr>
          <w:rStyle w:val="CommentReference"/>
        </w:rPr>
        <w:commentReference w:id="123"/>
      </w:r>
      <w:r w:rsidR="00996670" w:rsidRPr="00496740">
        <w:rPr>
          <w:rFonts w:ascii="Times New Roman" w:hAnsi="Times New Roman" w:cs="Times New Roman"/>
          <w:sz w:val="24"/>
          <w:szCs w:val="24"/>
        </w:rPr>
        <w:t xml:space="preserve">is that lag phase is causally affected by the amount of exudate production and exudate production trades off with maximum growth rate. Lag phase has received renewed attention as a distinct component of microbial life cycles </w:t>
      </w:r>
      <w:r w:rsidR="00996670" w:rsidRPr="00496740">
        <w:rPr>
          <w:rFonts w:ascii="Times New Roman" w:hAnsi="Times New Roman" w:cs="Times New Roman"/>
          <w:sz w:val="24"/>
          <w:szCs w:val="24"/>
        </w:rPr>
        <w:fldChar w:fldCharType="begin"/>
      </w:r>
      <w:r w:rsidR="00563C5D">
        <w:rPr>
          <w:rFonts w:ascii="Times New Roman" w:hAnsi="Times New Roman" w:cs="Times New Roman"/>
          <w:sz w:val="24"/>
          <w:szCs w:val="24"/>
        </w:rPr>
        <w:instrText xml:space="preserve"> ADDIN PAPERS2_CITATIONS &lt;citation&gt;&lt;uuid&gt;F015D30F-1984-4C32-9106-AD1FAB9260C0&lt;/uuid&gt;&lt;priority&gt;39&lt;/priority&gt;&lt;publications&gt;&lt;publication&gt;&lt;volume&gt;194&lt;/volume&gt;&lt;publication_date&gt;99201201121200000000222000&lt;/publication_date&gt;&lt;number&gt;3&lt;/number&gt;&lt;doi&gt;10.1128/JB.06112-11&lt;/doi&gt;&lt;startpage&gt;686&lt;/startpage&gt;&lt;title&gt;Lag Phase Is a Distinct Growth Phase That Prepares Bacteria for Exponential Growth and Involves Transient Metal Accumulation&lt;/title&gt;&lt;uuid&gt;672D43A8-99FA-40B0-B4B8-5074F8BF4612&lt;/uuid&gt;&lt;subtype&gt;400&lt;/subtype&gt;&lt;endpage&gt;701&lt;/endpage&gt;&lt;type&gt;400&lt;/type&gt;&lt;url&gt;http://jb.asm.org/cgi/doi/10.1128/JB.06112-11&lt;/url&gt;&lt;bundle&gt;&lt;publication&gt;&lt;title&gt;Journal of bacteriology&lt;/title&gt;&lt;type&gt;-100&lt;/type&gt;&lt;subtype&gt;-100&lt;/subtype&gt;&lt;uuid&gt;6FFE88E8-AB24-449E-AB02-2CBF88A7E726&lt;/uuid&gt;&lt;/publication&gt;&lt;/bundle&gt;&lt;authors&gt;&lt;author&gt;&lt;firstName&gt;M&lt;/firstName&gt;&lt;middleNames&gt;D&lt;/middleNames&gt;&lt;lastName&gt;Rolfe&lt;/lastName&gt;&lt;/author&gt;&lt;author&gt;&lt;firstName&gt;C&lt;/firstName&gt;&lt;middleNames&gt;J&lt;/middleNames&gt;&lt;lastName&gt;Rice&lt;/lastName&gt;&lt;/author&gt;&lt;author&gt;&lt;firstName&gt;S&lt;/firstName&gt;&lt;lastName&gt;Lucchini&lt;/lastName&gt;&lt;/author&gt;&lt;author&gt;&lt;firstName&gt;C&lt;/firstName&gt;&lt;lastName&gt;Pin&lt;/lastName&gt;&lt;/author&gt;&lt;author&gt;&lt;firstName&gt;A&lt;/firstName&gt;&lt;lastName&gt;Thompson&lt;/lastName&gt;&lt;/author&gt;&lt;author&gt;&lt;firstName&gt;A&lt;/firstName&gt;&lt;middleNames&gt;D S&lt;/middleNames&gt;&lt;lastName&gt;Cameron&lt;/lastName&gt;&lt;/author&gt;&lt;author&gt;&lt;firstName&gt;M&lt;/firstName&gt;&lt;lastName&gt;Alston&lt;/lastName&gt;&lt;/author&gt;&lt;author&gt;&lt;firstName&gt;M&lt;/firstName&gt;&lt;middleNames&gt;F&lt;/middleNames&gt;&lt;lastName&gt;Stringer&lt;/lastName&gt;&lt;/author&gt;&lt;author&gt;&lt;firstName&gt;R&lt;/firstName&gt;&lt;middleNames&gt;P&lt;/middleNames&gt;&lt;lastName&gt;Betts&lt;/lastName&gt;&lt;/author&gt;&lt;author&gt;&lt;firstName&gt;J&lt;/firstName&gt;&lt;lastName&gt;Baranyi&lt;/lastName&gt;&lt;/author&gt;&lt;author&gt;&lt;firstName&gt;M&lt;/firstName&gt;&lt;middleNames&gt;W&lt;/middleNames&gt;&lt;lastName&gt;Peck&lt;/lastName&gt;&lt;/author&gt;&lt;author&gt;&lt;firstName&gt;J&lt;/firstName&gt;&lt;middleNames&gt;C D&lt;/middleNames&gt;&lt;lastName&gt;Hinton&lt;/lastName&gt;&lt;/author&gt;&lt;/authors&gt;&lt;/publication&gt;&lt;/publications&gt;&lt;cites&gt;&lt;/cites&gt;&lt;/citation&gt;</w:instrText>
      </w:r>
      <w:r w:rsidR="00996670" w:rsidRPr="00496740">
        <w:rPr>
          <w:rFonts w:ascii="Times New Roman" w:hAnsi="Times New Roman" w:cs="Times New Roman"/>
          <w:sz w:val="24"/>
          <w:szCs w:val="24"/>
        </w:rPr>
        <w:fldChar w:fldCharType="separate"/>
      </w:r>
      <w:r w:rsidR="004B118A">
        <w:rPr>
          <w:rFonts w:ascii="Times New Roman" w:hAnsi="Times New Roman" w:cs="Times New Roman"/>
          <w:sz w:val="24"/>
          <w:szCs w:val="24"/>
        </w:rPr>
        <w:t>(Rolfe et al. 2012)</w:t>
      </w:r>
      <w:r w:rsidR="00996670" w:rsidRPr="00496740">
        <w:rPr>
          <w:rFonts w:ascii="Times New Roman" w:hAnsi="Times New Roman" w:cs="Times New Roman"/>
          <w:sz w:val="24"/>
          <w:szCs w:val="24"/>
        </w:rPr>
        <w:fldChar w:fldCharType="end"/>
      </w:r>
      <w:r w:rsidR="00996670" w:rsidRPr="00496740">
        <w:rPr>
          <w:rFonts w:ascii="Times New Roman" w:hAnsi="Times New Roman" w:cs="Times New Roman"/>
          <w:sz w:val="24"/>
          <w:szCs w:val="24"/>
        </w:rPr>
        <w:t>, and characterizing the physiology of cells during this phase may reveal the nature of its linkage with maximum growth rate.</w:t>
      </w:r>
    </w:p>
    <w:p w14:paraId="70C53E45" w14:textId="32318C4D" w:rsidR="00996670" w:rsidRPr="00496740" w:rsidRDefault="003C644B" w:rsidP="00301BA0">
      <w:pPr>
        <w:spacing w:line="276" w:lineRule="auto"/>
        <w:rPr>
          <w:rFonts w:ascii="Times New Roman" w:hAnsi="Times New Roman" w:cs="Times New Roman"/>
          <w:sz w:val="24"/>
          <w:szCs w:val="24"/>
        </w:rPr>
      </w:pPr>
      <w:r>
        <w:rPr>
          <w:rFonts w:ascii="Times New Roman" w:hAnsi="Times New Roman" w:cs="Times New Roman"/>
          <w:sz w:val="24"/>
          <w:szCs w:val="24"/>
        </w:rPr>
        <w:tab/>
      </w:r>
      <w:r w:rsidR="00996670" w:rsidRPr="00496740">
        <w:rPr>
          <w:rFonts w:ascii="Times New Roman" w:hAnsi="Times New Roman" w:cs="Times New Roman"/>
          <w:sz w:val="24"/>
          <w:szCs w:val="24"/>
        </w:rPr>
        <w:t>Our results suggest</w:t>
      </w:r>
      <w:r w:rsidR="00B876A3">
        <w:rPr>
          <w:rFonts w:ascii="Times New Roman" w:hAnsi="Times New Roman" w:cs="Times New Roman"/>
          <w:sz w:val="24"/>
          <w:szCs w:val="24"/>
        </w:rPr>
        <w:t xml:space="preserve"> that</w:t>
      </w:r>
      <w:r w:rsidR="00996670" w:rsidRPr="00496740">
        <w:rPr>
          <w:rFonts w:ascii="Times New Roman" w:hAnsi="Times New Roman" w:cs="Times New Roman"/>
          <w:sz w:val="24"/>
          <w:szCs w:val="24"/>
        </w:rPr>
        <w:t xml:space="preserve"> </w:t>
      </w:r>
      <w:r w:rsidR="00996670" w:rsidRPr="00496740">
        <w:rPr>
          <w:rFonts w:ascii="Times New Roman" w:hAnsi="Times New Roman" w:cs="Times New Roman"/>
          <w:i/>
          <w:sz w:val="24"/>
          <w:szCs w:val="24"/>
        </w:rPr>
        <w:t xml:space="preserve">P. syringae </w:t>
      </w:r>
      <w:r w:rsidR="00996670" w:rsidRPr="00496740">
        <w:rPr>
          <w:rFonts w:ascii="Times New Roman" w:hAnsi="Times New Roman" w:cs="Times New Roman"/>
          <w:sz w:val="24"/>
          <w:szCs w:val="24"/>
        </w:rPr>
        <w:t xml:space="preserve">strains are generally </w:t>
      </w:r>
      <w:commentRangeStart w:id="124"/>
      <w:r w:rsidR="00996670" w:rsidRPr="00496740">
        <w:rPr>
          <w:rFonts w:ascii="Times New Roman" w:hAnsi="Times New Roman" w:cs="Times New Roman"/>
          <w:sz w:val="24"/>
          <w:szCs w:val="24"/>
        </w:rPr>
        <w:t xml:space="preserve">less able </w:t>
      </w:r>
      <w:commentRangeEnd w:id="124"/>
      <w:r w:rsidR="00F87AA7">
        <w:rPr>
          <w:rStyle w:val="CommentReference"/>
        </w:rPr>
        <w:commentReference w:id="124"/>
      </w:r>
      <w:r w:rsidR="00996670" w:rsidRPr="00496740">
        <w:rPr>
          <w:rFonts w:ascii="Times New Roman" w:hAnsi="Times New Roman" w:cs="Times New Roman"/>
          <w:sz w:val="24"/>
          <w:szCs w:val="24"/>
        </w:rPr>
        <w:t xml:space="preserve">to exert priority effects in the spatial context of our assays. However, if </w:t>
      </w:r>
      <w:commentRangeStart w:id="125"/>
      <w:r w:rsidR="00996670" w:rsidRPr="00496740">
        <w:rPr>
          <w:rFonts w:ascii="Times New Roman" w:hAnsi="Times New Roman" w:cs="Times New Roman"/>
          <w:sz w:val="24"/>
          <w:szCs w:val="24"/>
        </w:rPr>
        <w:t xml:space="preserve">both strains </w:t>
      </w:r>
      <w:commentRangeEnd w:id="125"/>
      <w:r w:rsidR="00F87AA7">
        <w:rPr>
          <w:rStyle w:val="CommentReference"/>
        </w:rPr>
        <w:commentReference w:id="125"/>
      </w:r>
      <w:r w:rsidR="00996670" w:rsidRPr="00496740">
        <w:rPr>
          <w:rFonts w:ascii="Times New Roman" w:hAnsi="Times New Roman" w:cs="Times New Roman"/>
          <w:sz w:val="24"/>
          <w:szCs w:val="24"/>
        </w:rPr>
        <w:t xml:space="preserve">were to compete in an unstructured environment where preemption of space was irrelevant, </w:t>
      </w:r>
      <w:r w:rsidR="00996670" w:rsidRPr="00496740">
        <w:rPr>
          <w:rFonts w:ascii="Times New Roman" w:hAnsi="Times New Roman" w:cs="Times New Roman"/>
          <w:i/>
          <w:sz w:val="24"/>
          <w:szCs w:val="24"/>
        </w:rPr>
        <w:t xml:space="preserve">P. syringae </w:t>
      </w:r>
      <w:r w:rsidR="00996670" w:rsidRPr="00496740">
        <w:rPr>
          <w:rFonts w:ascii="Times New Roman" w:hAnsi="Times New Roman" w:cs="Times New Roman"/>
          <w:sz w:val="24"/>
          <w:szCs w:val="24"/>
        </w:rPr>
        <w:t xml:space="preserve">strains with high growth rates might be expected to outcompete a variety of </w:t>
      </w:r>
      <w:r w:rsidR="00996670" w:rsidRPr="00496740">
        <w:rPr>
          <w:rFonts w:ascii="Times New Roman" w:hAnsi="Times New Roman" w:cs="Times New Roman"/>
          <w:i/>
          <w:sz w:val="24"/>
          <w:szCs w:val="24"/>
        </w:rPr>
        <w:t xml:space="preserve">P. fluorescens </w:t>
      </w:r>
      <w:r w:rsidR="00996670" w:rsidRPr="00496740">
        <w:rPr>
          <w:rFonts w:ascii="Times New Roman" w:hAnsi="Times New Roman" w:cs="Times New Roman"/>
          <w:sz w:val="24"/>
          <w:szCs w:val="24"/>
        </w:rPr>
        <w:t xml:space="preserve">strains with relatively lower growth rates (Fig 1). Thus, the lag phase–growth rate negative correlation in </w:t>
      </w:r>
      <w:r w:rsidR="00996670" w:rsidRPr="00496740">
        <w:rPr>
          <w:rFonts w:ascii="Times New Roman" w:hAnsi="Times New Roman" w:cs="Times New Roman"/>
          <w:i/>
          <w:sz w:val="24"/>
          <w:szCs w:val="24"/>
        </w:rPr>
        <w:t xml:space="preserve">P. fluorescens </w:t>
      </w:r>
      <w:r w:rsidR="00996670" w:rsidRPr="00496740">
        <w:rPr>
          <w:rFonts w:ascii="Times New Roman" w:hAnsi="Times New Roman" w:cs="Times New Roman"/>
          <w:sz w:val="24"/>
          <w:szCs w:val="24"/>
        </w:rPr>
        <w:t xml:space="preserve">resembles </w:t>
      </w:r>
      <w:proofErr w:type="gramStart"/>
      <w:r w:rsidR="00996670" w:rsidRPr="00496740">
        <w:rPr>
          <w:rFonts w:ascii="Times New Roman" w:hAnsi="Times New Roman" w:cs="Times New Roman"/>
          <w:sz w:val="24"/>
          <w:szCs w:val="24"/>
        </w:rPr>
        <w:t>a colonization</w:t>
      </w:r>
      <w:proofErr w:type="gramEnd"/>
      <w:r w:rsidR="00996670" w:rsidRPr="00496740">
        <w:rPr>
          <w:rFonts w:ascii="Times New Roman" w:hAnsi="Times New Roman" w:cs="Times New Roman"/>
          <w:sz w:val="24"/>
          <w:szCs w:val="24"/>
        </w:rPr>
        <w:t xml:space="preserve">–competition trade-off. Spatial priority effects arising from territoriality have been shown theoretically to provide a mechanism for maintenance of colonization–competition trade-offs that would otherwise lead to competitive exclusion </w:t>
      </w:r>
      <w:r w:rsidR="00996670" w:rsidRPr="00496740">
        <w:rPr>
          <w:rFonts w:ascii="Times New Roman" w:hAnsi="Times New Roman" w:cs="Times New Roman"/>
          <w:sz w:val="24"/>
          <w:szCs w:val="24"/>
        </w:rPr>
        <w:fldChar w:fldCharType="begin"/>
      </w:r>
      <w:r w:rsidR="00563C5D">
        <w:rPr>
          <w:rFonts w:ascii="Times New Roman" w:hAnsi="Times New Roman" w:cs="Times New Roman"/>
          <w:sz w:val="24"/>
          <w:szCs w:val="24"/>
        </w:rPr>
        <w:instrText xml:space="preserve"> ADDIN PAPERS2_CITATIONS &lt;citation&gt;&lt;uuid&gt;1F6578C2-AEA6-4F30-872E-03F84EF7FA06&lt;/uuid&gt;&lt;priority&gt;40&lt;/priority&gt;&lt;publications&gt;&lt;publication&gt;&lt;volume&gt;119&lt;/volume&gt;&lt;publication_date&gt;99201002161200000000222000&lt;/publication_date&gt;&lt;number&gt;7&lt;/number&gt;&lt;doi&gt;10.1111/j.1600-0706.2009.18068.x&lt;/doi&gt;&lt;startpage&gt;1201&lt;/startpage&gt;&lt;title&gt;Preemption of space can lead to intransitive coexistence of competitors&lt;/title&gt;&lt;uuid&gt;1557D05B-1F2A-429A-AFCB-6B5E7217D095&lt;/uuid&gt;&lt;subtype&gt;400&lt;/subtype&gt;&lt;endpage&gt;1209&lt;/endpage&gt;&lt;type&gt;400&lt;/type&gt;&lt;url&gt;http://doi.wiley.com/10.1111/j.1600-0706.2009.18068.x&lt;/url&gt;&lt;bundle&gt;&lt;publication&gt;&lt;title&gt;Oikos&lt;/title&gt;&lt;type&gt;-100&lt;/type&gt;&lt;subtype&gt;-100&lt;/subtype&gt;&lt;uuid&gt;FA41A96A-11CF-4CD6-BEAB-69F3F37623FF&lt;/uuid&gt;&lt;/publication&gt;&lt;/bundle&gt;&lt;authors&gt;&lt;author&gt;&lt;firstName&gt;Kyle&lt;/firstName&gt;&lt;middleNames&gt;F&lt;/middleNames&gt;&lt;lastName&gt;Edwards&lt;/lastName&gt;&lt;/author&gt;&lt;author&gt;&lt;firstName&gt;Sebastian&lt;/firstName&gt;&lt;middleNames&gt;J&lt;/middleNames&gt;&lt;lastName&gt;Schreiber&lt;/lastName&gt;&lt;/author&gt;&lt;/authors&gt;&lt;/publication&gt;&lt;/publications&gt;&lt;cites&gt;&lt;/cites&gt;&lt;/citation&gt;</w:instrText>
      </w:r>
      <w:r w:rsidR="00996670" w:rsidRPr="00496740">
        <w:rPr>
          <w:rFonts w:ascii="Times New Roman" w:hAnsi="Times New Roman" w:cs="Times New Roman"/>
          <w:sz w:val="24"/>
          <w:szCs w:val="24"/>
        </w:rPr>
        <w:fldChar w:fldCharType="separate"/>
      </w:r>
      <w:r w:rsidR="004B118A">
        <w:rPr>
          <w:rFonts w:ascii="Times New Roman" w:hAnsi="Times New Roman" w:cs="Times New Roman"/>
          <w:sz w:val="24"/>
          <w:szCs w:val="24"/>
        </w:rPr>
        <w:t>(Edwards and Schreiber 2010)</w:t>
      </w:r>
      <w:r w:rsidR="00996670" w:rsidRPr="00496740">
        <w:rPr>
          <w:rFonts w:ascii="Times New Roman" w:hAnsi="Times New Roman" w:cs="Times New Roman"/>
          <w:sz w:val="24"/>
          <w:szCs w:val="24"/>
        </w:rPr>
        <w:fldChar w:fldCharType="end"/>
      </w:r>
      <w:r w:rsidR="00996670" w:rsidRPr="00496740">
        <w:rPr>
          <w:rFonts w:ascii="Times New Roman" w:hAnsi="Times New Roman" w:cs="Times New Roman"/>
          <w:sz w:val="24"/>
          <w:szCs w:val="24"/>
        </w:rPr>
        <w:t xml:space="preserve">. More recently, a colonization–competition trade-off has been shown to underlie territoriality in </w:t>
      </w:r>
      <w:r w:rsidR="00996670" w:rsidRPr="00496740">
        <w:rPr>
          <w:rFonts w:ascii="Times New Roman" w:hAnsi="Times New Roman" w:cs="Times New Roman"/>
          <w:i/>
          <w:sz w:val="24"/>
          <w:szCs w:val="24"/>
        </w:rPr>
        <w:t xml:space="preserve">Vibrio </w:t>
      </w:r>
      <w:r w:rsidR="00996670" w:rsidRPr="00496740">
        <w:rPr>
          <w:rFonts w:ascii="Times New Roman" w:hAnsi="Times New Roman" w:cs="Times New Roman"/>
          <w:sz w:val="24"/>
          <w:szCs w:val="24"/>
        </w:rPr>
        <w:t xml:space="preserve">spp. based on the differential ability of clones to contest territory vs. disperse to new ephemeral habitats </w:t>
      </w:r>
      <w:r w:rsidR="00996670" w:rsidRPr="00496740">
        <w:rPr>
          <w:rFonts w:ascii="Times New Roman" w:hAnsi="Times New Roman" w:cs="Times New Roman"/>
          <w:sz w:val="24"/>
          <w:szCs w:val="24"/>
        </w:rPr>
        <w:fldChar w:fldCharType="begin"/>
      </w:r>
      <w:r w:rsidR="00563C5D">
        <w:rPr>
          <w:rFonts w:ascii="Times New Roman" w:hAnsi="Times New Roman" w:cs="Times New Roman"/>
          <w:sz w:val="24"/>
          <w:szCs w:val="24"/>
        </w:rPr>
        <w:instrText xml:space="preserve"> ADDIN PAPERS2_CITATIONS &lt;citation&gt;&lt;uuid&gt;BC161C7D-845B-452D-A47B-006D10BA743B&lt;/uuid&gt;&lt;priority&gt;41&lt;/priority&gt;&lt;publications&gt;&lt;publication&gt;&lt;volume&gt;111&lt;/volume&gt;&lt;publication_date&gt;99201404151200000000222000&lt;/publication_date&gt;&lt;number&gt;15&lt;/number&gt;&lt;doi&gt;10.1073/pnas.1318943111&lt;/doi&gt;&lt;startpage&gt;5622&lt;/startpage&gt;&lt;title&gt;Competition-dispersal tradeoff ecologically differentiates recently speciated marine bacterioplankton populations&lt;/title&gt;&lt;uuid&gt;825E3B24-2058-4B09-AD25-37E91C94699D&lt;/uuid&gt;&lt;subtype&gt;400&lt;/subtype&gt;&lt;endpage&gt;5627&lt;/endpage&gt;&lt;type&gt;400&lt;/type&gt;&lt;url&gt;http://www.pnas.org/cgi/doi/10.1073/pnas.1318943111&lt;/url&gt;&lt;bundle&gt;&lt;publication&gt;&lt;title&gt;Proceedings of the National Academy of Sciences&lt;/title&gt;&lt;type&gt;-100&lt;/type&gt;&lt;subtype&gt;-100&lt;/subtype&gt;&lt;uuid&gt;5887E4EF-B46B-4BEB-8273-49FDCD1B053A&lt;/uuid&gt;&lt;/publication&gt;&lt;/bundle&gt;&lt;authors&gt;&lt;author&gt;&lt;firstName&gt;Y&lt;/firstName&gt;&lt;lastName&gt;Yawata&lt;/lastName&gt;&lt;/author&gt;&lt;author&gt;&lt;firstName&gt;O&lt;/firstName&gt;&lt;middleNames&gt;X&lt;/middleNames&gt;&lt;lastName&gt;Cordero&lt;/lastName&gt;&lt;/author&gt;&lt;author&gt;&lt;firstName&gt;F&lt;/firstName&gt;&lt;lastName&gt;Menolascina&lt;/lastName&gt;&lt;/author&gt;&lt;author&gt;&lt;firstName&gt;J&lt;/firstName&gt;&lt;middleNames&gt;H&lt;/middleNames&gt;&lt;lastName&gt;Hehemann&lt;/lastName&gt;&lt;/author&gt;&lt;author&gt;&lt;firstName&gt;M&lt;/firstName&gt;&lt;middleNames&gt;F&lt;/middleNames&gt;&lt;lastName&gt;Polz&lt;/lastName&gt;&lt;/author&gt;&lt;author&gt;&lt;firstName&gt;R&lt;/firstName&gt;&lt;lastName&gt;Stocker&lt;/lastName&gt;&lt;/author&gt;&lt;/authors&gt;&lt;/publication&gt;&lt;/publications&gt;&lt;cites&gt;&lt;/cites&gt;&lt;/citation&gt;</w:instrText>
      </w:r>
      <w:r w:rsidR="00996670" w:rsidRPr="00496740">
        <w:rPr>
          <w:rFonts w:ascii="Times New Roman" w:hAnsi="Times New Roman" w:cs="Times New Roman"/>
          <w:sz w:val="24"/>
          <w:szCs w:val="24"/>
        </w:rPr>
        <w:fldChar w:fldCharType="separate"/>
      </w:r>
      <w:r w:rsidR="004B118A">
        <w:rPr>
          <w:rFonts w:ascii="Times New Roman" w:hAnsi="Times New Roman" w:cs="Times New Roman"/>
          <w:sz w:val="24"/>
          <w:szCs w:val="24"/>
        </w:rPr>
        <w:t>(Yawata et al. 2014)</w:t>
      </w:r>
      <w:r w:rsidR="00996670" w:rsidRPr="00496740">
        <w:rPr>
          <w:rFonts w:ascii="Times New Roman" w:hAnsi="Times New Roman" w:cs="Times New Roman"/>
          <w:sz w:val="24"/>
          <w:szCs w:val="24"/>
        </w:rPr>
        <w:fldChar w:fldCharType="end"/>
      </w:r>
      <w:r w:rsidR="00996670" w:rsidRPr="00496740">
        <w:rPr>
          <w:rFonts w:ascii="Times New Roman" w:hAnsi="Times New Roman" w:cs="Times New Roman"/>
          <w:sz w:val="24"/>
          <w:szCs w:val="24"/>
        </w:rPr>
        <w:t xml:space="preserve">. Either one of these mechanisms may contribute to the maintenance of diverse exploitation strategies in </w:t>
      </w:r>
      <w:r w:rsidR="00996670" w:rsidRPr="00496740">
        <w:rPr>
          <w:rFonts w:ascii="Times New Roman" w:hAnsi="Times New Roman" w:cs="Times New Roman"/>
          <w:i/>
          <w:sz w:val="24"/>
          <w:szCs w:val="24"/>
        </w:rPr>
        <w:t xml:space="preserve">P. fluorescens </w:t>
      </w:r>
      <w:r w:rsidR="00996670" w:rsidRPr="00496740">
        <w:rPr>
          <w:rFonts w:ascii="Times New Roman" w:hAnsi="Times New Roman" w:cs="Times New Roman"/>
          <w:sz w:val="24"/>
          <w:szCs w:val="24"/>
        </w:rPr>
        <w:t>across patchy and ephemeral leaf environments.</w:t>
      </w:r>
    </w:p>
    <w:p w14:paraId="53C0C197" w14:textId="168FB1F9" w:rsidR="00996670" w:rsidRPr="00496740" w:rsidRDefault="00F71CF0" w:rsidP="00301BA0">
      <w:pPr>
        <w:spacing w:line="276" w:lineRule="auto"/>
        <w:rPr>
          <w:rFonts w:ascii="Times New Roman" w:hAnsi="Times New Roman" w:cs="Times New Roman"/>
          <w:sz w:val="24"/>
          <w:szCs w:val="24"/>
        </w:rPr>
      </w:pPr>
      <w:r>
        <w:rPr>
          <w:rFonts w:ascii="Times New Roman" w:hAnsi="Times New Roman" w:cs="Times New Roman"/>
          <w:sz w:val="24"/>
          <w:szCs w:val="24"/>
        </w:rPr>
        <w:tab/>
      </w:r>
      <w:r w:rsidR="00996670" w:rsidRPr="00496740">
        <w:rPr>
          <w:rFonts w:ascii="Times New Roman" w:hAnsi="Times New Roman" w:cs="Times New Roman"/>
          <w:sz w:val="24"/>
          <w:szCs w:val="24"/>
        </w:rPr>
        <w:t xml:space="preserve">In light of </w:t>
      </w:r>
      <w:r>
        <w:rPr>
          <w:rFonts w:ascii="Times New Roman" w:hAnsi="Times New Roman" w:cs="Times New Roman"/>
          <w:sz w:val="24"/>
          <w:szCs w:val="24"/>
        </w:rPr>
        <w:t>these</w:t>
      </w:r>
      <w:r w:rsidR="00996670" w:rsidRPr="00496740">
        <w:rPr>
          <w:rFonts w:ascii="Times New Roman" w:hAnsi="Times New Roman" w:cs="Times New Roman"/>
          <w:sz w:val="24"/>
          <w:szCs w:val="24"/>
        </w:rPr>
        <w:t xml:space="preserve"> findings, we hypothesize that </w:t>
      </w:r>
      <w:r w:rsidR="00996670" w:rsidRPr="00496740">
        <w:rPr>
          <w:rFonts w:ascii="Times New Roman" w:hAnsi="Times New Roman" w:cs="Times New Roman"/>
          <w:i/>
          <w:sz w:val="24"/>
          <w:szCs w:val="24"/>
        </w:rPr>
        <w:t>P. fluorescens</w:t>
      </w:r>
      <w:r w:rsidR="00996670" w:rsidRPr="00496740">
        <w:rPr>
          <w:rFonts w:ascii="Times New Roman" w:hAnsi="Times New Roman" w:cs="Times New Roman"/>
          <w:sz w:val="24"/>
          <w:szCs w:val="24"/>
        </w:rPr>
        <w:t xml:space="preserve"> may be a territorial species whose potential effect (among others) in the phyllosphere may be to exclude colonization by </w:t>
      </w:r>
      <w:r w:rsidR="00996670" w:rsidRPr="00496740">
        <w:rPr>
          <w:rFonts w:ascii="Times New Roman" w:hAnsi="Times New Roman" w:cs="Times New Roman"/>
          <w:i/>
          <w:sz w:val="24"/>
          <w:szCs w:val="24"/>
        </w:rPr>
        <w:t xml:space="preserve">P. syringae </w:t>
      </w:r>
      <w:r w:rsidR="00996670" w:rsidRPr="00496740">
        <w:rPr>
          <w:rFonts w:ascii="Times New Roman" w:hAnsi="Times New Roman" w:cs="Times New Roman"/>
          <w:sz w:val="24"/>
          <w:szCs w:val="24"/>
        </w:rPr>
        <w:t xml:space="preserve">strains. This prediction is consistent with the identity of </w:t>
      </w:r>
      <w:r w:rsidR="00996670" w:rsidRPr="00496740">
        <w:rPr>
          <w:rFonts w:ascii="Times New Roman" w:hAnsi="Times New Roman" w:cs="Times New Roman"/>
          <w:i/>
          <w:sz w:val="24"/>
          <w:szCs w:val="24"/>
        </w:rPr>
        <w:t>P. fluorescens</w:t>
      </w:r>
      <w:r w:rsidR="00996670" w:rsidRPr="00496740">
        <w:rPr>
          <w:rFonts w:ascii="Times New Roman" w:hAnsi="Times New Roman" w:cs="Times New Roman"/>
          <w:sz w:val="24"/>
          <w:szCs w:val="24"/>
        </w:rPr>
        <w:t xml:space="preserve"> as a plant mutualist, although the evidence of this comes exclusively, to our knowledge, from studies of its indirect effects via plant defensive signaling or direct toxicity to pathogenic fungi following its colonizing of plant roots </w:t>
      </w:r>
      <w:r w:rsidR="00996670" w:rsidRPr="00496740">
        <w:rPr>
          <w:rFonts w:ascii="Times New Roman" w:hAnsi="Times New Roman" w:cs="Times New Roman"/>
          <w:sz w:val="24"/>
          <w:szCs w:val="24"/>
        </w:rPr>
        <w:fldChar w:fldCharType="begin"/>
      </w:r>
      <w:r w:rsidR="00563C5D">
        <w:rPr>
          <w:rFonts w:ascii="Times New Roman" w:hAnsi="Times New Roman" w:cs="Times New Roman"/>
          <w:sz w:val="24"/>
          <w:szCs w:val="24"/>
        </w:rPr>
        <w:instrText xml:space="preserve"> ADDIN PAPERS2_CITATIONS &lt;citation&gt;&lt;uuid&gt;F2A3974A-7D2A-4BC9-97BF-2B1DD2FAB5C6&lt;/uuid&gt;&lt;priority&gt;42&lt;/priority&gt;&lt;publications&gt;&lt;publication&gt;&lt;uuid&gt;867A7F8F-9D37-4300-913E-958547AC39EA&lt;/uuid&gt;&lt;volume&gt;332&lt;/volume&gt;&lt;doi&gt;10.1126/science.1203980&lt;/doi&gt;&lt;startpage&gt;1097&lt;/startpage&gt;&lt;publication_date&gt;99201100001200000000200000&lt;/publication_date&gt;&lt;url&gt;http://links.isiglobalnet2.com/gateway/Gateway.cgi?GWVersion=2&amp;amp;SrcAuth=mekentosj&amp;amp;SrcApp=Papers&amp;amp;DestLinkType=FullRecord&amp;amp;DestApp=WOS&amp;amp;KeyUT=000290996700048&lt;/url&gt;&lt;type&gt;400&lt;/type&gt;&lt;title&gt;Deciphering the Rhizosphere Microbiome for Disease-Suppressive Bacteria&lt;/title&gt;&lt;location&gt;200,4,51.9691868,5.6653948&lt;/location&gt;&lt;institution&gt;Wageningen Univ, Phytopathol Lab, NL-6700 EE Wageningen, Netherlands&lt;/institution&gt;&lt;number&gt;6033&lt;/number&gt;&lt;subtype&gt;400&lt;/subtype&gt;&lt;endpage&gt;1100&lt;/endpage&gt;&lt;bundle&gt;&lt;publication&gt;&lt;title&gt;Science (New York, NY)&lt;/title&gt;&lt;type&gt;-100&lt;/type&gt;&lt;subtype&gt;-100&lt;/subtype&gt;&lt;uuid&gt;BD61255B-B8DA-4039-A43C-750DAAE0658D&lt;/uuid&gt;&lt;/publication&gt;&lt;/bundle&gt;&lt;authors&gt;&lt;author&gt;&lt;firstName&gt;Rodrigo&lt;/firstName&gt;&lt;lastName&gt;Mendes&lt;/lastName&gt;&lt;/author&gt;&lt;author&gt;&lt;firstName&gt;Marco&lt;/firstName&gt;&lt;lastName&gt;Kruijt&lt;/lastName&gt;&lt;/author&gt;&lt;author&gt;&lt;nonDroppingParticle&gt;de&lt;/nonDroppingParticle&gt;&lt;firstName&gt;Irene&lt;/firstName&gt;&lt;lastName&gt;Bruijn&lt;/lastName&gt;&lt;/author&gt;&lt;author&gt;&lt;firstName&gt;Ester&lt;/firstName&gt;&lt;lastName&gt;Dekkers&lt;/lastName&gt;&lt;/author&gt;&lt;author&gt;&lt;nonDroppingParticle&gt;van der&lt;/nonDroppingParticle&gt;&lt;firstName&gt;Menno&lt;/firstName&gt;&lt;lastName&gt;Voort&lt;/lastName&gt;&lt;/author&gt;&lt;author&gt;&lt;firstName&gt;Johannes H. M.&lt;/firstName&gt;&lt;lastName&gt;Schneider&lt;/lastName&gt;&lt;/author&gt;&lt;author&gt;&lt;firstName&gt;Yvette M.&lt;/firstName&gt;&lt;lastName&gt;Piceno&lt;/lastName&gt;&lt;/author&gt;&lt;author&gt;&lt;firstName&gt;Todd Z.&lt;/firstName&gt;&lt;lastName&gt;DeSantis&lt;/lastName&gt;&lt;/author&gt;&lt;author&gt;&lt;firstName&gt;Gary L.&lt;/firstName&gt;&lt;lastName&gt;Andersen&lt;/lastName&gt;&lt;/author&gt;&lt;author&gt;&lt;firstName&gt;Peter A. H. M.&lt;/firstName&gt;&lt;lastName&gt;Bakker&lt;/lastName&gt;&lt;/author&gt;&lt;author&gt;&lt;firstName&gt;Jos M.&lt;/firstName&gt;&lt;lastName&gt;Raaijmakers&lt;/lastName&gt;&lt;/author&gt;&lt;/authors&gt;&lt;/publication&gt;&lt;publication&gt;&lt;uuid&gt;BE8F1DA7-B92A-4DE4-B990-9454A55072F5&lt;/uuid&gt;&lt;volume&gt;4&lt;/volume&gt;&lt;accepted_date&gt;99201303191200000000222000&lt;/accepted_date&gt;&lt;doi&gt;10.3389/fpls.2013.00081&lt;/doi&gt;&lt;startpage&gt;81&lt;/startpage&gt;&lt;publication_date&gt;99201300001200000000200000&lt;/publication_date&gt;&lt;url&gt;http://eutils.ncbi.nlm.nih.gov/entrez/eutils/elink.fcgi?dbfrom=pubmed&amp;amp;id=23596447&amp;amp;retmode=ref&amp;amp;cmd=prlinks&lt;/url&gt;&lt;type&gt;400&lt;/type&gt;&lt;title&gt;Getting the ecology into interactions between plants and the plant growth-promoting bacterium Pseudomonas fluorescens.&lt;/title&gt;&lt;location&gt;&amp;lt;html&gt;&amp;lt;head&gt;&amp;lt;meta http-equiv="content-type" content="text/html; charset=utf-8"/&gt;&amp;lt;title&gt;Sorry...&amp;lt;/title&gt;&amp;lt;style&gt; body { font-family: verdana, arial, sans-serif; background-color: #fff; color: #000; }&amp;lt;/style&gt;&amp;lt;/head&gt;&amp;lt;body&gt;&amp;lt;div&gt;&amp;lt;table&gt;&amp;lt;tr&gt;&amp;lt;td&gt;&amp;lt;b&gt;&amp;lt;font face=times color=#0039b6 size=10&gt;G&amp;lt;/font&gt;&amp;lt;font face=times color=#c41200 size=10&gt;o&amp;lt;/font&gt;&amp;lt;font face=times color=#f3c518 size=10&gt;o&amp;lt;/font&gt;&amp;lt;font face=times color=#0039b6 size=10&gt;g&amp;lt;/font&gt;&amp;lt;font face=times color=#30a72f size=10&gt;l&amp;lt;/font&gt;&amp;lt;font face=times color=#c41200 size=10&gt;e&amp;lt;/font&gt;&amp;lt;/b&gt;&amp;lt;/td&gt;&amp;lt;td style="text-align: left; vertical-align: bottom; padding-bottom: 15px; width: 50%"&gt;&amp;lt;div style="border-bottom: 1px solid #dfdfdf;"&gt;Sorry...&amp;lt;/div&gt;&amp;lt;/td&gt;&amp;lt;/tr&gt;&amp;lt;/table&gt;&amp;lt;/div&gt;&amp;lt;div style="margin-left: 4em;"&gt;&amp;lt;h1&gt;We're sorry...&amp;lt;/h1&gt;&amp;lt;p&gt;... but your computer or network may be sending automated queries. To protect our users, we can't process your request right now.&amp;lt;/p&gt;&amp;lt;/div&gt;&amp;lt;div style="margin-left: 4em;"&gt;See &amp;lt;a href="https://support.google.com/websearch/answer/86640"&gt;Google Help&amp;lt;/a&gt; for more information.&amp;lt;br/&gt;&amp;lt;br/&gt;&amp;lt;/div&gt;&amp;lt;div style="text-align: center; border-top: 1px solid #dfdfdf;"&gt;&amp;lt;a href="https://www.google.com"&gt;Google Home&amp;lt;/a&gt;&amp;lt;/div&gt;&amp;lt;/body&gt;&amp;lt;/html&gt;&lt;/location&gt;&lt;submission_date&gt;99201212311200000000222000&lt;/submission_date&gt;&lt;institution&gt;Department of Terrestrial Ecology, Netherlands Institute of Ecology Wageningen, Netherlands.&lt;/institution&gt;&lt;subtype&gt;400&lt;/subtype&gt;&lt;bundle&gt;&lt;publication&gt;&lt;title&gt;Frontiers in plant science&lt;/title&gt;&lt;type&gt;-100&lt;/type&gt;&lt;subtype&gt;-100&lt;/subtype&gt;&lt;uuid&gt;0E4E4250-7512-4205-A75A-4C7D1551D00D&lt;/uuid&gt;&lt;/publication&gt;&lt;/bundle&gt;&lt;authors&gt;&lt;author&gt;&lt;firstName&gt;W&lt;/firstName&gt;&lt;middleNames&gt;H Gera&lt;/middleNames&gt;&lt;lastName&gt;Hol&lt;/lastName&gt;&lt;/author&gt;&lt;author&gt;&lt;firstName&gt;T&lt;/firstName&gt;&lt;middleNames&gt;Martijn&lt;/middleNames&gt;&lt;lastName&gt;Bezemer&lt;/lastName&gt;&lt;/author&gt;&lt;author&gt;&lt;firstName&gt;Arjen&lt;/firstName&gt;&lt;lastName&gt;Biere&lt;/lastName&gt;&lt;/author&gt;&lt;/authors&gt;&lt;/publication&gt;&lt;/publications&gt;&lt;cites&gt;&lt;/cites&gt;&lt;/citation&gt;</w:instrText>
      </w:r>
      <w:r w:rsidR="00996670" w:rsidRPr="00496740">
        <w:rPr>
          <w:rFonts w:ascii="Times New Roman" w:hAnsi="Times New Roman" w:cs="Times New Roman"/>
          <w:sz w:val="24"/>
          <w:szCs w:val="24"/>
        </w:rPr>
        <w:fldChar w:fldCharType="separate"/>
      </w:r>
      <w:r w:rsidR="004B118A">
        <w:rPr>
          <w:rFonts w:ascii="Times New Roman" w:hAnsi="Times New Roman" w:cs="Times New Roman"/>
          <w:sz w:val="24"/>
          <w:szCs w:val="24"/>
        </w:rPr>
        <w:t>(Mendes et al. 2011; Hol et al. 2013)</w:t>
      </w:r>
      <w:r w:rsidR="00996670" w:rsidRPr="00496740">
        <w:rPr>
          <w:rFonts w:ascii="Times New Roman" w:hAnsi="Times New Roman" w:cs="Times New Roman"/>
          <w:sz w:val="24"/>
          <w:szCs w:val="24"/>
        </w:rPr>
        <w:fldChar w:fldCharType="end"/>
      </w:r>
      <w:r w:rsidR="00996670" w:rsidRPr="00496740">
        <w:rPr>
          <w:rFonts w:ascii="Times New Roman" w:hAnsi="Times New Roman" w:cs="Times New Roman"/>
          <w:sz w:val="24"/>
          <w:szCs w:val="24"/>
        </w:rPr>
        <w:t xml:space="preserve">. In addition to such indirect effects, the superior competitiveness of </w:t>
      </w:r>
      <w:r w:rsidR="00996670" w:rsidRPr="00496740">
        <w:rPr>
          <w:rFonts w:ascii="Times New Roman" w:hAnsi="Times New Roman" w:cs="Times New Roman"/>
          <w:i/>
          <w:sz w:val="24"/>
          <w:szCs w:val="24"/>
        </w:rPr>
        <w:t xml:space="preserve">P. fluorescens </w:t>
      </w:r>
      <w:r w:rsidR="00996670" w:rsidRPr="00496740">
        <w:rPr>
          <w:rFonts w:ascii="Times New Roman" w:hAnsi="Times New Roman" w:cs="Times New Roman"/>
          <w:sz w:val="24"/>
          <w:szCs w:val="24"/>
        </w:rPr>
        <w:t xml:space="preserve">vs. </w:t>
      </w:r>
      <w:r w:rsidR="00996670" w:rsidRPr="00496740">
        <w:rPr>
          <w:rFonts w:ascii="Times New Roman" w:hAnsi="Times New Roman" w:cs="Times New Roman"/>
          <w:i/>
          <w:sz w:val="24"/>
          <w:szCs w:val="24"/>
        </w:rPr>
        <w:t>P. syringae</w:t>
      </w:r>
      <w:r w:rsidR="00996670" w:rsidRPr="00496740">
        <w:rPr>
          <w:rFonts w:ascii="Times New Roman" w:hAnsi="Times New Roman" w:cs="Times New Roman"/>
          <w:sz w:val="24"/>
          <w:szCs w:val="24"/>
        </w:rPr>
        <w:t xml:space="preserve"> noted in this study su</w:t>
      </w:r>
      <w:r w:rsidR="00DB408A">
        <w:rPr>
          <w:rFonts w:ascii="Times New Roman" w:hAnsi="Times New Roman" w:cs="Times New Roman"/>
          <w:sz w:val="24"/>
          <w:szCs w:val="24"/>
        </w:rPr>
        <w:t xml:space="preserve">ggests that direct interactions </w:t>
      </w:r>
      <w:r w:rsidR="00996670" w:rsidRPr="00496740">
        <w:rPr>
          <w:rFonts w:ascii="Times New Roman" w:hAnsi="Times New Roman" w:cs="Times New Roman"/>
          <w:sz w:val="24"/>
          <w:szCs w:val="24"/>
        </w:rPr>
        <w:t xml:space="preserve">may affect phyllosphere bacterial community assembly as well as plant disease risk from </w:t>
      </w:r>
      <w:proofErr w:type="spellStart"/>
      <w:r w:rsidR="00996670" w:rsidRPr="00496740">
        <w:rPr>
          <w:rFonts w:ascii="Times New Roman" w:hAnsi="Times New Roman" w:cs="Times New Roman"/>
          <w:sz w:val="24"/>
          <w:szCs w:val="24"/>
        </w:rPr>
        <w:t>phytopathogenic</w:t>
      </w:r>
      <w:proofErr w:type="spellEnd"/>
      <w:r w:rsidR="00996670" w:rsidRPr="00496740">
        <w:rPr>
          <w:rFonts w:ascii="Times New Roman" w:hAnsi="Times New Roman" w:cs="Times New Roman"/>
          <w:sz w:val="24"/>
          <w:szCs w:val="24"/>
        </w:rPr>
        <w:t xml:space="preserve"> isolates of </w:t>
      </w:r>
      <w:r w:rsidR="00996670" w:rsidRPr="00496740">
        <w:rPr>
          <w:rFonts w:ascii="Times New Roman" w:hAnsi="Times New Roman" w:cs="Times New Roman"/>
          <w:i/>
          <w:sz w:val="24"/>
          <w:szCs w:val="24"/>
        </w:rPr>
        <w:t>P. syringae</w:t>
      </w:r>
      <w:r w:rsidR="00996670" w:rsidRPr="00496740">
        <w:rPr>
          <w:rFonts w:ascii="Times New Roman" w:hAnsi="Times New Roman" w:cs="Times New Roman"/>
          <w:sz w:val="24"/>
          <w:szCs w:val="24"/>
        </w:rPr>
        <w:t>.</w:t>
      </w:r>
    </w:p>
    <w:p w14:paraId="61414E68" w14:textId="0E439BA0" w:rsidR="00996670" w:rsidRPr="00496740" w:rsidRDefault="00083001" w:rsidP="00301BA0">
      <w:pPr>
        <w:spacing w:line="276" w:lineRule="auto"/>
        <w:rPr>
          <w:rFonts w:ascii="Times New Roman" w:hAnsi="Times New Roman" w:cs="Times New Roman"/>
          <w:sz w:val="24"/>
          <w:szCs w:val="24"/>
        </w:rPr>
      </w:pPr>
      <w:r>
        <w:rPr>
          <w:rFonts w:ascii="Times New Roman" w:hAnsi="Times New Roman" w:cs="Times New Roman"/>
          <w:sz w:val="24"/>
          <w:szCs w:val="24"/>
        </w:rPr>
        <w:tab/>
      </w:r>
      <w:r w:rsidR="00996670" w:rsidRPr="00496740">
        <w:rPr>
          <w:rFonts w:ascii="Times New Roman" w:hAnsi="Times New Roman" w:cs="Times New Roman"/>
          <w:sz w:val="24"/>
          <w:szCs w:val="24"/>
        </w:rPr>
        <w:t>Growth of the laboratory strain Psm4326 in MM appeared attenuated compared to its four closest relatives in this strain collection</w:t>
      </w:r>
      <w:r>
        <w:rPr>
          <w:rFonts w:ascii="Times New Roman" w:hAnsi="Times New Roman" w:cs="Times New Roman"/>
          <w:sz w:val="24"/>
          <w:szCs w:val="24"/>
        </w:rPr>
        <w:t xml:space="preserve"> </w:t>
      </w:r>
      <w:r w:rsidR="00996670" w:rsidRPr="00496740">
        <w:rPr>
          <w:rFonts w:ascii="Times New Roman" w:hAnsi="Times New Roman" w:cs="Times New Roman"/>
          <w:sz w:val="24"/>
          <w:szCs w:val="24"/>
        </w:rPr>
        <w:t>(Fig. S1). This strain was also among the weakest competitors, both offensively and defensively. It is possible</w:t>
      </w:r>
      <w:r w:rsidR="00B876A3">
        <w:rPr>
          <w:rFonts w:ascii="Times New Roman" w:hAnsi="Times New Roman" w:cs="Times New Roman"/>
          <w:sz w:val="24"/>
          <w:szCs w:val="24"/>
        </w:rPr>
        <w:t xml:space="preserve"> that</w:t>
      </w:r>
      <w:r w:rsidR="00996670" w:rsidRPr="00496740">
        <w:rPr>
          <w:rFonts w:ascii="Times New Roman" w:hAnsi="Times New Roman" w:cs="Times New Roman"/>
          <w:sz w:val="24"/>
          <w:szCs w:val="24"/>
        </w:rPr>
        <w:t xml:space="preserve"> this sensitivity arose as a consequence of domestication to the laboratory environment. This implies that the preservation of genotypic states from wild isolates is crucial in order to accurately infer relationships among life history traits if the goal is ultimately to understand how they are shaped by the selective milieu in the wild. </w:t>
      </w:r>
    </w:p>
    <w:p w14:paraId="5E87B785" w14:textId="77777777" w:rsidR="00A13402" w:rsidRPr="00496740" w:rsidRDefault="00A13402" w:rsidP="00301BA0">
      <w:pPr>
        <w:spacing w:line="276" w:lineRule="auto"/>
        <w:rPr>
          <w:rFonts w:ascii="Times New Roman" w:hAnsi="Times New Roman" w:cs="Times New Roman"/>
          <w:sz w:val="24"/>
          <w:szCs w:val="24"/>
        </w:rPr>
      </w:pPr>
    </w:p>
    <w:p w14:paraId="72A3ECDC" w14:textId="77777777" w:rsidR="00996670" w:rsidRPr="00496740" w:rsidRDefault="00996670" w:rsidP="00301BA0">
      <w:pPr>
        <w:spacing w:line="276" w:lineRule="auto"/>
        <w:outlineLvl w:val="0"/>
        <w:rPr>
          <w:rFonts w:ascii="Times New Roman" w:hAnsi="Times New Roman" w:cs="Times New Roman"/>
          <w:b/>
          <w:sz w:val="24"/>
          <w:szCs w:val="24"/>
        </w:rPr>
      </w:pPr>
      <w:r w:rsidRPr="00496740">
        <w:rPr>
          <w:rFonts w:ascii="Times New Roman" w:hAnsi="Times New Roman" w:cs="Times New Roman"/>
          <w:b/>
          <w:sz w:val="24"/>
          <w:szCs w:val="24"/>
        </w:rPr>
        <w:t>Lack of trade-offs between exploitative and interference competition</w:t>
      </w:r>
    </w:p>
    <w:p w14:paraId="66F1AD5A" w14:textId="222AB22A" w:rsidR="00A13402" w:rsidRDefault="00996670" w:rsidP="00301BA0">
      <w:pPr>
        <w:spacing w:line="276" w:lineRule="auto"/>
        <w:rPr>
          <w:rFonts w:ascii="Times New Roman" w:hAnsi="Times New Roman" w:cs="Times New Roman"/>
          <w:sz w:val="24"/>
          <w:szCs w:val="24"/>
        </w:rPr>
      </w:pPr>
      <w:commentRangeStart w:id="126"/>
      <w:r w:rsidRPr="00496740">
        <w:rPr>
          <w:rFonts w:ascii="Times New Roman" w:hAnsi="Times New Roman" w:cs="Times New Roman"/>
          <w:sz w:val="24"/>
          <w:szCs w:val="24"/>
        </w:rPr>
        <w:lastRenderedPageBreak/>
        <w:t xml:space="preserve">The manifestations of correlations between exploitative and interference competition </w:t>
      </w:r>
      <w:commentRangeEnd w:id="126"/>
      <w:r w:rsidR="00F87AA7">
        <w:rPr>
          <w:rStyle w:val="CommentReference"/>
        </w:rPr>
        <w:commentReference w:id="126"/>
      </w:r>
      <w:r w:rsidRPr="00496740">
        <w:rPr>
          <w:rFonts w:ascii="Times New Roman" w:hAnsi="Times New Roman" w:cs="Times New Roman"/>
          <w:sz w:val="24"/>
          <w:szCs w:val="24"/>
        </w:rPr>
        <w:t xml:space="preserve">may strongly depend on the underlying mechanisms of interference competition. Here, such an interference mechanism could range from direct injection of bacterial effectors via type VI secretion systems </w:t>
      </w:r>
      <w:r w:rsidRPr="00496740">
        <w:rPr>
          <w:rFonts w:ascii="Times New Roman" w:hAnsi="Times New Roman" w:cs="Times New Roman"/>
          <w:sz w:val="24"/>
          <w:szCs w:val="24"/>
        </w:rPr>
        <w:fldChar w:fldCharType="begin"/>
      </w:r>
      <w:r w:rsidR="00563C5D">
        <w:rPr>
          <w:rFonts w:ascii="Times New Roman" w:hAnsi="Times New Roman" w:cs="Times New Roman"/>
          <w:sz w:val="24"/>
          <w:szCs w:val="24"/>
        </w:rPr>
        <w:instrText xml:space="preserve"> ADDIN PAPERS2_CITATIONS &lt;citation&gt;&lt;uuid&gt;20CEE734-B179-40FF-BE6D-9B97994642CE&lt;/uuid&gt;&lt;priority&gt;43&lt;/priority&gt;&lt;publications&gt;&lt;publication&gt;&lt;volume&gt;9&lt;/volume&gt;&lt;publication_date&gt;99201402141200000000222000&lt;/publication_date&gt;&lt;number&gt;2&lt;/number&gt;&lt;doi&gt;10.1371/journal.pone.0089411.t002&lt;/doi&gt;&lt;startpage&gt;e89411&lt;/startpage&gt;&lt;title&gt;A Type VI Secretion System Is Involved in Pseudomonas fluorescens Bacterial Competition&lt;/title&gt;&lt;uuid&gt;81D54705-C922-4159-9011-53FD35973336&lt;/uuid&gt;&lt;subtype&gt;400&lt;/subtype&gt;&lt;type&gt;400&lt;/type&gt;&lt;url&gt;http://dx.plos.org/10.1371/journal.pone.0089411.t002&lt;/url&gt;&lt;bundle&gt;&lt;publication&gt;&lt;publisher&gt;Public Library of Science&lt;/publisher&gt;&lt;url&gt;http://www.google.com&lt;/url&gt;&lt;title&gt;PloS one&lt;/title&gt;&lt;type&gt;-100&lt;/type&gt;&lt;subtype&gt;-100&lt;/subtype&gt;&lt;uuid&gt;DA92A691-C2DA-45CD-A77F-D78244C21B5B&lt;/uuid&gt;&lt;/publication&gt;&lt;/bundle&gt;&lt;authors&gt;&lt;author&gt;&lt;firstName&gt;Victorien&lt;/firstName&gt;&lt;lastName&gt;Decoin&lt;/lastName&gt;&lt;/author&gt;&lt;author&gt;&lt;firstName&gt;Corinne&lt;/firstName&gt;&lt;lastName&gt;Barbey&lt;/lastName&gt;&lt;/author&gt;&lt;author&gt;&lt;firstName&gt;Dorian&lt;/firstName&gt;&lt;lastName&gt;Bergeau&lt;/lastName&gt;&lt;/author&gt;&lt;author&gt;&lt;firstName&gt;Xavier&lt;/firstName&gt;&lt;lastName&gt;Latour&lt;/lastName&gt;&lt;/author&gt;&lt;author&gt;&lt;firstName&gt;Marc&lt;/firstName&gt;&lt;middleNames&gt;G J&lt;/middleNames&gt;&lt;lastName&gt;Feuilloley&lt;/lastName&gt;&lt;/author&gt;&lt;author&gt;&lt;firstName&gt;Nicole&lt;/firstName&gt;&lt;lastName&gt;Orange&lt;/lastName&gt;&lt;/author&gt;&lt;author&gt;&lt;firstName&gt;Annabelle&lt;/firstName&gt;&lt;lastName&gt;Merieau&lt;/lastName&gt;&lt;/author&gt;&lt;/authors&gt;&lt;editors&gt;&lt;author&gt;&lt;firstName&gt;Jesús&lt;/firstName&gt;&lt;lastName&gt;Murillo&lt;/lastName&gt;&lt;/author&gt;&lt;/editors&gt;&lt;/publication&gt;&lt;/publications&gt;&lt;cites&gt;&lt;/cites&gt;&lt;/citation&gt;</w:instrText>
      </w:r>
      <w:r w:rsidRPr="00496740">
        <w:rPr>
          <w:rFonts w:ascii="Times New Roman" w:hAnsi="Times New Roman" w:cs="Times New Roman"/>
          <w:sz w:val="24"/>
          <w:szCs w:val="24"/>
        </w:rPr>
        <w:fldChar w:fldCharType="separate"/>
      </w:r>
      <w:r w:rsidR="004B118A">
        <w:rPr>
          <w:rFonts w:ascii="Times New Roman" w:hAnsi="Times New Roman" w:cs="Times New Roman"/>
          <w:sz w:val="24"/>
          <w:szCs w:val="24"/>
        </w:rPr>
        <w:t>(Decoin et al. 2014)</w:t>
      </w:r>
      <w:r w:rsidRPr="00496740">
        <w:rPr>
          <w:rFonts w:ascii="Times New Roman" w:hAnsi="Times New Roman" w:cs="Times New Roman"/>
          <w:sz w:val="24"/>
          <w:szCs w:val="24"/>
        </w:rPr>
        <w:fldChar w:fldCharType="end"/>
      </w:r>
      <w:r w:rsidR="00EE2A73">
        <w:rPr>
          <w:rFonts w:ascii="Times New Roman" w:hAnsi="Times New Roman" w:cs="Times New Roman"/>
          <w:sz w:val="24"/>
          <w:szCs w:val="24"/>
        </w:rPr>
        <w:t>,</w:t>
      </w:r>
      <w:r w:rsidRPr="00496740">
        <w:rPr>
          <w:rFonts w:ascii="Times New Roman" w:hAnsi="Times New Roman" w:cs="Times New Roman"/>
          <w:sz w:val="24"/>
          <w:szCs w:val="24"/>
        </w:rPr>
        <w:t xml:space="preserve"> </w:t>
      </w:r>
      <w:r w:rsidR="00EE2A73">
        <w:rPr>
          <w:rFonts w:ascii="Times New Roman" w:hAnsi="Times New Roman" w:cs="Times New Roman"/>
          <w:sz w:val="24"/>
          <w:szCs w:val="24"/>
        </w:rPr>
        <w:t xml:space="preserve">the production of </w:t>
      </w:r>
      <w:r w:rsidR="00765D4E">
        <w:rPr>
          <w:rFonts w:ascii="Times New Roman" w:hAnsi="Times New Roman" w:cs="Times New Roman"/>
          <w:sz w:val="24"/>
          <w:szCs w:val="24"/>
        </w:rPr>
        <w:t xml:space="preserve">subversive </w:t>
      </w:r>
      <w:r w:rsidR="00EE2A73">
        <w:rPr>
          <w:rFonts w:ascii="Times New Roman" w:hAnsi="Times New Roman" w:cs="Times New Roman"/>
          <w:sz w:val="24"/>
          <w:szCs w:val="24"/>
        </w:rPr>
        <w:t xml:space="preserve">growth-regulating </w:t>
      </w:r>
      <w:r w:rsidR="00EE2A73" w:rsidRPr="00496740">
        <w:rPr>
          <w:rFonts w:ascii="Times New Roman" w:hAnsi="Times New Roman" w:cs="Times New Roman"/>
          <w:sz w:val="24"/>
          <w:szCs w:val="24"/>
        </w:rPr>
        <w:t xml:space="preserve">diffusible </w:t>
      </w:r>
      <w:r w:rsidR="00EE2A73" w:rsidRPr="00496740">
        <w:rPr>
          <w:rFonts w:ascii="Times New Roman" w:hAnsi="Times New Roman" w:cs="Times New Roman"/>
          <w:i/>
          <w:sz w:val="24"/>
          <w:szCs w:val="24"/>
        </w:rPr>
        <w:t>N</w:t>
      </w:r>
      <w:r w:rsidR="00765D4E">
        <w:rPr>
          <w:rFonts w:ascii="Times New Roman" w:hAnsi="Times New Roman" w:cs="Times New Roman"/>
          <w:sz w:val="24"/>
          <w:szCs w:val="24"/>
        </w:rPr>
        <w:t>-</w:t>
      </w:r>
      <w:proofErr w:type="spellStart"/>
      <w:r w:rsidR="00765D4E">
        <w:rPr>
          <w:rFonts w:ascii="Times New Roman" w:hAnsi="Times New Roman" w:cs="Times New Roman"/>
          <w:sz w:val="24"/>
          <w:szCs w:val="24"/>
        </w:rPr>
        <w:t>acylhomoserine</w:t>
      </w:r>
      <w:proofErr w:type="spellEnd"/>
      <w:r w:rsidR="00765D4E">
        <w:rPr>
          <w:rFonts w:ascii="Times New Roman" w:hAnsi="Times New Roman" w:cs="Times New Roman"/>
          <w:sz w:val="24"/>
          <w:szCs w:val="24"/>
        </w:rPr>
        <w:t xml:space="preserve"> lactones (AHLs) or enzymes that quench these signals </w:t>
      </w:r>
      <w:r w:rsidR="00EE2A73" w:rsidRPr="00496740">
        <w:rPr>
          <w:rFonts w:ascii="Times New Roman" w:hAnsi="Times New Roman" w:cs="Times New Roman"/>
          <w:sz w:val="24"/>
          <w:szCs w:val="24"/>
        </w:rPr>
        <w:t xml:space="preserve">typically involved in quorum sensing (QS) </w:t>
      </w:r>
      <w:r w:rsidR="00EE2A73" w:rsidRPr="00496740">
        <w:rPr>
          <w:rFonts w:ascii="Times New Roman" w:hAnsi="Times New Roman" w:cs="Times New Roman"/>
          <w:sz w:val="24"/>
          <w:szCs w:val="24"/>
        </w:rPr>
        <w:fldChar w:fldCharType="begin"/>
      </w:r>
      <w:r w:rsidR="00563C5D">
        <w:rPr>
          <w:rFonts w:ascii="Times New Roman" w:hAnsi="Times New Roman" w:cs="Times New Roman"/>
          <w:sz w:val="24"/>
          <w:szCs w:val="24"/>
        </w:rPr>
        <w:instrText xml:space="preserve"> ADDIN PAPERS2_CITATIONS &lt;citation&gt;&lt;uuid&gt;AE3282EA-4363-4818-B2D7-70683616C0DF&lt;/uuid&gt;&lt;priority&gt;44&lt;/priority&gt;&lt;publications&gt;&lt;publication&gt;&lt;uuid&gt;8E81344B-7897-4701-BFE8-E67CAA91BBE2&lt;/uuid&gt;&lt;volume&gt;3&lt;/volume&gt;&lt;doi&gt;10.1038/ismej.2009.30&lt;/doi&gt;&lt;startpage&gt;825&lt;/startpage&gt;&lt;publication_date&gt;99200907001200000000220000&lt;/publication_date&gt;&lt;url&gt;http://eutils.ncbi.nlm.nih.gov/entrez/eutils/elink.fcgi?dbfrom=pubmed&amp;amp;id=19340082&amp;amp;retmode=ref&amp;amp;cmd=prlinks&lt;/url&gt;&lt;type&gt;400&lt;/type&gt;&lt;title&gt;Acyl-homoserine lactone-mediated cross talk among epiphytic bacteria modulates behavior of Pseudomonas syringae on leaves.&lt;/title&gt;&lt;location&gt;200,9,37.8717477,-122.2609626&lt;/location&gt;&lt;institution&gt;Department of Plant and Microbial Biology, University of California, Berkeley, CA 94720-3102, USA.&lt;/institution&gt;&lt;number&gt;7&lt;/number&gt;&lt;subtype&gt;400&lt;/subtype&gt;&lt;endpage&gt;834&lt;/endpage&gt;&lt;bundle&gt;&lt;publication&gt;&lt;publisher&gt;Nature Publishing Group&lt;/publisher&gt;&lt;title&gt;The ISME journal&lt;/title&gt;&lt;type&gt;-100&lt;/type&gt;&lt;subtype&gt;-100&lt;/subtype&gt;&lt;uuid&gt;98A2BADD-04F3-46AA-9E66-8792FB2BBC29&lt;/uuid&gt;&lt;/publication&gt;&lt;/bundle&gt;&lt;authors&gt;&lt;author&gt;&lt;firstName&gt;Glenn&lt;/firstName&gt;&lt;middleNames&gt;F J&lt;/middleNames&gt;&lt;lastName&gt;Dulla&lt;/lastName&gt;&lt;/author&gt;&lt;author&gt;&lt;firstName&gt;Steven&lt;/firstName&gt;&lt;middleNames&gt;E&lt;/middleNames&gt;&lt;lastName&gt;Lindow&lt;/lastName&gt;&lt;/author&gt;&lt;/authors&gt;&lt;/publication&gt;&lt;/publications&gt;&lt;cites&gt;&lt;/cites&gt;&lt;/citation&gt;</w:instrText>
      </w:r>
      <w:r w:rsidR="00EE2A73" w:rsidRPr="00496740">
        <w:rPr>
          <w:rFonts w:ascii="Times New Roman" w:hAnsi="Times New Roman" w:cs="Times New Roman"/>
          <w:sz w:val="24"/>
          <w:szCs w:val="24"/>
        </w:rPr>
        <w:fldChar w:fldCharType="separate"/>
      </w:r>
      <w:r w:rsidR="004B118A">
        <w:rPr>
          <w:rFonts w:ascii="Times New Roman" w:hAnsi="Times New Roman" w:cs="Times New Roman"/>
          <w:sz w:val="24"/>
          <w:szCs w:val="24"/>
        </w:rPr>
        <w:t>(Dulla and Lindow 2009)</w:t>
      </w:r>
      <w:r w:rsidR="00EE2A73" w:rsidRPr="00496740">
        <w:rPr>
          <w:rFonts w:ascii="Times New Roman" w:hAnsi="Times New Roman" w:cs="Times New Roman"/>
          <w:sz w:val="24"/>
          <w:szCs w:val="24"/>
        </w:rPr>
        <w:fldChar w:fldCharType="end"/>
      </w:r>
      <w:r w:rsidR="00EE2A73">
        <w:rPr>
          <w:rFonts w:ascii="Times New Roman" w:hAnsi="Times New Roman" w:cs="Times New Roman"/>
          <w:sz w:val="24"/>
          <w:szCs w:val="24"/>
        </w:rPr>
        <w:t xml:space="preserve">, or </w:t>
      </w:r>
      <w:r w:rsidR="00EE2A73" w:rsidRPr="00496740">
        <w:rPr>
          <w:rFonts w:ascii="Times New Roman" w:hAnsi="Times New Roman" w:cs="Times New Roman"/>
          <w:sz w:val="24"/>
          <w:szCs w:val="24"/>
        </w:rPr>
        <w:t xml:space="preserve">the production of diffusible toxins (e.g. </w:t>
      </w:r>
      <w:proofErr w:type="spellStart"/>
      <w:r w:rsidR="00EE2A73" w:rsidRPr="00496740">
        <w:rPr>
          <w:rFonts w:ascii="Times New Roman" w:hAnsi="Times New Roman" w:cs="Times New Roman"/>
          <w:sz w:val="24"/>
          <w:szCs w:val="24"/>
        </w:rPr>
        <w:t>bacteriocins</w:t>
      </w:r>
      <w:proofErr w:type="spellEnd"/>
      <w:r w:rsidR="00285581">
        <w:rPr>
          <w:rFonts w:ascii="Times New Roman" w:hAnsi="Times New Roman" w:cs="Times New Roman"/>
          <w:sz w:val="24"/>
          <w:szCs w:val="24"/>
        </w:rPr>
        <w:t xml:space="preserve"> or phage-derived </w:t>
      </w:r>
      <w:r w:rsidR="00F413A9">
        <w:rPr>
          <w:rFonts w:ascii="Times New Roman" w:hAnsi="Times New Roman" w:cs="Times New Roman"/>
          <w:sz w:val="24"/>
          <w:szCs w:val="24"/>
        </w:rPr>
        <w:t>proteins</w:t>
      </w:r>
      <w:r w:rsidR="00EE2A73">
        <w:rPr>
          <w:rFonts w:ascii="Times New Roman" w:hAnsi="Times New Roman" w:cs="Times New Roman"/>
          <w:sz w:val="24"/>
          <w:szCs w:val="24"/>
        </w:rPr>
        <w:t>)</w:t>
      </w:r>
      <w:r w:rsidR="00EE2A73" w:rsidRPr="00496740">
        <w:rPr>
          <w:rFonts w:ascii="Times New Roman" w:hAnsi="Times New Roman" w:cs="Times New Roman"/>
          <w:sz w:val="24"/>
          <w:szCs w:val="24"/>
        </w:rPr>
        <w:t>.</w:t>
      </w:r>
      <w:r w:rsidR="00285581">
        <w:rPr>
          <w:rFonts w:ascii="Times New Roman" w:hAnsi="Times New Roman" w:cs="Times New Roman"/>
          <w:sz w:val="24"/>
          <w:szCs w:val="24"/>
        </w:rPr>
        <w:t xml:space="preserve"> </w:t>
      </w:r>
      <w:r w:rsidRPr="00496740">
        <w:rPr>
          <w:rFonts w:ascii="Times New Roman" w:hAnsi="Times New Roman" w:cs="Times New Roman"/>
          <w:sz w:val="24"/>
          <w:szCs w:val="24"/>
        </w:rPr>
        <w:t xml:space="preserve">Trade-offs between toxin production and toxin resistance with intrinsic growth rate are often </w:t>
      </w:r>
      <w:r w:rsidR="00A13402">
        <w:rPr>
          <w:rFonts w:ascii="Times New Roman" w:hAnsi="Times New Roman" w:cs="Times New Roman"/>
          <w:sz w:val="24"/>
          <w:szCs w:val="24"/>
        </w:rPr>
        <w:t>presumed</w:t>
      </w:r>
      <w:r w:rsidRPr="00496740">
        <w:rPr>
          <w:rFonts w:ascii="Times New Roman" w:hAnsi="Times New Roman" w:cs="Times New Roman"/>
          <w:sz w:val="24"/>
          <w:szCs w:val="24"/>
        </w:rPr>
        <w:t xml:space="preserve"> </w:t>
      </w:r>
      <w:r w:rsidR="00A13402">
        <w:rPr>
          <w:rFonts w:ascii="Times New Roman" w:hAnsi="Times New Roman" w:cs="Times New Roman"/>
          <w:sz w:val="24"/>
          <w:szCs w:val="24"/>
        </w:rPr>
        <w:t>in R–P–S models</w:t>
      </w:r>
      <w:r w:rsidRPr="00496740">
        <w:rPr>
          <w:rFonts w:ascii="Times New Roman" w:hAnsi="Times New Roman" w:cs="Times New Roman"/>
          <w:sz w:val="24"/>
          <w:szCs w:val="24"/>
        </w:rPr>
        <w:t xml:space="preserve"> </w:t>
      </w:r>
      <w:r w:rsidRPr="00496740">
        <w:rPr>
          <w:rFonts w:ascii="Times New Roman" w:hAnsi="Times New Roman" w:cs="Times New Roman"/>
          <w:sz w:val="24"/>
          <w:szCs w:val="24"/>
        </w:rPr>
        <w:fldChar w:fldCharType="begin"/>
      </w:r>
      <w:r w:rsidR="00563C5D">
        <w:rPr>
          <w:rFonts w:ascii="Times New Roman" w:hAnsi="Times New Roman" w:cs="Times New Roman"/>
          <w:sz w:val="24"/>
          <w:szCs w:val="24"/>
        </w:rPr>
        <w:instrText xml:space="preserve"> ADDIN PAPERS2_CITATIONS &lt;citation&gt;&lt;uuid&gt;019282E0-E2A2-4036-AFEB-76D2A7D56B33&lt;/uuid&gt;&lt;priority&gt;45&lt;/priority&gt;&lt;publications&gt;&lt;publication&gt;&lt;uuid&gt;1BAC12F5-6625-4CFD-A783-8732463410EE&lt;/uuid&gt;&lt;volume&gt;99&lt;/volume&gt;&lt;doi&gt;10.1016/j.biosystems.2009.10.007&lt;/doi&gt;&lt;startpage&gt;155&lt;/startpage&gt;&lt;publication_date&gt;99201003011200000000222000&lt;/publication_date&gt;&lt;url&gt;http://dx.doi.org/10.1016/j.biosystems.2009.10.007&lt;/url&gt;&lt;type&gt;400&lt;/type&gt;&lt;title&gt;Evolutionary classification of toxin mediated interactions in microorganisms&lt;/title&gt;&lt;publisher&gt;Elsevier Ireland Ltd&lt;/publisher&gt;&lt;number&gt;3&lt;/number&gt;&lt;subtype&gt;400&lt;/subtype&gt;&lt;endpage&gt;166&lt;/endpage&gt;&lt;bundle&gt;&lt;publication&gt;&lt;publisher&gt;Elsevier Ireland Ltd&lt;/publisher&gt;&lt;title&gt;BioSystems&lt;/title&gt;&lt;type&gt;-100&lt;/type&gt;&lt;subtype&gt;-100&lt;/subtype&gt;&lt;uuid&gt;1C51497B-47D3-4A4C-AAAD-3912F94DC708&lt;/uuid&gt;&lt;/publication&gt;&lt;/bundle&gt;&lt;authors&gt;&lt;author&gt;&lt;firstName&gt;Gunther&lt;/firstName&gt;&lt;middleNames&gt;F&lt;/middleNames&gt;&lt;lastName&gt;Neumann&lt;/lastName&gt;&lt;/author&gt;&lt;author&gt;&lt;firstName&gt;Gottfried&lt;/firstName&gt;&lt;lastName&gt;Jetschke&lt;/lastName&gt;&lt;/author&gt;&lt;/authors&gt;&lt;/publication&gt;&lt;/publications&gt;&lt;cites&gt;&lt;cite&gt;&lt;prefix&gt;e.g.&lt;/prefix&gt;&lt;/cite&gt;&lt;/cites&gt;&lt;/citation&gt;</w:instrText>
      </w:r>
      <w:r w:rsidRPr="00496740">
        <w:rPr>
          <w:rFonts w:ascii="Times New Roman" w:hAnsi="Times New Roman" w:cs="Times New Roman"/>
          <w:sz w:val="24"/>
          <w:szCs w:val="24"/>
        </w:rPr>
        <w:fldChar w:fldCharType="separate"/>
      </w:r>
      <w:r w:rsidR="004B118A">
        <w:rPr>
          <w:rFonts w:ascii="Times New Roman" w:hAnsi="Times New Roman" w:cs="Times New Roman"/>
          <w:sz w:val="24"/>
          <w:szCs w:val="24"/>
        </w:rPr>
        <w:t>(e.g. Neumann and Jetschke 2010)</w:t>
      </w:r>
      <w:r w:rsidRPr="00496740">
        <w:rPr>
          <w:rFonts w:ascii="Times New Roman" w:hAnsi="Times New Roman" w:cs="Times New Roman"/>
          <w:sz w:val="24"/>
          <w:szCs w:val="24"/>
        </w:rPr>
        <w:fldChar w:fldCharType="end"/>
      </w:r>
      <w:r w:rsidR="00A13402">
        <w:rPr>
          <w:rFonts w:ascii="Times New Roman" w:hAnsi="Times New Roman" w:cs="Times New Roman"/>
          <w:sz w:val="24"/>
          <w:szCs w:val="24"/>
        </w:rPr>
        <w:t xml:space="preserve"> and are necessary to permit </w:t>
      </w:r>
      <w:r w:rsidRPr="00496740">
        <w:rPr>
          <w:rFonts w:ascii="Times New Roman" w:hAnsi="Times New Roman" w:cs="Times New Roman"/>
          <w:sz w:val="24"/>
          <w:szCs w:val="24"/>
        </w:rPr>
        <w:t>co-existence</w:t>
      </w:r>
      <w:r w:rsidR="00A13402">
        <w:rPr>
          <w:rFonts w:ascii="Times New Roman" w:hAnsi="Times New Roman" w:cs="Times New Roman"/>
          <w:sz w:val="24"/>
          <w:szCs w:val="24"/>
        </w:rPr>
        <w:t xml:space="preserve"> of types</w:t>
      </w:r>
      <w:r w:rsidRPr="00496740">
        <w:rPr>
          <w:rFonts w:ascii="Times New Roman" w:hAnsi="Times New Roman" w:cs="Times New Roman"/>
          <w:sz w:val="24"/>
          <w:szCs w:val="24"/>
        </w:rPr>
        <w:t>.</w:t>
      </w:r>
      <w:r w:rsidR="00A13402">
        <w:rPr>
          <w:rFonts w:ascii="Times New Roman" w:hAnsi="Times New Roman" w:cs="Times New Roman"/>
          <w:sz w:val="24"/>
          <w:szCs w:val="24"/>
        </w:rPr>
        <w:t xml:space="preserve"> </w:t>
      </w:r>
      <w:r w:rsidRPr="00496740">
        <w:rPr>
          <w:rFonts w:ascii="Times New Roman" w:hAnsi="Times New Roman" w:cs="Times New Roman"/>
          <w:sz w:val="24"/>
          <w:szCs w:val="24"/>
        </w:rPr>
        <w:t xml:space="preserve">Interestingly, </w:t>
      </w:r>
      <w:r w:rsidR="000151DB">
        <w:rPr>
          <w:rFonts w:ascii="Times New Roman" w:hAnsi="Times New Roman" w:cs="Times New Roman"/>
          <w:sz w:val="24"/>
          <w:szCs w:val="24"/>
        </w:rPr>
        <w:t>inhibition ability (</w:t>
      </w:r>
      <w:r w:rsidR="000151DB" w:rsidRPr="000151DB">
        <w:rPr>
          <w:rFonts w:ascii="Times New Roman" w:hAnsi="Times New Roman" w:cs="Times New Roman"/>
          <w:i/>
          <w:sz w:val="24"/>
          <w:szCs w:val="24"/>
        </w:rPr>
        <w:t>C</w:t>
      </w:r>
      <w:r w:rsidR="000151DB" w:rsidRPr="000151DB">
        <w:rPr>
          <w:rFonts w:ascii="Times New Roman" w:hAnsi="Times New Roman" w:cs="Times New Roman"/>
          <w:i/>
          <w:sz w:val="24"/>
          <w:szCs w:val="24"/>
          <w:vertAlign w:val="subscript"/>
        </w:rPr>
        <w:t>t</w:t>
      </w:r>
      <w:r w:rsidR="000151DB">
        <w:rPr>
          <w:rFonts w:ascii="Times New Roman" w:hAnsi="Times New Roman" w:cs="Times New Roman"/>
          <w:sz w:val="24"/>
          <w:szCs w:val="24"/>
        </w:rPr>
        <w:t>)</w:t>
      </w:r>
      <w:r w:rsidRPr="00496740">
        <w:rPr>
          <w:rFonts w:ascii="Times New Roman" w:hAnsi="Times New Roman" w:cs="Times New Roman"/>
          <w:sz w:val="24"/>
          <w:szCs w:val="24"/>
        </w:rPr>
        <w:t xml:space="preserve"> </w:t>
      </w:r>
      <w:r w:rsidR="009E13E4">
        <w:rPr>
          <w:rFonts w:ascii="Times New Roman" w:hAnsi="Times New Roman" w:cs="Times New Roman"/>
          <w:sz w:val="24"/>
          <w:szCs w:val="24"/>
        </w:rPr>
        <w:t>or resistance (</w:t>
      </w:r>
      <w:r w:rsidR="009E13E4" w:rsidRPr="009E13E4">
        <w:rPr>
          <w:rFonts w:ascii="Times New Roman" w:hAnsi="Times New Roman" w:cs="Times New Roman"/>
          <w:i/>
          <w:sz w:val="24"/>
          <w:szCs w:val="24"/>
        </w:rPr>
        <w:t>C</w:t>
      </w:r>
      <w:r w:rsidR="009E13E4" w:rsidRPr="009E13E4">
        <w:rPr>
          <w:rFonts w:ascii="Times New Roman" w:hAnsi="Times New Roman" w:cs="Times New Roman"/>
          <w:i/>
          <w:sz w:val="24"/>
          <w:szCs w:val="24"/>
          <w:vertAlign w:val="subscript"/>
        </w:rPr>
        <w:t>r</w:t>
      </w:r>
      <w:r w:rsidR="009E13E4">
        <w:rPr>
          <w:rFonts w:ascii="Times New Roman" w:hAnsi="Times New Roman" w:cs="Times New Roman"/>
          <w:sz w:val="24"/>
          <w:szCs w:val="24"/>
        </w:rPr>
        <w:t xml:space="preserve">) </w:t>
      </w:r>
      <w:r w:rsidRPr="00496740">
        <w:rPr>
          <w:rFonts w:ascii="Times New Roman" w:hAnsi="Times New Roman" w:cs="Times New Roman"/>
          <w:sz w:val="24"/>
          <w:szCs w:val="24"/>
        </w:rPr>
        <w:t>did not trade-off with any of the life history traits measured in this study (Fig. 2a)</w:t>
      </w:r>
      <w:r w:rsidR="009E13E4">
        <w:rPr>
          <w:rFonts w:ascii="Times New Roman" w:hAnsi="Times New Roman" w:cs="Times New Roman"/>
          <w:sz w:val="24"/>
          <w:szCs w:val="24"/>
        </w:rPr>
        <w:t xml:space="preserve">, which is consistent with recent findings that </w:t>
      </w:r>
      <w:r w:rsidR="009E13E4" w:rsidRPr="00496740">
        <w:rPr>
          <w:rFonts w:ascii="Times New Roman" w:hAnsi="Times New Roman" w:cs="Times New Roman"/>
          <w:sz w:val="24"/>
          <w:szCs w:val="24"/>
        </w:rPr>
        <w:t xml:space="preserve">toxin induction did not affect </w:t>
      </w:r>
      <w:r w:rsidR="009E13E4" w:rsidRPr="00496740">
        <w:rPr>
          <w:rFonts w:ascii="Times New Roman" w:hAnsi="Times New Roman" w:cs="Times New Roman"/>
          <w:i/>
          <w:sz w:val="24"/>
          <w:szCs w:val="24"/>
        </w:rPr>
        <w:t xml:space="preserve">in vitro </w:t>
      </w:r>
      <w:r w:rsidR="009E13E4" w:rsidRPr="00496740">
        <w:rPr>
          <w:rFonts w:ascii="Times New Roman" w:hAnsi="Times New Roman" w:cs="Times New Roman"/>
          <w:sz w:val="24"/>
          <w:szCs w:val="24"/>
        </w:rPr>
        <w:t xml:space="preserve">life history measures in </w:t>
      </w:r>
      <w:r w:rsidR="009E13E4" w:rsidRPr="00496740">
        <w:rPr>
          <w:rFonts w:ascii="Times New Roman" w:hAnsi="Times New Roman" w:cs="Times New Roman"/>
          <w:i/>
          <w:sz w:val="24"/>
          <w:szCs w:val="24"/>
        </w:rPr>
        <w:t xml:space="preserve">P. fluorescens </w:t>
      </w:r>
      <w:r w:rsidR="009E13E4" w:rsidRPr="00496740">
        <w:rPr>
          <w:rFonts w:ascii="Times New Roman" w:hAnsi="Times New Roman" w:cs="Times New Roman"/>
          <w:i/>
          <w:sz w:val="24"/>
          <w:szCs w:val="24"/>
        </w:rPr>
        <w:fldChar w:fldCharType="begin"/>
      </w:r>
      <w:r w:rsidR="00563C5D">
        <w:rPr>
          <w:rFonts w:ascii="Times New Roman" w:hAnsi="Times New Roman" w:cs="Times New Roman"/>
          <w:i/>
          <w:sz w:val="24"/>
          <w:szCs w:val="24"/>
        </w:rPr>
        <w:instrText xml:space="preserve"> ADDIN PAPERS2_CITATIONS &lt;citation&gt;&lt;uuid&gt;79C5552C-8DE4-4AB9-8C37-8CE6907DAE01&lt;/uuid&gt;&lt;priority&gt;46&lt;/priority&gt;&lt;publications&gt;&lt;publication&gt;&lt;uuid&gt;3DC9DEB7-22F1-430E-AFE2-4D84FCDC812B&lt;/uuid&gt;&lt;volume&gt;6&lt;/volume&gt;&lt;accepted_date&gt;99201110131200000000222000&lt;/accepted_date&gt;&lt;doi&gt;10.1371/journal.pone.0027266&lt;/doi&gt;&lt;startpage&gt;e27266&lt;/startpage&gt;&lt;publication_date&gt;99201100001200000000200000&lt;/publication_date&gt;&lt;url&gt;http://eutils.ncbi.nlm.nih.gov/entrez/eutils/elink.fcgi?dbfrom=pubmed&amp;amp;id=22110622&amp;amp;retmode=ref&amp;amp;cmd=prlinks&lt;/url&gt;&lt;type&gt;400&lt;/type&gt;&lt;title&gt;No apparent costs for facultative antibiotic production by the soil bacterium Pseudomonas fluorescens Pf0-1.&lt;/title&gt;&lt;location&gt;&amp;lt;html&gt;&amp;lt;head&gt;&amp;lt;meta http-equiv="content-type" content="text/html; charset=utf-8"/&gt;&amp;lt;title&gt;Sorry...&amp;lt;/title&gt;&amp;lt;style&gt; body { font-family: verdana, arial, sans-serif; background-color: #fff; color: #000; }&amp;lt;/style&gt;&amp;lt;/head&gt;&amp;lt;body&gt;&amp;lt;div&gt;&amp;lt;table&gt;&amp;lt;tr&gt;&amp;lt;td&gt;&amp;lt;b&gt;&amp;lt;font face=times color=#0039b6 size=10&gt;G&amp;lt;/font&gt;&amp;lt;font face=times color=#c41200 size=10&gt;o&amp;lt;/font&gt;&amp;lt;font face=times color=#f3c518 size=10&gt;o&amp;lt;/font&gt;&amp;lt;font face=times color=#0039b6 size=10&gt;g&amp;lt;/font&gt;&amp;lt;font face=times color=#30a72f size=10&gt;l&amp;lt;/font&gt;&amp;lt;font face=times color=#c41200 size=10&gt;e&amp;lt;/font&gt;&amp;lt;/b&gt;&amp;lt;/td&gt;&amp;lt;td style="text-align: left; vertical-align: bottom; padding-bottom: 15px; width: 50%"&gt;&amp;lt;div style="border-bottom: 1px solid #dfdfdf;"&gt;Sorry...&amp;lt;/div&gt;&amp;lt;/td&gt;&amp;lt;/tr&gt;&amp;lt;/table&gt;&amp;lt;/div&gt;&amp;lt;div style="margin-left: 4em;"&gt;&amp;lt;h1&gt;We're sorry...&amp;lt;/h1&gt;&amp;lt;p&gt;... but your computer or network may be sending automated queries. To protect our users, we can't process your request right now.&amp;lt;/p&gt;&amp;lt;/div&gt;&amp;lt;div style="margin-left: 4em;"&gt;See &amp;lt;a href="https://support.google.com/websearch/answer/86640"&gt;Google Help&amp;lt;/a&gt; for more information.&amp;lt;br/&gt;&amp;lt;br/&gt;&amp;lt;/div&gt;&amp;lt;div style="text-align: center; border-top: 1px solid #dfdfdf;"&gt;&amp;lt;a href="https://www.google.com"&gt;Google Home&amp;lt;/a&gt;&amp;lt;/div&gt;&amp;lt;/body&gt;&amp;lt;/html&gt;&lt;/location&gt;&lt;submission_date&gt;99201106081200000000222000&lt;/submission_date&gt;&lt;number&gt;11&lt;/number&gt;&lt;institution&gt;Department of Microbial Ecology, Netherlands Institute of Ecology (NIOO-KNAW), Wageningen, The Netherlands. p.garbeva@nioo.knaw.nl&lt;/institution&gt;&lt;subtype&gt;400&lt;/subtype&gt;&lt;bundle&gt;&lt;publication&gt;&lt;publisher&gt;Public Library of Science&lt;/publisher&gt;&lt;url&gt;http://www.google.com&lt;/url&gt;&lt;title&gt;PloS one&lt;/title&gt;&lt;type&gt;-100&lt;/type&gt;&lt;subtype&gt;-100&lt;/subtype&gt;&lt;uuid&gt;DA92A691-C2DA-45CD-A77F-D78244C21B5B&lt;/uuid&gt;&lt;/publication&gt;&lt;/bundle&gt;&lt;authors&gt;&lt;author&gt;&lt;firstName&gt;Paolina&lt;/firstName&gt;&lt;lastName&gt;Garbeva&lt;/lastName&gt;&lt;/author&gt;&lt;author&gt;&lt;firstName&gt;Olaf&lt;/firstName&gt;&lt;lastName&gt;Tyc&lt;/lastName&gt;&lt;/author&gt;&lt;author&gt;&lt;firstName&gt;Mitja N P&lt;/firstName&gt;&lt;lastName&gt;Remus-Emsermann&lt;/lastName&gt;&lt;/author&gt;&lt;author&gt;&lt;nonDroppingParticle&gt;van der&lt;/nonDroppingParticle&gt;&lt;firstName&gt;Annemieke&lt;/firstName&gt;&lt;lastName&gt;Wal&lt;/lastName&gt;&lt;/author&gt;&lt;author&gt;&lt;firstName&gt;Michiel&lt;/firstName&gt;&lt;lastName&gt;Vos&lt;/lastName&gt;&lt;/author&gt;&lt;author&gt;&lt;firstName&gt;Mark&lt;/firstName&gt;&lt;lastName&gt;Silby&lt;/lastName&gt;&lt;/author&gt;&lt;author&gt;&lt;nonDroppingParticle&gt;de&lt;/nonDroppingParticle&gt;&lt;firstName&gt;Wietse&lt;/firstName&gt;&lt;lastName&gt;Boer&lt;/lastName&gt;&lt;/author&gt;&lt;/authors&gt;&lt;/publication&gt;&lt;/publications&gt;&lt;cites&gt;&lt;/cites&gt;&lt;/citation&gt;</w:instrText>
      </w:r>
      <w:r w:rsidR="009E13E4" w:rsidRPr="00496740">
        <w:rPr>
          <w:rFonts w:ascii="Times New Roman" w:hAnsi="Times New Roman" w:cs="Times New Roman"/>
          <w:i/>
          <w:sz w:val="24"/>
          <w:szCs w:val="24"/>
        </w:rPr>
        <w:fldChar w:fldCharType="separate"/>
      </w:r>
      <w:r w:rsidR="004B118A">
        <w:rPr>
          <w:rFonts w:ascii="Times New Roman" w:hAnsi="Times New Roman" w:cs="Times New Roman"/>
          <w:sz w:val="24"/>
          <w:szCs w:val="24"/>
        </w:rPr>
        <w:t>(Garbeva et al. 2011)</w:t>
      </w:r>
      <w:r w:rsidR="009E13E4" w:rsidRPr="00496740">
        <w:rPr>
          <w:rFonts w:ascii="Times New Roman" w:hAnsi="Times New Roman" w:cs="Times New Roman"/>
          <w:i/>
          <w:sz w:val="24"/>
          <w:szCs w:val="24"/>
        </w:rPr>
        <w:fldChar w:fldCharType="end"/>
      </w:r>
      <w:r w:rsidR="009E13E4">
        <w:rPr>
          <w:rFonts w:ascii="Times New Roman" w:hAnsi="Times New Roman" w:cs="Times New Roman"/>
          <w:sz w:val="24"/>
          <w:szCs w:val="24"/>
        </w:rPr>
        <w:t xml:space="preserve">. </w:t>
      </w:r>
      <w:r w:rsidR="00A13402">
        <w:rPr>
          <w:rFonts w:ascii="Times New Roman" w:hAnsi="Times New Roman" w:cs="Times New Roman"/>
          <w:sz w:val="24"/>
          <w:szCs w:val="24"/>
        </w:rPr>
        <w:t xml:space="preserve">Instead, </w:t>
      </w:r>
      <w:r w:rsidR="00A13402" w:rsidRPr="00496740">
        <w:rPr>
          <w:rFonts w:ascii="Times New Roman" w:hAnsi="Times New Roman" w:cs="Times New Roman"/>
          <w:sz w:val="24"/>
          <w:szCs w:val="24"/>
        </w:rPr>
        <w:t xml:space="preserve">we detected a positive correlation between </w:t>
      </w:r>
      <w:r w:rsidR="00A13402">
        <w:rPr>
          <w:rFonts w:ascii="Times New Roman" w:hAnsi="Times New Roman" w:cs="Times New Roman"/>
          <w:sz w:val="24"/>
          <w:szCs w:val="24"/>
        </w:rPr>
        <w:t>inhibitory ability</w:t>
      </w:r>
      <w:r w:rsidR="00A13402" w:rsidRPr="00496740">
        <w:rPr>
          <w:rFonts w:ascii="Times New Roman" w:hAnsi="Times New Roman" w:cs="Times New Roman"/>
          <w:sz w:val="24"/>
          <w:szCs w:val="24"/>
        </w:rPr>
        <w:t xml:space="preserve"> (</w:t>
      </w:r>
      <w:r w:rsidR="00A13402" w:rsidRPr="00496740">
        <w:rPr>
          <w:rFonts w:ascii="Times New Roman" w:hAnsi="Times New Roman" w:cs="Times New Roman"/>
          <w:i/>
          <w:sz w:val="24"/>
          <w:szCs w:val="24"/>
        </w:rPr>
        <w:t>C</w:t>
      </w:r>
      <w:r w:rsidR="00A13402" w:rsidRPr="00496740">
        <w:rPr>
          <w:rFonts w:ascii="Times New Roman" w:hAnsi="Times New Roman" w:cs="Times New Roman"/>
          <w:i/>
          <w:sz w:val="24"/>
          <w:szCs w:val="24"/>
          <w:vertAlign w:val="subscript"/>
        </w:rPr>
        <w:t>t</w:t>
      </w:r>
      <w:r w:rsidR="00A13402" w:rsidRPr="00496740">
        <w:rPr>
          <w:rFonts w:ascii="Times New Roman" w:hAnsi="Times New Roman" w:cs="Times New Roman"/>
          <w:sz w:val="24"/>
          <w:szCs w:val="24"/>
        </w:rPr>
        <w:t xml:space="preserve">) and overall exploitative competitiveness for </w:t>
      </w:r>
      <w:r w:rsidR="00A13402" w:rsidRPr="00496740">
        <w:rPr>
          <w:rFonts w:ascii="Times New Roman" w:hAnsi="Times New Roman" w:cs="Times New Roman"/>
          <w:i/>
          <w:sz w:val="24"/>
          <w:szCs w:val="24"/>
        </w:rPr>
        <w:t>P. fluorescens</w:t>
      </w:r>
      <w:r w:rsidR="00A13402" w:rsidRPr="00496740">
        <w:rPr>
          <w:rFonts w:ascii="Times New Roman" w:hAnsi="Times New Roman" w:cs="Times New Roman"/>
          <w:sz w:val="24"/>
          <w:szCs w:val="24"/>
        </w:rPr>
        <w:t xml:space="preserve">. </w:t>
      </w:r>
      <w:r w:rsidR="009E13E4">
        <w:rPr>
          <w:rFonts w:ascii="Times New Roman" w:hAnsi="Times New Roman" w:cs="Times New Roman"/>
          <w:sz w:val="24"/>
          <w:szCs w:val="24"/>
        </w:rPr>
        <w:t>Although unexpected, s</w:t>
      </w:r>
      <w:r w:rsidR="00A13402" w:rsidRPr="00496740">
        <w:rPr>
          <w:rFonts w:ascii="Times New Roman" w:hAnsi="Times New Roman" w:cs="Times New Roman"/>
          <w:sz w:val="24"/>
          <w:szCs w:val="24"/>
        </w:rPr>
        <w:t xml:space="preserve">uch a positive correlation is </w:t>
      </w:r>
      <w:r w:rsidR="009E13E4">
        <w:rPr>
          <w:rFonts w:ascii="Times New Roman" w:hAnsi="Times New Roman" w:cs="Times New Roman"/>
          <w:sz w:val="24"/>
          <w:szCs w:val="24"/>
        </w:rPr>
        <w:t xml:space="preserve">nevertheless </w:t>
      </w:r>
      <w:r w:rsidR="00A13402" w:rsidRPr="00496740">
        <w:rPr>
          <w:rFonts w:ascii="Times New Roman" w:hAnsi="Times New Roman" w:cs="Times New Roman"/>
          <w:sz w:val="24"/>
          <w:szCs w:val="24"/>
        </w:rPr>
        <w:t xml:space="preserve">intuitive: </w:t>
      </w:r>
      <w:proofErr w:type="spellStart"/>
      <w:r w:rsidR="00A13402" w:rsidRPr="00496740">
        <w:rPr>
          <w:rFonts w:ascii="Times New Roman" w:hAnsi="Times New Roman" w:cs="Times New Roman"/>
          <w:sz w:val="24"/>
          <w:szCs w:val="24"/>
        </w:rPr>
        <w:t>megacolonies</w:t>
      </w:r>
      <w:proofErr w:type="spellEnd"/>
      <w:r w:rsidR="00A13402" w:rsidRPr="00496740">
        <w:rPr>
          <w:rFonts w:ascii="Times New Roman" w:hAnsi="Times New Roman" w:cs="Times New Roman"/>
          <w:sz w:val="24"/>
          <w:szCs w:val="24"/>
        </w:rPr>
        <w:t xml:space="preserve"> invading a resident strain presumably must reach a critical size in order for any toxicity to be detectable if induction is either density dependent or if the toxic effects are concentration-dependent. Cells may only reach such a critical density if their relative exploitative competitiveness enables them to do so</w:t>
      </w:r>
      <w:r w:rsidR="00A13402">
        <w:rPr>
          <w:rFonts w:ascii="Times New Roman" w:hAnsi="Times New Roman" w:cs="Times New Roman"/>
          <w:sz w:val="24"/>
          <w:szCs w:val="24"/>
        </w:rPr>
        <w:t xml:space="preserve">, without which </w:t>
      </w:r>
      <w:r w:rsidR="00A13402" w:rsidRPr="00496740">
        <w:rPr>
          <w:rFonts w:ascii="Times New Roman" w:hAnsi="Times New Roman" w:cs="Times New Roman"/>
          <w:sz w:val="24"/>
          <w:szCs w:val="24"/>
        </w:rPr>
        <w:t xml:space="preserve">interference competitive ability </w:t>
      </w:r>
      <w:r w:rsidR="00A13402">
        <w:rPr>
          <w:rFonts w:ascii="Times New Roman" w:hAnsi="Times New Roman" w:cs="Times New Roman"/>
          <w:sz w:val="24"/>
          <w:szCs w:val="24"/>
        </w:rPr>
        <w:t xml:space="preserve">is irrelevant. </w:t>
      </w:r>
    </w:p>
    <w:p w14:paraId="5662F52D" w14:textId="30961C0D" w:rsidR="00EE2A73" w:rsidRDefault="00EE2A73" w:rsidP="00301BA0">
      <w:pPr>
        <w:spacing w:line="276" w:lineRule="auto"/>
        <w:rPr>
          <w:rFonts w:ascii="Times New Roman" w:hAnsi="Times New Roman" w:cs="Times New Roman"/>
          <w:b/>
          <w:sz w:val="24"/>
          <w:szCs w:val="24"/>
        </w:rPr>
      </w:pPr>
      <w:r>
        <w:rPr>
          <w:rFonts w:ascii="Times New Roman" w:hAnsi="Times New Roman" w:cs="Times New Roman"/>
          <w:sz w:val="24"/>
          <w:szCs w:val="24"/>
        </w:rPr>
        <w:tab/>
      </w:r>
    </w:p>
    <w:p w14:paraId="59507E8B" w14:textId="77777777" w:rsidR="00996670" w:rsidRPr="00496740" w:rsidRDefault="00996670" w:rsidP="00301BA0">
      <w:pPr>
        <w:spacing w:line="276" w:lineRule="auto"/>
        <w:outlineLvl w:val="0"/>
        <w:rPr>
          <w:rFonts w:ascii="Times New Roman" w:hAnsi="Times New Roman" w:cs="Times New Roman"/>
          <w:b/>
          <w:sz w:val="24"/>
          <w:szCs w:val="24"/>
        </w:rPr>
      </w:pPr>
      <w:r w:rsidRPr="00496740">
        <w:rPr>
          <w:rFonts w:ascii="Times New Roman" w:hAnsi="Times New Roman" w:cs="Times New Roman"/>
          <w:b/>
          <w:sz w:val="24"/>
          <w:szCs w:val="24"/>
        </w:rPr>
        <w:t>The interaction between exploitative and interference competition underlies intransitivity</w:t>
      </w:r>
    </w:p>
    <w:p w14:paraId="1332CD6F" w14:textId="6EEE4CF4" w:rsidR="004B118A" w:rsidRDefault="00996670" w:rsidP="00301BA0">
      <w:pPr>
        <w:spacing w:line="276" w:lineRule="auto"/>
        <w:rPr>
          <w:rFonts w:ascii="Times New Roman" w:hAnsi="Times New Roman" w:cs="Times New Roman"/>
          <w:sz w:val="24"/>
          <w:szCs w:val="24"/>
        </w:rPr>
      </w:pPr>
      <w:r w:rsidRPr="00496740">
        <w:rPr>
          <w:rFonts w:ascii="Times New Roman" w:hAnsi="Times New Roman" w:cs="Times New Roman"/>
          <w:sz w:val="24"/>
          <w:szCs w:val="24"/>
        </w:rPr>
        <w:t xml:space="preserve">Irrespective of the underlying mechanisms of toxicity and resistance, the frequency of these traits in a community may have large indirect effects that generate intransitive asymmetries among diverse genotypes. Several theoretical studies on intransitivity call for increased empirical research in order to test the predictions that non-hierarchical competitiveness stabilizes diversity </w:t>
      </w:r>
      <w:r w:rsidRPr="00496740">
        <w:rPr>
          <w:rFonts w:ascii="Times New Roman" w:hAnsi="Times New Roman" w:cs="Times New Roman"/>
          <w:sz w:val="24"/>
          <w:szCs w:val="24"/>
        </w:rPr>
        <w:fldChar w:fldCharType="begin"/>
      </w:r>
      <w:r w:rsidR="00563C5D">
        <w:rPr>
          <w:rFonts w:ascii="Times New Roman" w:hAnsi="Times New Roman" w:cs="Times New Roman"/>
          <w:sz w:val="24"/>
          <w:szCs w:val="24"/>
        </w:rPr>
        <w:instrText xml:space="preserve"> ADDIN PAPERS2_CITATIONS &lt;citation&gt;&lt;uuid&gt;A77D5C23-0492-44C1-88A4-AD0C1B4ECF8D&lt;/uuid&gt;&lt;priority&gt;47&lt;/priority&gt;&lt;publications&gt;&lt;publication&gt;&lt;uuid&gt;93EEF198-BDEA-498C-A9D5-1F72A679A199&lt;/uuid&gt;&lt;volume&gt;168&lt;/volume&gt;&lt;accepted_date&gt;99200605091200000000222000&lt;/accepted_date&gt;&lt;doi&gt;10.1086/506259&lt;/doi&gt;&lt;startpage&gt;182&lt;/startpage&gt;&lt;publication_date&gt;99200608001200000000220000&lt;/publication_date&gt;&lt;url&gt;http://eutils.ncbi.nlm.nih.gov/entrez/eutils/elink.fcgi?dbfrom=pubmed&amp;amp;id=16874628&amp;amp;retmode=ref&amp;amp;cmd=prlinks&lt;/url&gt;&lt;type&gt;400&lt;/type&gt;&lt;title&gt;Competitive intransitivity promotes species coexistence&lt;/title&gt;&lt;location&gt;&amp;lt;html&gt;&amp;lt;head&gt;&amp;lt;meta http-equiv="content-type" content="text/html; charset=utf-8"/&gt;&amp;lt;title&gt;Sorry...&amp;lt;/title&gt;&amp;lt;style&gt; body { font-family: verdana, arial, sans-serif; background-color: #fff; color: #000; }&amp;lt;/style&gt;&amp;lt;/head&gt;&amp;lt;body&gt;&amp;lt;div&gt;&amp;lt;table&gt;&amp;lt;tr&gt;&amp;lt;td&gt;&amp;lt;b&gt;&amp;lt;font face=times color=#0039b6 size=10&gt;G&amp;lt;/font&gt;&amp;lt;font face=times color=#c41200 size=10&gt;o&amp;lt;/font&gt;&amp;lt;font face=times color=#f3c518 size=10&gt;o&amp;lt;/font&gt;&amp;lt;font face=times color=#0039b6 size=10&gt;g&amp;lt;/font&gt;&amp;lt;font face=times color=#30a72f size=10&gt;l&amp;lt;/font&gt;&amp;lt;font face=times color=#c41200 size=10&gt;e&amp;lt;/font&gt;&amp;lt;/b&gt;&amp;lt;/td&gt;&amp;lt;td style="text-align: left; vertical-align: bottom; padding-bottom: 15px; width: 50%"&gt;&amp;lt;div style="border-bottom: 1px solid #dfdfdf;"&gt;Sorry...&amp;lt;/div&gt;&amp;lt;/td&gt;&amp;lt;/tr&gt;&amp;lt;/table&gt;&amp;lt;/div&gt;&amp;lt;div style="margin-left: 4em;"&gt;&amp;lt;h1&gt;We're sorry...&amp;lt;/h1&gt;&amp;lt;p&gt;... but your computer or network may be sending automated queries. To protect our users, we can't process your request right now.&amp;lt;/p&gt;&amp;lt;/div&gt;&amp;lt;div style="margin-left: 4em;"&gt;See &amp;lt;a href="https://support.google.com/websearch/answer/86640"&gt;Google Help&amp;lt;/a&gt; for more information.&amp;lt;br/&gt;&amp;lt;br/&gt;&amp;lt;/div&gt;&amp;lt;div style="text-align: center; border-top: 1px solid #dfdfdf;"&gt;&amp;lt;a href="https://www.google.com"&gt;Google Home&amp;lt;/a&gt;&amp;lt;/div&gt;&amp;lt;/body&gt;&amp;lt;/html&gt;&lt;/location&gt;&lt;submission_date&gt;99200603011200000000222000&lt;/submission_date&gt;&lt;number&gt;2&lt;/number&gt;&lt;institution&gt;Department of Biological Sciences, University of Calgary, Calgary, Alberta T2N 1N4, Canada. rlaird@ucalgary.edu&lt;/institution&gt;&lt;subtype&gt;400&lt;/subtype&gt;&lt;endpage&gt;193&lt;/endpage&gt;&lt;bundle&gt;&lt;publication&gt;&lt;title&gt;American Naturalist&lt;/title&gt;&lt;type&gt;-100&lt;/type&gt;&lt;subtype&gt;-100&lt;/subtype&gt;&lt;uuid&gt;36276B8E-D94E-4F44-893D-0EADFE5BB35F&lt;/uuid&gt;&lt;/publication&gt;&lt;/bundle&gt;&lt;authors&gt;&lt;author&gt;&lt;firstName&gt;Robert&lt;/firstName&gt;&lt;middleNames&gt;A&lt;/middleNames&gt;&lt;lastName&gt;Laird&lt;/lastName&gt;&lt;/author&gt;&lt;author&gt;&lt;firstName&gt;Brandon&lt;/firstName&gt;&lt;middleNames&gt;S&lt;/middleNames&gt;&lt;lastName&gt;Schamp&lt;/lastName&gt;&lt;/author&gt;&lt;/authors&gt;&lt;/publication&gt;&lt;publication&gt;&lt;uuid&gt;CFC388AA-8ED4-406B-A6FF-27398BF3E0B1&lt;/uuid&gt;&lt;volume&gt;89&lt;/volume&gt;&lt;startpage&gt;237&lt;/startpage&gt;&lt;publication_date&gt;99200801001200000000220000&lt;/publication_date&gt;&lt;url&gt;http://eutils.ncbi.nlm.nih.gov/entrez/eutils/elink.fcgi?dbfrom=pubmed&amp;amp;id=18376565&amp;amp;retmode=ref&amp;amp;cmd=prlinks&lt;/url&gt;&lt;type&gt;400&lt;/type&gt;&lt;title&gt;Does local competition increase the coexistence of species in intransitive networks?&lt;/title&gt;&lt;location&gt;&amp;lt;html&gt;&amp;lt;head&gt;&amp;lt;meta http-equiv="content-type" content="text/html; charset=utf-8"/&gt;&amp;lt;title&gt;Sorry...&amp;lt;/title&gt;&amp;lt;style&gt; body { font-family: verdana, arial, sans-serif; background-color: #fff; color: #000; }&amp;lt;/style&gt;&amp;lt;/head&gt;&amp;lt;body&gt;&amp;lt;div&gt;&amp;lt;table&gt;&amp;lt;tr&gt;&amp;lt;td&gt;&amp;lt;b&gt;&amp;lt;font face=times color=#0039b6 size=10&gt;G&amp;lt;/font&gt;&amp;lt;font face=times color=#c41200 size=10&gt;o&amp;lt;/font&gt;&amp;lt;font face=times color=#f3c518 size=10&gt;o&amp;lt;/font&gt;&amp;lt;font face=times color=#0039b6 size=10&gt;g&amp;lt;/font&gt;&amp;lt;font face=times color=#30a72f size=10&gt;l&amp;lt;/font&gt;&amp;lt;font face=times color=#c41200 size=10&gt;e&amp;lt;/font&gt;&amp;lt;/b&gt;&amp;lt;/td&gt;&amp;lt;td style="text-align: left; vertical-align: bottom; padding-bottom: 15px; width: 50%"&gt;&amp;lt;div style="border-bottom: 1px solid #dfdfdf;"&gt;Sorry...&amp;lt;/div&gt;&amp;lt;/td&gt;&amp;lt;/tr&gt;&amp;lt;/table&gt;&amp;lt;/div&gt;&amp;lt;div style="margin-left: 4em;"&gt;&amp;lt;h1&gt;We're sorry...&amp;lt;/h1&gt;&amp;lt;p&gt;... but your computer or network may be sending automated queries. To protect our users, we can't process your request right now.&amp;lt;/p&gt;&amp;lt;/div&gt;&amp;lt;div style="margin-left: 4em;"&gt;See &amp;lt;a href="https://support.google.com/websearch/answer/86640"&gt;Google Help&amp;lt;/a&gt; for more information.&amp;lt;br/&gt;&amp;lt;br/&gt;&amp;lt;/div&gt;&amp;lt;div style="text-align: center; border-top: 1px solid #dfdfdf;"&gt;&amp;lt;a href="https://www.google.com"&gt;Google Home&amp;lt;/a&gt;&amp;lt;/div&gt;&amp;lt;/body&gt;&amp;lt;/html&gt;&lt;/location&gt;&lt;institution&gt;Department of Biological Sciences, University of Calgary, Calgary, Alberta T2N 1N4, Canada. rlaird@connect.carleton.ca&lt;/institution&gt;&lt;number&gt;1&lt;/number&gt;&lt;subtype&gt;400&lt;/subtype&gt;&lt;endpage&gt;247&lt;/endpage&gt;&lt;bundle&gt;&lt;publication&gt;&lt;publisher&gt;ECOLOGICAL SOC AMER&lt;/publisher&gt;&lt;title&gt;Ecology&lt;/title&gt;&lt;type&gt;-100&lt;/type&gt;&lt;subtype&gt;-100&lt;/subtype&gt;&lt;uuid&gt;1CC17180-222B-44A3-8A6D-C9278CA552C3&lt;/uuid&gt;&lt;/publication&gt;&lt;/bundle&gt;&lt;authors&gt;&lt;author&gt;&lt;firstName&gt;Robert&lt;/firstName&gt;&lt;middleNames&gt;A&lt;/middleNames&gt;&lt;lastName&gt;Laird&lt;/lastName&gt;&lt;/author&gt;&lt;author&gt;&lt;firstName&gt;Brandon&lt;/firstName&gt;&lt;middleNames&gt;S&lt;/middleNames&gt;&lt;lastName&gt;Schamp&lt;/lastName&gt;&lt;/author&gt;&lt;/authors&gt;&lt;/publication&gt;&lt;/publications&gt;&lt;cites&gt;&lt;/cites&gt;&lt;/citation&gt;</w:instrText>
      </w:r>
      <w:r w:rsidRPr="00496740">
        <w:rPr>
          <w:rFonts w:ascii="Times New Roman" w:hAnsi="Times New Roman" w:cs="Times New Roman"/>
          <w:sz w:val="24"/>
          <w:szCs w:val="24"/>
        </w:rPr>
        <w:fldChar w:fldCharType="separate"/>
      </w:r>
      <w:r w:rsidR="004B118A">
        <w:rPr>
          <w:rFonts w:ascii="Times New Roman" w:hAnsi="Times New Roman" w:cs="Times New Roman"/>
          <w:sz w:val="24"/>
          <w:szCs w:val="24"/>
        </w:rPr>
        <w:t>(Laird and Schamp 2006; Laird and Schamp 2008)</w:t>
      </w:r>
      <w:r w:rsidRPr="00496740">
        <w:rPr>
          <w:rFonts w:ascii="Times New Roman" w:hAnsi="Times New Roman" w:cs="Times New Roman"/>
          <w:sz w:val="24"/>
          <w:szCs w:val="24"/>
        </w:rPr>
        <w:fldChar w:fldCharType="end"/>
      </w:r>
      <w:r w:rsidRPr="00496740">
        <w:rPr>
          <w:rFonts w:ascii="Times New Roman" w:hAnsi="Times New Roman" w:cs="Times New Roman"/>
          <w:sz w:val="24"/>
          <w:szCs w:val="24"/>
        </w:rPr>
        <w:t xml:space="preserve">. Our results address this call by exploring some of the intransitive properties of an empirical interaction network measuring the joint outcomes of exploitative and interference competition. Instead of combining assortments of laboratory strains to explore community properties </w:t>
      </w:r>
      <w:r w:rsidRPr="00496740">
        <w:rPr>
          <w:rFonts w:ascii="Times New Roman" w:hAnsi="Times New Roman" w:cs="Times New Roman"/>
          <w:sz w:val="24"/>
          <w:szCs w:val="24"/>
        </w:rPr>
        <w:fldChar w:fldCharType="begin"/>
      </w:r>
      <w:r w:rsidR="004B118A">
        <w:rPr>
          <w:rFonts w:ascii="Times New Roman" w:hAnsi="Times New Roman" w:cs="Times New Roman"/>
          <w:sz w:val="24"/>
          <w:szCs w:val="24"/>
        </w:rPr>
        <w:instrText xml:space="preserve"> ADDIN PAPERS2_CITATIONS &lt;citation&gt;&lt;uuid&gt;BDBA6F06-7BF5-4A46-AA3B-8B7FC21EDEFD&lt;/uuid&gt;&lt;priority&gt;48&lt;/priority&gt;&lt;publications&gt;&lt;publication&gt;&lt;volume&gt;7&lt;/volume&gt;&lt;publication_date&gt;99201203281200000000222000&lt;/publication_date&gt;&lt;number&gt;3&lt;/number&gt;&lt;doi&gt;10.1371/journal.pone.0034517.s001&lt;/doi&gt;&lt;startpage&gt;e34517&lt;/startpage&gt;&lt;title&gt;Bacterial Diversity Stabilizes Community Productivity&lt;/title&gt;&lt;uuid&gt;727A8E60-F075-495B-A2E6-D88FC72CBF23&lt;/uuid&gt;&lt;subtype&gt;400&lt;/subtype&gt;&lt;type&gt;400&lt;/type&gt;&lt;url&gt;http://dx.plos.org/10.1371/journal.pone.0034517.s001&lt;/url&gt;&lt;bundle&gt;&lt;publication&gt;&lt;publisher&gt;Public Library of Science&lt;/publisher&gt;&lt;url&gt;http://www.google.com&lt;/url&gt;&lt;title&gt;PloS one&lt;/title&gt;&lt;type&gt;-100&lt;/type&gt;&lt;subtype&gt;-100&lt;/subtype&gt;&lt;uuid&gt;DA92A691-C2DA-45CD-A77F-D78244C21B5B&lt;/uuid&gt;&lt;/publication&gt;&lt;/bundle&gt;&lt;authors&gt;&lt;author&gt;&lt;firstName&gt;Nico&lt;/firstName&gt;&lt;lastName&gt;Eisenhauer&lt;/lastName&gt;&lt;/author&gt;&lt;author&gt;&lt;firstName&gt;Stefan&lt;/firstName&gt;&lt;lastName&gt;Scheu&lt;/lastName&gt;&lt;/author&gt;&lt;author&gt;&lt;firstName&gt;Alexandre&lt;/firstName&gt;&lt;lastName&gt;Jousset&lt;/lastName&gt;&lt;/author&gt;&lt;/authors&gt;&lt;editors&gt;&lt;author&gt;&lt;firstName&gt;Stefan&lt;/firstName&gt;&lt;lastName&gt;Bertilsson&lt;/lastName&gt;&lt;/author&gt;&lt;/editors&gt;&lt;/publication&gt;&lt;publication&gt;&lt;volume&gt;27&lt;/volume&gt;&lt;publication_date&gt;99201210101200000000222000&lt;/publication_date&gt;&lt;number&gt;1&lt;/number&gt;&lt;doi&gt;10.1111/j.1365-2435.2012.02060.x&lt;/doi&gt;&lt;startpage&gt;282&lt;/startpage&gt;&lt;title&gt;Niche dimensionality links biodiversity and invasibility of microbial communities&lt;/title&gt;&lt;uuid&gt;B7BBDD2E-08B6-4998-BB5E-648A7ED149A5&lt;/uuid&gt;&lt;subtype&gt;400&lt;/subtype&gt;&lt;endpage&gt;288&lt;/endpage&gt;&lt;type&gt;400&lt;/type&gt;&lt;url&gt;http://doi.wiley.com/10.1111/j.1365-2435.2012.02060.x&lt;/url&gt;&lt;bundle&gt;&lt;publication&gt;&lt;title&gt;Functional Ecology&lt;/title&gt;&lt;type&gt;-100&lt;/type&gt;&lt;subtype&gt;-100&lt;/subtype&gt;&lt;uuid&gt;E40AAFE7-DBFA-4772-BC7A-382393225298&lt;/uuid&gt;&lt;/publication&gt;&lt;/bundle&gt;&lt;authors&gt;&lt;author&gt;&lt;firstName&gt;Nico&lt;/firstName&gt;&lt;lastName&gt;Eisenhauer&lt;/lastName&gt;&lt;/author&gt;&lt;author&gt;&lt;firstName&gt;Wiebke&lt;/firstName&gt;&lt;lastName&gt;Schulz&lt;/lastName&gt;&lt;/author&gt;&lt;author&gt;&lt;firstName&gt;Stefan&lt;/firstName&gt;&lt;lastName&gt;Scheu&lt;/lastName&gt;&lt;/author&gt;&lt;author&gt;&lt;firstName&gt;Alexandre&lt;/firstName&gt;&lt;lastName&gt;Jousset&lt;/lastName&gt;&lt;/author&gt;&lt;/authors&gt;&lt;editors&gt;&lt;author&gt;&lt;firstName&gt;Michael&lt;/firstName&gt;&lt;lastName&gt;Pfrender&lt;/lastName&gt;&lt;/author&gt;&lt;/editors&gt;&lt;/publication&gt;&lt;publication&gt;&lt;volume&gt;4&lt;/volume&gt;&lt;publication_date&gt;99201310011200000000222000&lt;/publication_date&gt;&lt;doi&gt;10.1038/ncomms3573&lt;/doi&gt;&lt;startpage&gt;1&lt;/startpage&gt;&lt;title&gt;Evolutionary history predicts the stability of cooperation in microbial communities&lt;/title&gt;&lt;uuid&gt;68A55EDB-53F8-4F48-BFCD-E5B61D2C2EDA&lt;/uuid&gt;&lt;subtype&gt;400&lt;/subtype&gt;&lt;publisher&gt;Nature Publishing Group&lt;/publisher&gt;&lt;type&gt;400&lt;/type&gt;&lt;endpage&gt;7&lt;/endpage&gt;&lt;url&gt;</w:instrText>
      </w:r>
    </w:p>
    <w:p w14:paraId="06D2C85D" w14:textId="5037ACB7" w:rsidR="00996670" w:rsidRPr="00496740" w:rsidRDefault="004B118A" w:rsidP="00301BA0">
      <w:pPr>
        <w:spacing w:line="276" w:lineRule="auto"/>
        <w:rPr>
          <w:rFonts w:ascii="Times New Roman" w:hAnsi="Times New Roman" w:cs="Times New Roman"/>
          <w:sz w:val="24"/>
          <w:szCs w:val="24"/>
        </w:rPr>
      </w:pPr>
      <w:r>
        <w:rPr>
          <w:rFonts w:ascii="Times New Roman" w:hAnsi="Times New Roman" w:cs="Times New Roman"/>
          <w:sz w:val="24"/>
          <w:szCs w:val="24"/>
        </w:rPr>
        <w:instrText xml:space="preserve">                http://dx.doi.org/10.1038/ncomms3573&lt;/url&gt;&lt;bundle&gt;&lt;publication&gt;&lt;publisher&gt;Nature Publishing Group&lt;/publisher&gt;&lt;title&gt;Nature communications&lt;/title&gt;&lt;type&gt;-100&lt;/type&gt;&lt;subtype&gt;-100&lt;/subtype&gt;&lt;uuid&gt;D2A16A40-05B2-4046-9948-E9D5375997F2&lt;/uuid&gt;&lt;/publication&gt;&lt;/bundle&gt;&lt;authors&gt;&lt;author&gt;&lt;firstName&gt;Nico&lt;/firstName&gt;&lt;lastName&gt;Eisenhauer&lt;/lastName&gt;&lt;/author&gt;&lt;author&gt;&lt;firstName&gt;Eva&lt;/firstName&gt;&lt;lastName&gt;Materne&lt;/lastName&gt;&lt;/author&gt;&lt;author&gt;&lt;firstName&gt;Stefan&lt;/firstName&gt;&lt;lastName&gt;Scheu&lt;/lastName&gt;&lt;/author&gt;&lt;author&gt;&lt;firstName&gt;Alexandre&lt;/firstName&gt;&lt;lastName&gt;Jousset&lt;/lastName&gt;&lt;/author&gt;&lt;/authors&gt;&lt;/publication&gt;&lt;/publications&gt;&lt;cites&gt;&lt;cite&gt;&lt;prefix&gt;e.g.&lt;/prefix&gt;&lt;/cite&gt;&lt;cite&gt;&lt;/cite&gt;&lt;cite&gt;&lt;/cite&gt;&lt;/cites&gt;&lt;/citation&gt;</w:instrText>
      </w:r>
      <w:r w:rsidR="00996670" w:rsidRPr="00496740">
        <w:rPr>
          <w:rFonts w:ascii="Times New Roman" w:hAnsi="Times New Roman" w:cs="Times New Roman"/>
          <w:sz w:val="24"/>
          <w:szCs w:val="24"/>
        </w:rPr>
        <w:fldChar w:fldCharType="separate"/>
      </w:r>
      <w:r>
        <w:rPr>
          <w:rFonts w:ascii="Times New Roman" w:hAnsi="Times New Roman" w:cs="Times New Roman"/>
          <w:sz w:val="24"/>
          <w:szCs w:val="24"/>
        </w:rPr>
        <w:t>(e.g. Eisenhauer et al. 2012a; Eisenhauer et al. 2012b; Eisenhauer et al. 2013)</w:t>
      </w:r>
      <w:r w:rsidR="00996670" w:rsidRPr="00496740">
        <w:rPr>
          <w:rFonts w:ascii="Times New Roman" w:hAnsi="Times New Roman" w:cs="Times New Roman"/>
          <w:sz w:val="24"/>
          <w:szCs w:val="24"/>
        </w:rPr>
        <w:fldChar w:fldCharType="end"/>
      </w:r>
      <w:r w:rsidR="00996670" w:rsidRPr="00496740">
        <w:rPr>
          <w:rFonts w:ascii="Times New Roman" w:hAnsi="Times New Roman" w:cs="Times New Roman"/>
          <w:sz w:val="24"/>
          <w:szCs w:val="24"/>
        </w:rPr>
        <w:t xml:space="preserve">, we used a collection of natural isolates derived from a local population of native bittercress. Intransitivity in bacterial communities has been principally considered empirically with respect to </w:t>
      </w:r>
      <w:proofErr w:type="spellStart"/>
      <w:r w:rsidR="00996670" w:rsidRPr="00496740">
        <w:rPr>
          <w:rFonts w:ascii="Times New Roman" w:hAnsi="Times New Roman" w:cs="Times New Roman"/>
          <w:sz w:val="24"/>
          <w:szCs w:val="24"/>
        </w:rPr>
        <w:t>bacteriocin</w:t>
      </w:r>
      <w:proofErr w:type="spellEnd"/>
      <w:r w:rsidR="00996670" w:rsidRPr="00496740">
        <w:rPr>
          <w:rFonts w:ascii="Times New Roman" w:hAnsi="Times New Roman" w:cs="Times New Roman"/>
          <w:sz w:val="24"/>
          <w:szCs w:val="24"/>
        </w:rPr>
        <w:t xml:space="preserve"> production and resistance </w:t>
      </w:r>
      <w:r w:rsidR="00996670" w:rsidRPr="00496740">
        <w:rPr>
          <w:rFonts w:ascii="Times New Roman" w:hAnsi="Times New Roman" w:cs="Times New Roman"/>
          <w:sz w:val="24"/>
          <w:szCs w:val="24"/>
        </w:rPr>
        <w:fldChar w:fldCharType="begin"/>
      </w:r>
      <w:r w:rsidR="00563C5D">
        <w:rPr>
          <w:rFonts w:ascii="Times New Roman" w:hAnsi="Times New Roman" w:cs="Times New Roman"/>
          <w:sz w:val="24"/>
          <w:szCs w:val="24"/>
        </w:rPr>
        <w:instrText xml:space="preserve"> ADDIN PAPERS2_CITATIONS &lt;citation&gt;&lt;uuid&gt;3E20D566-D030-4ECF-B6EB-93960785C1C0&lt;/uuid&gt;&lt;priority&gt;49&lt;/priority&gt;&lt;publications&gt;&lt;publication&gt;&lt;uuid&gt;7B200542-E846-471B-AA90-D6598860A438&lt;/uuid&gt;&lt;volume&gt;418&lt;/volume&gt;&lt;doi&gt;10.1038/nature00823&lt;/doi&gt;&lt;startpage&gt;171&lt;/startpage&gt;&lt;publication_date&gt;99200207111200000000222000&lt;/publication_date&gt;&lt;url&gt;http://eutils.ncbi.nlm.nih.gov/entrez/eutils/elink.fcgi?dbfrom=pubmed&amp;amp;id=12110887&amp;amp;retmode=ref&amp;amp;cmd=prlinks&lt;/url&gt;&lt;type&gt;400&lt;/type&gt;&lt;title&gt;Local dispersal promotes biodiversity in a real-life game of rock-paper-scissors.&lt;/title&gt;&lt;location&gt;&amp;lt;html&gt;&amp;lt;head&gt;&amp;lt;meta http-equiv="content-type" content="text/html; charset=utf-8"/&gt;&amp;lt;title&gt;Sorry...&amp;lt;/title&gt;&amp;lt;style&gt; body { font-family: verdana, arial, sans-serif; background-color: #fff; color: #000; }&amp;lt;/style&gt;&amp;lt;/head&gt;&amp;lt;body&gt;&amp;lt;div&gt;&amp;lt;table&gt;&amp;lt;tr&gt;&amp;lt;td&gt;&amp;lt;b&gt;&amp;lt;font face=times color=#0039b6 size=10&gt;G&amp;lt;/font&gt;&amp;lt;font face=times color=#c41200 size=10&gt;o&amp;lt;/font&gt;&amp;lt;font face=times color=#f3c518 size=10&gt;o&amp;lt;/font&gt;&amp;lt;font face=times color=#0039b6 size=10&gt;g&amp;lt;/font&gt;&amp;lt;font face=times color=#30a72f size=10&gt;l&amp;lt;/font&gt;&amp;lt;font face=times color=#c41200 size=10&gt;e&amp;lt;/font&gt;&amp;lt;/b&gt;&amp;lt;/td&gt;&amp;lt;td style="text-align: left; vertical-align: bottom; padding-bottom: 15px; width: 50%"&gt;&amp;lt;div style="border-bottom: 1px solid #dfdfdf;"&gt;Sorry...&amp;lt;/div&gt;&amp;lt;/td&gt;&amp;lt;/tr&gt;&amp;lt;/table&gt;&amp;lt;/div&gt;&amp;lt;div style="margin-left: 4em;"&gt;&amp;lt;h1&gt;We're sorry...&amp;lt;/h1&gt;&amp;lt;p&gt;... but your computer or network may be sending automated queries. To protect our users, we can't process your request right now.&amp;lt;/p&gt;&amp;lt;/div&gt;&amp;lt;div style="margin-left: 4em;"&gt;See &amp;lt;a href="https://support.google.com/websearch/answer/86640"&gt;Google Help&amp;lt;/a&gt; for more information.&amp;lt;br/&gt;&amp;lt;br/&gt;&amp;lt;/div&gt;&amp;lt;div style="text-align: center; border-top: 1px solid #dfdfdf;"&gt;&amp;lt;a href="https://www.google.com"&gt;Google Home&amp;lt;/a&gt;&amp;lt;/div&gt;&amp;lt;/body&gt;&amp;lt;/html&gt;&lt;/location&gt;&lt;institution&gt;Department of Biological Sciences, Stanford University, Stanford, California 94305, USA. bkerr@stanford.edu&lt;/institution&gt;&lt;number&gt;6894&lt;/number&gt;&lt;subtype&gt;400&lt;/subtype&gt;&lt;endpage&gt;174&lt;/endpage&gt;&lt;bundle&gt;&lt;publication&gt;&lt;publisher&gt;Nature Publishing Group&lt;/publisher&gt;&lt;title&gt;Nature&lt;/title&gt;&lt;type&gt;-100&lt;/type&gt;&lt;subtype&gt;-100&lt;/subtype&gt;&lt;uuid&gt;2E7CF9AF-B1E9-4E21-8DC5-79B57171334B&lt;/uuid&gt;&lt;/publication&gt;&lt;/bundle&gt;&lt;authors&gt;&lt;author&gt;&lt;firstName&gt;Benjamin&lt;/firstName&gt;&lt;lastName&gt;Kerr&lt;/lastName&gt;&lt;/author&gt;&lt;author&gt;&lt;firstName&gt;Margaret&lt;/firstName&gt;&lt;middleNames&gt;A&lt;/middleNames&gt;&lt;lastName&gt;Riley&lt;/lastName&gt;&lt;/author&gt;&lt;author&gt;&lt;firstName&gt;Marcus&lt;/firstName&gt;&lt;middleNames&gt;W&lt;/middleNames&gt;&lt;lastName&gt;Feldman&lt;/lastName&gt;&lt;/author&gt;&lt;author&gt;&lt;firstName&gt;Brendan&lt;/firstName&gt;&lt;middleNames&gt;J M&lt;/middleNames&gt;&lt;lastName&gt;Bohannan&lt;/lastName&gt;&lt;/author&gt;&lt;/authors&gt;&lt;/publication&gt;&lt;publication&gt;&lt;uuid&gt;029FA445-E2BB-4390-B155-7243D10789DB&lt;/uuid&gt;&lt;volume&gt;99&lt;/volume&gt;&lt;doi&gt;10.1073/pnas.012399899&lt;/doi&gt;&lt;startpage&gt;786&lt;/startpage&gt;&lt;publication_date&gt;99200200001200000000200000&lt;/publication_date&gt;&lt;url&gt;http://eutils.ncbi.nlm.nih.gov/entrez/eutils/elink.fcgi?dbfrom=pubmed&amp;amp;id=11792831&amp;amp;retmode=ref&amp;amp;cmd=prlinks&lt;/url&gt;&lt;type&gt;400&lt;/type&gt;&lt;title&gt;Chemical warfare between microbes promotes biodiversity&lt;/title&gt;&lt;location&gt;&amp;lt;html&gt;&amp;lt;head&gt;&amp;lt;meta http-equiv="content-type" content="text/html; charset=utf-8"/&gt;&amp;lt;title&gt;Sorry...&amp;lt;/title&gt;&amp;lt;style&gt; body { font-family: verdana, arial, sans-serif; background-color: #fff; color: #000; }&amp;lt;/style&gt;&amp;lt;/head&gt;&amp;lt;body&gt;&amp;lt;div&gt;&amp;lt;table&gt;&amp;lt;tr&gt;&amp;lt;td&gt;&amp;lt;b&gt;&amp;lt;font face=times color=#0039b6 size=10&gt;G&amp;lt;/font&gt;&amp;lt;font face=times color=#c41200 size=10&gt;o&amp;lt;/font&gt;&amp;lt;font face=times color=#f3c518 size=10&gt;o&amp;lt;/font&gt;&amp;lt;font face=times color=#0039b6 size=10&gt;g&amp;lt;/font&gt;&amp;lt;font face=times color=#30a72f size=10&gt;l&amp;lt;/font&gt;&amp;lt;font face=times color=#c41200 size=10&gt;e&amp;lt;/font&gt;&amp;lt;/b&gt;&amp;lt;/td&gt;&amp;lt;td style="text-align: left; vertical-align: bottom; padding-bottom: 15px; width: 50%"&gt;&amp;lt;div style="border-bottom: 1px solid #dfdfdf;"&gt;Sorry...&amp;lt;/div&gt;&amp;lt;/td&gt;&amp;lt;/tr&gt;&amp;lt;/table&gt;&amp;lt;/div&gt;&amp;lt;div style="margin-left: 4em;"&gt;&amp;lt;h1&gt;We're sorry...&amp;lt;/h1&gt;&amp;lt;p&gt;... but your computer or network may be sending automated queries. To protect our users, we can't process your request right now.&amp;lt;/p&gt;&amp;lt;/div&gt;&amp;lt;div style="margin-left: 4em;"&gt;See &amp;lt;a href="https://support.google.com/websearch/answer/86640"&gt;Google Help&amp;lt;/a&gt; for more information.&amp;lt;br/&gt;&amp;lt;br/&gt;&amp;lt;/div&gt;&amp;lt;div style="text-align: center; border-top: 1px solid #dfdfdf;"&gt;&amp;lt;a href="https://www.google.com"&gt;Google Home&amp;lt;/a&gt;&amp;lt;/div&gt;&amp;lt;/body&gt;&amp;lt;/html&gt;&lt;/location&gt;&lt;institution&gt;Theoretical Biology and Ecology Research Group of the Hungarian Academy of Sciences and Eötvös University, H-1117 Budapest, Hungary.&lt;/institution&gt;&lt;number&gt;2&lt;/number&gt;&lt;subtype&gt;400&lt;/subtype&gt;&lt;endpage&gt;790&lt;/endpage&gt;&lt;bundle&gt;&lt;publication&gt;&lt;url&gt;http://www.pnas.org/&lt;/url&gt;&lt;title&gt;Proceedings of the National Academy of Sciences of the United States of America&lt;/title&gt;&lt;type&gt;-100&lt;/type&gt;&lt;subtype&gt;-100&lt;/subtype&gt;&lt;uuid&gt;284B8465-3F60-4B1B-9F03-3D00AAF25AFD&lt;/uuid&gt;&lt;/publication&gt;&lt;/bundle&gt;&lt;authors&gt;&lt;author&gt;&lt;firstName&gt;T&lt;/firstName&gt;&lt;middleNames&gt;L&lt;/middleNames&gt;&lt;lastName&gt;Czaran&lt;/lastName&gt;&lt;/author&gt;&lt;author&gt;&lt;firstName&gt;R&lt;/firstName&gt;&lt;middleNames&gt;F&lt;/middleNames&gt;&lt;lastName&gt;Hoekstra&lt;/lastName&gt;&lt;/author&gt;&lt;author&gt;&lt;firstName&gt;L&lt;/firstName&gt;&lt;lastName&gt;Pagie&lt;/lastName&gt;&lt;/author&gt;&lt;/authors&gt;&lt;/publication&gt;&lt;publication&gt;&lt;uuid&gt;7B36A78F-EBF5-44A5-BC68-54CB95C225F9&lt;/uuid&gt;&lt;volume&gt;5&lt;/volume&gt;&lt;doi&gt;10.1038/ismej.2010.90&lt;/doi&gt;&lt;startpage&gt;71&lt;/startpage&gt;&lt;publication_date&gt;99201101001200000000220000&lt;/publication_date&gt;&lt;url&gt;http://eutils.ncbi.nlm.nih.gov/entrez/eutils/elink.fcgi?dbfrom=pubmed&amp;amp;id=20664553&amp;amp;retmode=ref&amp;amp;cmd=prlinks&lt;/url&gt;&lt;type&gt;400&lt;/type&gt;&lt;title&gt;Competitive interactions in Escherichia coli populations: the role of bacteriocins.&lt;/title&gt;&lt;institution&gt;Zuckerberg Institute for Water Research, J Blaustein Institutes for Desert Research, Ben-Gurion University, Sde Boqer Campus, Israel.&lt;/institution&gt;&lt;number&gt;1&lt;/number&gt;&lt;subtype&gt;400&lt;/subtype&gt;&lt;endpage&gt;81&lt;/endpage&gt;&lt;bundle&gt;&lt;publication&gt;&lt;publisher&gt;Nature Publishing Group&lt;/publisher&gt;&lt;title&gt;The ISME journal&lt;/title&gt;&lt;type&gt;-100&lt;/type&gt;&lt;subtype&gt;-100&lt;/subtype&gt;&lt;uuid&gt;98A2BADD-04F3-46AA-9E66-8792FB2BBC29&lt;/uuid&gt;&lt;/publication&gt;&lt;/bundle&gt;&lt;authors&gt;&lt;author&gt;&lt;firstName&gt;Hadeel&lt;/firstName&gt;&lt;lastName&gt;Majeed&lt;/lastName&gt;&lt;/author&gt;&lt;author&gt;&lt;firstName&gt;Osnat&lt;/firstName&gt;&lt;lastName&gt;Gillor&lt;/lastName&gt;&lt;/author&gt;&lt;author&gt;&lt;firstName&gt;Benjamin&lt;/firstName&gt;&lt;lastName&gt;Kerr&lt;/lastName&gt;&lt;/author&gt;&lt;author&gt;&lt;firstName&gt;Margaret&lt;/firstName&gt;&lt;middleNames&gt;A&lt;/middleNames&gt;&lt;lastName&gt;Riley&lt;/lastName&gt;&lt;/author&gt;&lt;/authors&gt;&lt;/publication&gt;&lt;/publications&gt;&lt;cites&gt;&lt;/cites&gt;&lt;/citation&gt;</w:instrText>
      </w:r>
      <w:r w:rsidR="00996670" w:rsidRPr="00496740">
        <w:rPr>
          <w:rFonts w:ascii="Times New Roman" w:hAnsi="Times New Roman" w:cs="Times New Roman"/>
          <w:sz w:val="24"/>
          <w:szCs w:val="24"/>
        </w:rPr>
        <w:fldChar w:fldCharType="separate"/>
      </w:r>
      <w:r>
        <w:rPr>
          <w:rFonts w:ascii="Times New Roman" w:hAnsi="Times New Roman" w:cs="Times New Roman"/>
          <w:sz w:val="24"/>
          <w:szCs w:val="24"/>
        </w:rPr>
        <w:t>(Czaran et al. 2002; Kerr et al. 2002; Majeed et al. 2011)</w:t>
      </w:r>
      <w:r w:rsidR="00996670" w:rsidRPr="00496740">
        <w:rPr>
          <w:rFonts w:ascii="Times New Roman" w:hAnsi="Times New Roman" w:cs="Times New Roman"/>
          <w:sz w:val="24"/>
          <w:szCs w:val="24"/>
        </w:rPr>
        <w:fldChar w:fldCharType="end"/>
      </w:r>
      <w:r w:rsidR="00996670" w:rsidRPr="00496740">
        <w:rPr>
          <w:rFonts w:ascii="Times New Roman" w:hAnsi="Times New Roman" w:cs="Times New Roman"/>
          <w:sz w:val="24"/>
          <w:szCs w:val="24"/>
        </w:rPr>
        <w:t>. In our interaction network, we found evidence that the interference competition may equalize fitness differences between competitors that otherwise have asymmetric exploitative abilities (</w:t>
      </w:r>
      <w:r w:rsidR="00D341D8">
        <w:rPr>
          <w:rFonts w:ascii="Times New Roman" w:hAnsi="Times New Roman" w:cs="Times New Roman"/>
          <w:sz w:val="24"/>
          <w:szCs w:val="24"/>
        </w:rPr>
        <w:t>Fig. 3</w:t>
      </w:r>
      <w:r w:rsidR="00996670" w:rsidRPr="00496740">
        <w:rPr>
          <w:rFonts w:ascii="Times New Roman" w:hAnsi="Times New Roman" w:cs="Times New Roman"/>
          <w:sz w:val="24"/>
          <w:szCs w:val="24"/>
        </w:rPr>
        <w:t>b). Many str</w:t>
      </w:r>
      <w:r w:rsidR="00F413A9">
        <w:rPr>
          <w:rFonts w:ascii="Times New Roman" w:hAnsi="Times New Roman" w:cs="Times New Roman"/>
          <w:sz w:val="24"/>
          <w:szCs w:val="24"/>
        </w:rPr>
        <w:t xml:space="preserve">ains that were facilitated by an inhibitor </w:t>
      </w:r>
      <w:r w:rsidR="00996670" w:rsidRPr="00496740">
        <w:rPr>
          <w:rFonts w:ascii="Times New Roman" w:hAnsi="Times New Roman" w:cs="Times New Roman"/>
          <w:sz w:val="24"/>
          <w:szCs w:val="24"/>
        </w:rPr>
        <w:t>producer to which they were resistant were also the strain whose inhibition facilitated another (</w:t>
      </w:r>
      <w:r w:rsidR="00D341D8">
        <w:rPr>
          <w:rFonts w:ascii="Times New Roman" w:hAnsi="Times New Roman" w:cs="Times New Roman"/>
          <w:sz w:val="24"/>
          <w:szCs w:val="24"/>
        </w:rPr>
        <w:t>Fig. 3</w:t>
      </w:r>
      <w:r w:rsidR="00996670" w:rsidRPr="00496740">
        <w:rPr>
          <w:rFonts w:ascii="Times New Roman" w:hAnsi="Times New Roman" w:cs="Times New Roman"/>
          <w:sz w:val="24"/>
          <w:szCs w:val="24"/>
        </w:rPr>
        <w:t xml:space="preserve">c–d). Intransitive facilitation of the </w:t>
      </w:r>
      <w:commentRangeStart w:id="127"/>
      <w:r w:rsidR="00996670" w:rsidRPr="00496740">
        <w:rPr>
          <w:rFonts w:ascii="Times New Roman" w:hAnsi="Times New Roman" w:cs="Times New Roman"/>
          <w:sz w:val="24"/>
          <w:szCs w:val="24"/>
        </w:rPr>
        <w:t xml:space="preserve">sort explored here </w:t>
      </w:r>
      <w:commentRangeEnd w:id="127"/>
      <w:r w:rsidR="00F87AA7">
        <w:rPr>
          <w:rStyle w:val="CommentReference"/>
        </w:rPr>
        <w:commentReference w:id="127"/>
      </w:r>
      <w:r w:rsidR="00996670" w:rsidRPr="00496740">
        <w:rPr>
          <w:rFonts w:ascii="Times New Roman" w:hAnsi="Times New Roman" w:cs="Times New Roman"/>
          <w:sz w:val="24"/>
          <w:szCs w:val="24"/>
        </w:rPr>
        <w:t xml:space="preserve">is only possible with an intermediate frequency of toxin resistance expressed by </w:t>
      </w:r>
      <w:r w:rsidR="00996670" w:rsidRPr="00496740">
        <w:rPr>
          <w:rFonts w:ascii="Times New Roman" w:hAnsi="Times New Roman" w:cs="Times New Roman"/>
          <w:i/>
          <w:sz w:val="24"/>
          <w:szCs w:val="24"/>
        </w:rPr>
        <w:t xml:space="preserve">P. syringae </w:t>
      </w:r>
      <w:r w:rsidR="00996670" w:rsidRPr="00496740">
        <w:rPr>
          <w:rFonts w:ascii="Times New Roman" w:hAnsi="Times New Roman" w:cs="Times New Roman"/>
          <w:sz w:val="24"/>
          <w:szCs w:val="24"/>
        </w:rPr>
        <w:t>(</w:t>
      </w:r>
      <w:r w:rsidR="00D341D8">
        <w:rPr>
          <w:rFonts w:ascii="Times New Roman" w:hAnsi="Times New Roman" w:cs="Times New Roman"/>
          <w:sz w:val="24"/>
          <w:szCs w:val="24"/>
        </w:rPr>
        <w:t>Fig. 3</w:t>
      </w:r>
      <w:r w:rsidR="00996670" w:rsidRPr="00496740">
        <w:rPr>
          <w:rFonts w:ascii="Times New Roman" w:hAnsi="Times New Roman" w:cs="Times New Roman"/>
          <w:sz w:val="24"/>
          <w:szCs w:val="24"/>
        </w:rPr>
        <w:t xml:space="preserve">d). The fact that resistance is not more common among </w:t>
      </w:r>
      <w:r w:rsidR="00996670" w:rsidRPr="00496740">
        <w:rPr>
          <w:rFonts w:ascii="Times New Roman" w:hAnsi="Times New Roman" w:cs="Times New Roman"/>
          <w:i/>
          <w:sz w:val="24"/>
          <w:szCs w:val="24"/>
        </w:rPr>
        <w:t xml:space="preserve">P. syringae </w:t>
      </w:r>
      <w:r w:rsidR="00996670" w:rsidRPr="00496740">
        <w:rPr>
          <w:rFonts w:ascii="Times New Roman" w:hAnsi="Times New Roman" w:cs="Times New Roman"/>
          <w:sz w:val="24"/>
          <w:szCs w:val="24"/>
        </w:rPr>
        <w:t xml:space="preserve">suggest the existence of a cost of resistance that did not manifest </w:t>
      </w:r>
      <w:r w:rsidR="00EC1171">
        <w:rPr>
          <w:rFonts w:ascii="Times New Roman" w:hAnsi="Times New Roman" w:cs="Times New Roman"/>
          <w:sz w:val="24"/>
          <w:szCs w:val="24"/>
        </w:rPr>
        <w:t xml:space="preserve">itself </w:t>
      </w:r>
      <w:r w:rsidR="00996670" w:rsidRPr="00496740">
        <w:rPr>
          <w:rFonts w:ascii="Times New Roman" w:hAnsi="Times New Roman" w:cs="Times New Roman"/>
          <w:sz w:val="24"/>
          <w:szCs w:val="24"/>
        </w:rPr>
        <w:t>in the assays conducted in our study.</w:t>
      </w:r>
    </w:p>
    <w:p w14:paraId="1A7BD8E4" w14:textId="2D06C717" w:rsidR="00996670" w:rsidRPr="00496740" w:rsidRDefault="00F413A9" w:rsidP="00301BA0">
      <w:pPr>
        <w:spacing w:line="276" w:lineRule="auto"/>
        <w:rPr>
          <w:rFonts w:ascii="Times New Roman" w:hAnsi="Times New Roman" w:cs="Times New Roman"/>
          <w:sz w:val="24"/>
          <w:szCs w:val="24"/>
        </w:rPr>
      </w:pPr>
      <w:r>
        <w:rPr>
          <w:rFonts w:ascii="Times New Roman" w:hAnsi="Times New Roman" w:cs="Times New Roman"/>
          <w:sz w:val="24"/>
          <w:szCs w:val="24"/>
        </w:rPr>
        <w:lastRenderedPageBreak/>
        <w:tab/>
      </w:r>
      <w:r w:rsidR="00996670" w:rsidRPr="00496740">
        <w:rPr>
          <w:rFonts w:ascii="Times New Roman" w:hAnsi="Times New Roman" w:cs="Times New Roman"/>
          <w:sz w:val="24"/>
          <w:szCs w:val="24"/>
        </w:rPr>
        <w:t xml:space="preserve">We show that the gains from facilitation predominantly go towards </w:t>
      </w:r>
      <w:r w:rsidR="002E04F3">
        <w:rPr>
          <w:rFonts w:ascii="Times New Roman" w:hAnsi="Times New Roman" w:cs="Times New Roman"/>
          <w:sz w:val="24"/>
          <w:szCs w:val="24"/>
        </w:rPr>
        <w:t>weaker</w:t>
      </w:r>
      <w:r w:rsidR="0059250A">
        <w:rPr>
          <w:rFonts w:ascii="Times New Roman" w:hAnsi="Times New Roman" w:cs="Times New Roman"/>
          <w:sz w:val="24"/>
          <w:szCs w:val="24"/>
        </w:rPr>
        <w:t xml:space="preserve"> resource</w:t>
      </w:r>
      <w:r w:rsidR="00996670" w:rsidRPr="00496740">
        <w:rPr>
          <w:rFonts w:ascii="Times New Roman" w:hAnsi="Times New Roman" w:cs="Times New Roman"/>
          <w:sz w:val="24"/>
          <w:szCs w:val="24"/>
        </w:rPr>
        <w:t xml:space="preserve"> competitors (</w:t>
      </w:r>
      <w:r w:rsidR="00D341D8">
        <w:rPr>
          <w:rFonts w:ascii="Times New Roman" w:hAnsi="Times New Roman" w:cs="Times New Roman"/>
          <w:sz w:val="24"/>
          <w:szCs w:val="24"/>
        </w:rPr>
        <w:t>Fig. 3</w:t>
      </w:r>
      <w:r w:rsidR="00996670" w:rsidRPr="00496740">
        <w:rPr>
          <w:rFonts w:ascii="Times New Roman" w:hAnsi="Times New Roman" w:cs="Times New Roman"/>
          <w:sz w:val="24"/>
          <w:szCs w:val="24"/>
        </w:rPr>
        <w:t xml:space="preserve">c). Only in a small subset of the </w:t>
      </w:r>
      <w:r w:rsidR="007A5290">
        <w:rPr>
          <w:rFonts w:ascii="Times New Roman" w:hAnsi="Times New Roman" w:cs="Times New Roman"/>
          <w:sz w:val="24"/>
          <w:szCs w:val="24"/>
        </w:rPr>
        <w:t>facilitation trios</w:t>
      </w:r>
      <w:r w:rsidR="00996670" w:rsidRPr="00496740">
        <w:rPr>
          <w:rFonts w:ascii="Times New Roman" w:hAnsi="Times New Roman" w:cs="Times New Roman"/>
          <w:sz w:val="24"/>
          <w:szCs w:val="24"/>
        </w:rPr>
        <w:t xml:space="preserve"> </w:t>
      </w:r>
      <w:r w:rsidR="00EA4350">
        <w:rPr>
          <w:rFonts w:ascii="Times New Roman" w:hAnsi="Times New Roman" w:cs="Times New Roman"/>
          <w:sz w:val="24"/>
          <w:szCs w:val="24"/>
        </w:rPr>
        <w:t>could</w:t>
      </w:r>
      <w:r w:rsidR="00996670" w:rsidRPr="00496740">
        <w:rPr>
          <w:rFonts w:ascii="Times New Roman" w:hAnsi="Times New Roman" w:cs="Times New Roman"/>
          <w:sz w:val="24"/>
          <w:szCs w:val="24"/>
        </w:rPr>
        <w:t xml:space="preserve"> the facilitated strain </w:t>
      </w:r>
      <w:r w:rsidR="0059250A">
        <w:rPr>
          <w:rFonts w:ascii="Times New Roman" w:hAnsi="Times New Roman" w:cs="Times New Roman"/>
          <w:sz w:val="24"/>
          <w:szCs w:val="24"/>
        </w:rPr>
        <w:t xml:space="preserve">invade </w:t>
      </w:r>
      <w:r w:rsidR="00EA4350">
        <w:rPr>
          <w:rFonts w:ascii="Times New Roman" w:hAnsi="Times New Roman" w:cs="Times New Roman"/>
          <w:sz w:val="24"/>
          <w:szCs w:val="24"/>
        </w:rPr>
        <w:t>the producer</w:t>
      </w:r>
      <w:r w:rsidR="00996670" w:rsidRPr="00496740">
        <w:rPr>
          <w:rFonts w:ascii="Times New Roman" w:hAnsi="Times New Roman" w:cs="Times New Roman"/>
          <w:sz w:val="24"/>
          <w:szCs w:val="24"/>
        </w:rPr>
        <w:t xml:space="preserve">. When the facilitated strain does </w:t>
      </w:r>
      <w:r w:rsidR="00996670" w:rsidRPr="00496740">
        <w:rPr>
          <w:rFonts w:ascii="Times New Roman" w:hAnsi="Times New Roman" w:cs="Times New Roman"/>
          <w:i/>
          <w:sz w:val="24"/>
          <w:szCs w:val="24"/>
        </w:rPr>
        <w:t xml:space="preserve">not </w:t>
      </w:r>
      <w:r w:rsidR="00996670" w:rsidRPr="00496740">
        <w:rPr>
          <w:rFonts w:ascii="Times New Roman" w:hAnsi="Times New Roman" w:cs="Times New Roman"/>
          <w:sz w:val="24"/>
          <w:szCs w:val="24"/>
        </w:rPr>
        <w:t xml:space="preserve">pose a competitive threat to the facilitator—as is the case most of the time here—the gains from facilitation may be short-lived. However, the overall effect of this degree of intransitive facilitation may be to prolong periods between exclusion/extinction events, elevating the diversity that is observable at any given point within the system </w:t>
      </w:r>
      <w:r w:rsidR="00996670" w:rsidRPr="00496740">
        <w:rPr>
          <w:rFonts w:ascii="Times New Roman" w:hAnsi="Times New Roman" w:cs="Times New Roman"/>
          <w:sz w:val="24"/>
          <w:szCs w:val="24"/>
        </w:rPr>
        <w:fldChar w:fldCharType="begin"/>
      </w:r>
      <w:r w:rsidR="00563C5D">
        <w:rPr>
          <w:rFonts w:ascii="Times New Roman" w:hAnsi="Times New Roman" w:cs="Times New Roman"/>
          <w:sz w:val="24"/>
          <w:szCs w:val="24"/>
        </w:rPr>
        <w:instrText xml:space="preserve"> ADDIN PAPERS2_CITATIONS &lt;citation&gt;&lt;uuid&gt;ED043CB3-93E6-4A09-8292-9E335B741985&lt;/uuid&gt;&lt;priority&gt;50&lt;/priority&gt;&lt;publications&gt;&lt;publication&gt;&lt;uuid&gt;93EEF198-BDEA-498C-A9D5-1F72A679A199&lt;/uuid&gt;&lt;volume&gt;168&lt;/volume&gt;&lt;accepted_date&gt;99200605091200000000222000&lt;/accepted_date&gt;&lt;doi&gt;10.1086/506259&lt;/doi&gt;&lt;startpage&gt;182&lt;/startpage&gt;&lt;publication_date&gt;99200608001200000000220000&lt;/publication_date&gt;&lt;url&gt;http://eutils.ncbi.nlm.nih.gov/entrez/eutils/elink.fcgi?dbfrom=pubmed&amp;amp;id=16874628&amp;amp;retmode=ref&amp;amp;cmd=prlinks&lt;/url&gt;&lt;type&gt;400&lt;/type&gt;&lt;title&gt;Competitive intransitivity promotes species coexistence&lt;/title&gt;&lt;location&gt;&amp;lt;html&gt;&amp;lt;head&gt;&amp;lt;meta http-equiv="content-type" content="text/html; charset=utf-8"/&gt;&amp;lt;title&gt;Sorry...&amp;lt;/title&gt;&amp;lt;style&gt; body { font-family: verdana, arial, sans-serif; background-color: #fff; color: #000; }&amp;lt;/style&gt;&amp;lt;/head&gt;&amp;lt;body&gt;&amp;lt;div&gt;&amp;lt;table&gt;&amp;lt;tr&gt;&amp;lt;td&gt;&amp;lt;b&gt;&amp;lt;font face=times color=#0039b6 size=10&gt;G&amp;lt;/font&gt;&amp;lt;font face=times color=#c41200 size=10&gt;o&amp;lt;/font&gt;&amp;lt;font face=times color=#f3c518 size=10&gt;o&amp;lt;/font&gt;&amp;lt;font face=times color=#0039b6 size=10&gt;g&amp;lt;/font&gt;&amp;lt;font face=times color=#30a72f size=10&gt;l&amp;lt;/font&gt;&amp;lt;font face=times color=#c41200 size=10&gt;e&amp;lt;/font&gt;&amp;lt;/b&gt;&amp;lt;/td&gt;&amp;lt;td style="text-align: left; vertical-align: bottom; padding-bottom: 15px; width: 50%"&gt;&amp;lt;div style="border-bottom: 1px solid #dfdfdf;"&gt;Sorry...&amp;lt;/div&gt;&amp;lt;/td&gt;&amp;lt;/tr&gt;&amp;lt;/table&gt;&amp;lt;/div&gt;&amp;lt;div style="margin-left: 4em;"&gt;&amp;lt;h1&gt;We're sorry...&amp;lt;/h1&gt;&amp;lt;p&gt;... but your computer or network may be sending automated queries. To protect our users, we can't process your request right now.&amp;lt;/p&gt;&amp;lt;/div&gt;&amp;lt;div style="margin-left: 4em;"&gt;See &amp;lt;a href="https://support.google.com/websearch/answer/86640"&gt;Google Help&amp;lt;/a&gt; for more information.&amp;lt;br/&gt;&amp;lt;br/&gt;&amp;lt;/div&gt;&amp;lt;div style="text-align: center; border-top: 1px solid #dfdfdf;"&gt;&amp;lt;a href="https://www.google.com"&gt;Google Home&amp;lt;/a&gt;&amp;lt;/div&gt;&amp;lt;/body&gt;&amp;lt;/html&gt;&lt;/location&gt;&lt;submission_date&gt;99200603011200000000222000&lt;/submission_date&gt;&lt;number&gt;2&lt;/number&gt;&lt;institution&gt;Department of Biological Sciences, University of Calgary, Calgary, Alberta T2N 1N4, Canada. rlaird@ucalgary.edu&lt;/institution&gt;&lt;subtype&gt;400&lt;/subtype&gt;&lt;endpage&gt;193&lt;/endpage&gt;&lt;bundle&gt;&lt;publication&gt;&lt;title&gt;American Naturalist&lt;/title&gt;&lt;type&gt;-100&lt;/type&gt;&lt;subtype&gt;-100&lt;/subtype&gt;&lt;uuid&gt;36276B8E-D94E-4F44-893D-0EADFE5BB35F&lt;/uuid&gt;&lt;/publication&gt;&lt;/bundle&gt;&lt;authors&gt;&lt;author&gt;&lt;firstName&gt;Robert&lt;/firstName&gt;&lt;middleNames&gt;A&lt;/middleNames&gt;&lt;lastName&gt;Laird&lt;/lastName&gt;&lt;/author&gt;&lt;author&gt;&lt;firstName&gt;Brandon&lt;/firstName&gt;&lt;middleNames&gt;S&lt;/middleNames&gt;&lt;lastName&gt;Schamp&lt;/lastName&gt;&lt;/author&gt;&lt;/authors&gt;&lt;/publication&gt;&lt;publication&gt;&lt;uuid&gt;CFC388AA-8ED4-406B-A6FF-27398BF3E0B1&lt;/uuid&gt;&lt;volume&gt;89&lt;/volume&gt;&lt;startpage&gt;237&lt;/startpage&gt;&lt;publication_date&gt;99200801001200000000220000&lt;/publication_date&gt;&lt;url&gt;http://eutils.ncbi.nlm.nih.gov/entrez/eutils/elink.fcgi?dbfrom=pubmed&amp;amp;id=18376565&amp;amp;retmode=ref&amp;amp;cmd=prlinks&lt;/url&gt;&lt;type&gt;400&lt;/type&gt;&lt;title&gt;Does local competition increase the coexistence of species in intransitive networks?&lt;/title&gt;&lt;location&gt;&amp;lt;html&gt;&amp;lt;head&gt;&amp;lt;meta http-equiv="content-type" content="text/html; charset=utf-8"/&gt;&amp;lt;title&gt;Sorry...&amp;lt;/title&gt;&amp;lt;style&gt; body { font-family: verdana, arial, sans-serif; background-color: #fff; color: #000; }&amp;lt;/style&gt;&amp;lt;/head&gt;&amp;lt;body&gt;&amp;lt;div&gt;&amp;lt;table&gt;&amp;lt;tr&gt;&amp;lt;td&gt;&amp;lt;b&gt;&amp;lt;font face=times color=#0039b6 size=10&gt;G&amp;lt;/font&gt;&amp;lt;font face=times color=#c41200 size=10&gt;o&amp;lt;/font&gt;&amp;lt;font face=times color=#f3c518 size=10&gt;o&amp;lt;/font&gt;&amp;lt;font face=times color=#0039b6 size=10&gt;g&amp;lt;/font&gt;&amp;lt;font face=times color=#30a72f size=10&gt;l&amp;lt;/font&gt;&amp;lt;font face=times color=#c41200 size=10&gt;e&amp;lt;/font&gt;&amp;lt;/b&gt;&amp;lt;/td&gt;&amp;lt;td style="text-align: left; vertical-align: bottom; padding-bottom: 15px; width: 50%"&gt;&amp;lt;div style="border-bottom: 1px solid #dfdfdf;"&gt;Sorry...&amp;lt;/div&gt;&amp;lt;/td&gt;&amp;lt;/tr&gt;&amp;lt;/table&gt;&amp;lt;/div&gt;&amp;lt;div style="margin-left: 4em;"&gt;&amp;lt;h1&gt;We're sorry...&amp;lt;/h1&gt;&amp;lt;p&gt;... but your computer or network may be sending automated queries. To protect our users, we can't process your request right now.&amp;lt;/p&gt;&amp;lt;/div&gt;&amp;lt;div style="margin-left: 4em;"&gt;See &amp;lt;a href="https://support.google.com/websearch/answer/86640"&gt;Google Help&amp;lt;/a&gt; for more information.&amp;lt;br/&gt;&amp;lt;br/&gt;&amp;lt;/div&gt;&amp;lt;div style="text-align: center; border-top: 1px solid #dfdfdf;"&gt;&amp;lt;a href="https://www.google.com"&gt;Google Home&amp;lt;/a&gt;&amp;lt;/div&gt;&amp;lt;/body&gt;&amp;lt;/html&gt;&lt;/location&gt;&lt;institution&gt;Department of Biological Sciences, University of Calgary, Calgary, Alberta T2N 1N4, Canada. rlaird@connect.carleton.ca&lt;/institution&gt;&lt;number&gt;1&lt;/number&gt;&lt;subtype&gt;400&lt;/subtype&gt;&lt;endpage&gt;247&lt;/endpage&gt;&lt;bundle&gt;&lt;publication&gt;&lt;publisher&gt;ECOLOGICAL SOC AMER&lt;/publisher&gt;&lt;title&gt;Ecology&lt;/title&gt;&lt;type&gt;-100&lt;/type&gt;&lt;subtype&gt;-100&lt;/subtype&gt;&lt;uuid&gt;1CC17180-222B-44A3-8A6D-C9278CA552C3&lt;/uuid&gt;&lt;/publication&gt;&lt;/bundle&gt;&lt;authors&gt;&lt;author&gt;&lt;firstName&gt;Robert&lt;/firstName&gt;&lt;middleNames&gt;A&lt;/middleNames&gt;&lt;lastName&gt;Laird&lt;/lastName&gt;&lt;/author&gt;&lt;author&gt;&lt;firstName&gt;Brandon&lt;/firstName&gt;&lt;middleNames&gt;S&lt;/middleNames&gt;&lt;lastName&gt;Schamp&lt;/lastName&gt;&lt;/author&gt;&lt;/authors&gt;&lt;/publication&gt;&lt;publication&gt;&lt;volume&gt;123&lt;/volume&gt;&lt;publication_date&gt;99201401161200000000222000&lt;/publication_date&gt;&lt;number&gt;4&lt;/number&gt;&lt;doi&gt;10.1111/j.1600-0706.2013.00879.x&lt;/doi&gt;&lt;startpage&gt;472&lt;/startpage&gt;&lt;title&gt;Population interaction structure and the coexistence of bacterial strains playing ‘rock-paper-scissors’&lt;/title&gt;&lt;uuid&gt;38B69E77-F667-47B3-B659-7A0C5621A713&lt;/uuid&gt;&lt;subtype&gt;400&lt;/subtype&gt;&lt;endpage&gt;480&lt;/endpage&gt;&lt;type&gt;400&lt;/type&gt;&lt;url&gt;http://doi.wiley.com/10.1111/j.1600-0706.2013.00879.x&lt;/url&gt;&lt;bundle&gt;&lt;publication&gt;&lt;title&gt;Oikos&lt;/title&gt;&lt;type&gt;-100&lt;/type&gt;&lt;subtype&gt;-100&lt;/subtype&gt;&lt;uuid&gt;FA41A96A-11CF-4CD6-BEAB-69F3F37623FF&lt;/uuid&gt;&lt;/publication&gt;&lt;/bundle&gt;&lt;authors&gt;&lt;author&gt;&lt;firstName&gt;Robert&lt;/firstName&gt;&lt;middleNames&gt;A&lt;/middleNames&gt;&lt;lastName&gt;Laird&lt;/lastName&gt;&lt;/author&gt;&lt;/authors&gt;&lt;/publication&gt;&lt;/publications&gt;&lt;cites&gt;&lt;/cites&gt;&lt;/citation&gt;</w:instrText>
      </w:r>
      <w:r w:rsidR="00996670" w:rsidRPr="00496740">
        <w:rPr>
          <w:rFonts w:ascii="Times New Roman" w:hAnsi="Times New Roman" w:cs="Times New Roman"/>
          <w:sz w:val="24"/>
          <w:szCs w:val="24"/>
        </w:rPr>
        <w:fldChar w:fldCharType="separate"/>
      </w:r>
      <w:r w:rsidR="004B118A">
        <w:rPr>
          <w:rFonts w:ascii="Times New Roman" w:hAnsi="Times New Roman" w:cs="Times New Roman"/>
          <w:sz w:val="24"/>
          <w:szCs w:val="24"/>
        </w:rPr>
        <w:t>(Laird and Schamp 2006; Laird and Schamp 2008; Laird 2014)</w:t>
      </w:r>
      <w:r w:rsidR="00996670" w:rsidRPr="00496740">
        <w:rPr>
          <w:rFonts w:ascii="Times New Roman" w:hAnsi="Times New Roman" w:cs="Times New Roman"/>
          <w:sz w:val="24"/>
          <w:szCs w:val="24"/>
        </w:rPr>
        <w:fldChar w:fldCharType="end"/>
      </w:r>
      <w:r w:rsidR="00996670" w:rsidRPr="00496740">
        <w:rPr>
          <w:rFonts w:ascii="Times New Roman" w:hAnsi="Times New Roman" w:cs="Times New Roman"/>
          <w:sz w:val="24"/>
          <w:szCs w:val="24"/>
        </w:rPr>
        <w:t>. The additional form of intransitivity detected in our study is a pair of extended trios that h</w:t>
      </w:r>
      <w:r w:rsidR="009658C3">
        <w:rPr>
          <w:rFonts w:ascii="Times New Roman" w:hAnsi="Times New Roman" w:cs="Times New Roman"/>
          <w:sz w:val="24"/>
          <w:szCs w:val="24"/>
        </w:rPr>
        <w:t>ave R–P–S invasion asymmetries</w:t>
      </w:r>
      <w:r w:rsidR="00996670" w:rsidRPr="00496740">
        <w:rPr>
          <w:rFonts w:ascii="Times New Roman" w:hAnsi="Times New Roman" w:cs="Times New Roman"/>
          <w:sz w:val="24"/>
          <w:szCs w:val="24"/>
        </w:rPr>
        <w:t xml:space="preserve">, which are predicted to lead to frequency-dependent or cyclical invasion dynamics </w:t>
      </w:r>
      <w:r w:rsidR="00996670" w:rsidRPr="00496740">
        <w:rPr>
          <w:rFonts w:ascii="Times New Roman" w:hAnsi="Times New Roman" w:cs="Times New Roman"/>
          <w:sz w:val="24"/>
          <w:szCs w:val="24"/>
        </w:rPr>
        <w:fldChar w:fldCharType="begin"/>
      </w:r>
      <w:r w:rsidR="00563C5D">
        <w:rPr>
          <w:rFonts w:ascii="Times New Roman" w:hAnsi="Times New Roman" w:cs="Times New Roman"/>
          <w:sz w:val="24"/>
          <w:szCs w:val="24"/>
        </w:rPr>
        <w:instrText xml:space="preserve"> ADDIN PAPERS2_CITATIONS &lt;citation&gt;&lt;uuid&gt;A9B08522-3FDD-4057-8299-14A2DFC4CBB2&lt;/uuid&gt;&lt;priority&gt;51&lt;/priority&gt;&lt;publications&gt;&lt;publication&gt;&lt;volume&gt;123&lt;/volume&gt;&lt;publication_date&gt;99201401161200000000222000&lt;/publication_date&gt;&lt;number&gt;4&lt;/number&gt;&lt;doi&gt;10.1111/j.1600-0706.2013.00879.x&lt;/doi&gt;&lt;startpage&gt;472&lt;/startpage&gt;&lt;title&gt;Population interaction structure and the coexistence of bacterial strains playing ‘rock-paper-scissors’&lt;/title&gt;&lt;uuid&gt;38B69E77-F667-47B3-B659-7A0C5621A713&lt;/uuid&gt;&lt;subtype&gt;400&lt;/subtype&gt;&lt;endpage&gt;480&lt;/endpage&gt;&lt;type&gt;400&lt;/type&gt;&lt;url&gt;http://doi.wiley.com/10.1111/j.1600-0706.2013.00879.x&lt;/url&gt;&lt;bundle&gt;&lt;publication&gt;&lt;title&gt;Oikos&lt;/title&gt;&lt;type&gt;-100&lt;/type&gt;&lt;subtype&gt;-100&lt;/subtype&gt;&lt;uuid&gt;FA41A96A-11CF-4CD6-BEAB-69F3F37623FF&lt;/uuid&gt;&lt;/publication&gt;&lt;/bundle&gt;&lt;authors&gt;&lt;author&gt;&lt;firstName&gt;Robert&lt;/firstName&gt;&lt;middleNames&gt;A&lt;/middleNames&gt;&lt;lastName&gt;Laird&lt;/lastName&gt;&lt;/author&gt;&lt;/authors&gt;&lt;/publication&gt;&lt;/publications&gt;&lt;cites&gt;&lt;/cites&gt;&lt;/citation&gt;</w:instrText>
      </w:r>
      <w:r w:rsidR="00996670" w:rsidRPr="00496740">
        <w:rPr>
          <w:rFonts w:ascii="Times New Roman" w:hAnsi="Times New Roman" w:cs="Times New Roman"/>
          <w:sz w:val="24"/>
          <w:szCs w:val="24"/>
        </w:rPr>
        <w:fldChar w:fldCharType="separate"/>
      </w:r>
      <w:r w:rsidR="004B118A">
        <w:rPr>
          <w:rFonts w:ascii="Times New Roman" w:hAnsi="Times New Roman" w:cs="Times New Roman"/>
          <w:sz w:val="24"/>
          <w:szCs w:val="24"/>
        </w:rPr>
        <w:t>(Laird 2014)</w:t>
      </w:r>
      <w:r w:rsidR="00996670" w:rsidRPr="00496740">
        <w:rPr>
          <w:rFonts w:ascii="Times New Roman" w:hAnsi="Times New Roman" w:cs="Times New Roman"/>
          <w:sz w:val="24"/>
          <w:szCs w:val="24"/>
        </w:rPr>
        <w:fldChar w:fldCharType="end"/>
      </w:r>
      <w:r w:rsidR="00996670" w:rsidRPr="00496740">
        <w:rPr>
          <w:rFonts w:ascii="Times New Roman" w:hAnsi="Times New Roman" w:cs="Times New Roman"/>
          <w:sz w:val="24"/>
          <w:szCs w:val="24"/>
        </w:rPr>
        <w:t>. This prediction is awaiting an empirical test, and this system presents an excellent opportunity for doing so.</w:t>
      </w:r>
    </w:p>
    <w:p w14:paraId="56036F40" w14:textId="6C9AFF76" w:rsidR="00996670" w:rsidRPr="00496740" w:rsidRDefault="00F413A9" w:rsidP="00301BA0">
      <w:pPr>
        <w:spacing w:line="276" w:lineRule="auto"/>
        <w:rPr>
          <w:rFonts w:ascii="Times New Roman" w:hAnsi="Times New Roman" w:cs="Times New Roman"/>
          <w:sz w:val="24"/>
          <w:szCs w:val="24"/>
        </w:rPr>
      </w:pPr>
      <w:r>
        <w:rPr>
          <w:rFonts w:ascii="Times New Roman" w:hAnsi="Times New Roman" w:cs="Times New Roman"/>
          <w:sz w:val="24"/>
          <w:szCs w:val="24"/>
        </w:rPr>
        <w:tab/>
      </w:r>
      <w:r w:rsidR="00996670" w:rsidRPr="00496740">
        <w:rPr>
          <w:rFonts w:ascii="Times New Roman" w:hAnsi="Times New Roman" w:cs="Times New Roman"/>
          <w:sz w:val="24"/>
          <w:szCs w:val="24"/>
        </w:rPr>
        <w:t xml:space="preserve">These conceptual implications of intransitivity speak to the large degree of diversity (both genetic and phenotypic) apparently maintained within </w:t>
      </w:r>
      <w:r w:rsidR="00A272A8">
        <w:rPr>
          <w:rFonts w:ascii="Times New Roman" w:hAnsi="Times New Roman" w:cs="Times New Roman"/>
          <w:sz w:val="24"/>
          <w:szCs w:val="24"/>
        </w:rPr>
        <w:t>this</w:t>
      </w:r>
      <w:r w:rsidR="00996670" w:rsidRPr="00496740">
        <w:rPr>
          <w:rFonts w:ascii="Times New Roman" w:hAnsi="Times New Roman" w:cs="Times New Roman"/>
          <w:sz w:val="24"/>
          <w:szCs w:val="24"/>
        </w:rPr>
        <w:t xml:space="preserve"> </w:t>
      </w:r>
      <w:r w:rsidR="00996670" w:rsidRPr="00496740">
        <w:rPr>
          <w:rFonts w:ascii="Times New Roman" w:hAnsi="Times New Roman" w:cs="Times New Roman"/>
          <w:i/>
          <w:sz w:val="24"/>
          <w:szCs w:val="24"/>
        </w:rPr>
        <w:t>Pseudomonas</w:t>
      </w:r>
      <w:r w:rsidR="00996670" w:rsidRPr="00496740">
        <w:rPr>
          <w:rFonts w:ascii="Times New Roman" w:hAnsi="Times New Roman" w:cs="Times New Roman"/>
          <w:sz w:val="24"/>
          <w:szCs w:val="24"/>
        </w:rPr>
        <w:t xml:space="preserve"> spp. community despite clear pairwise competitive asymmetries between a large fraction of the strains. Due to the inherently spatial and ephemeral nature of the phyllosphere environment in a sub-alpine plant species, extensive variation along an absolute fitness gradient might be expected, as spatial structure protects low fitness genotypes from global exclusion </w:t>
      </w:r>
      <w:r w:rsidR="00996670" w:rsidRPr="00496740">
        <w:rPr>
          <w:rFonts w:ascii="Times New Roman" w:hAnsi="Times New Roman" w:cs="Times New Roman"/>
          <w:sz w:val="24"/>
          <w:szCs w:val="24"/>
        </w:rPr>
        <w:fldChar w:fldCharType="begin"/>
      </w:r>
      <w:r w:rsidR="00563C5D">
        <w:rPr>
          <w:rFonts w:ascii="Times New Roman" w:hAnsi="Times New Roman" w:cs="Times New Roman"/>
          <w:sz w:val="24"/>
          <w:szCs w:val="24"/>
        </w:rPr>
        <w:instrText xml:space="preserve"> ADDIN PAPERS2_CITATIONS &lt;citation&gt;&lt;uuid&gt;CEBA1A2E-567C-4622-B7DD-10C46839358B&lt;/uuid&gt;&lt;priority&gt;52&lt;/priority&gt;&lt;publications&gt;&lt;publication&gt;&lt;uuid&gt;CFC388AA-8ED4-406B-A6FF-27398BF3E0B1&lt;/uuid&gt;&lt;volume&gt;89&lt;/volume&gt;&lt;startpage&gt;237&lt;/startpage&gt;&lt;publication_date&gt;99200801001200000000220000&lt;/publication_date&gt;&lt;url&gt;http://eutils.ncbi.nlm.nih.gov/entrez/eutils/elink.fcgi?dbfrom=pubmed&amp;amp;id=18376565&amp;amp;retmode=ref&amp;amp;cmd=prlinks&lt;/url&gt;&lt;type&gt;400&lt;/type&gt;&lt;title&gt;Does local competition increase the coexistence of species in intransitive networks?&lt;/title&gt;&lt;location&gt;&amp;lt;html&gt;&amp;lt;head&gt;&amp;lt;meta http-equiv="content-type" content="text/html; charset=utf-8"/&gt;&amp;lt;title&gt;Sorry...&amp;lt;/title&gt;&amp;lt;style&gt; body { font-family: verdana, arial, sans-serif; background-color: #fff; color: #000; }&amp;lt;/style&gt;&amp;lt;/head&gt;&amp;lt;body&gt;&amp;lt;div&gt;&amp;lt;table&gt;&amp;lt;tr&gt;&amp;lt;td&gt;&amp;lt;b&gt;&amp;lt;font face=times color=#0039b6 size=10&gt;G&amp;lt;/font&gt;&amp;lt;font face=times color=#c41200 size=10&gt;o&amp;lt;/font&gt;&amp;lt;font face=times color=#f3c518 size=10&gt;o&amp;lt;/font&gt;&amp;lt;font face=times color=#0039b6 size=10&gt;g&amp;lt;/font&gt;&amp;lt;font face=times color=#30a72f size=10&gt;l&amp;lt;/font&gt;&amp;lt;font face=times color=#c41200 size=10&gt;e&amp;lt;/font&gt;&amp;lt;/b&gt;&amp;lt;/td&gt;&amp;lt;td style="text-align: left; vertical-align: bottom; padding-bottom: 15px; width: 50%"&gt;&amp;lt;div style="border-bottom: 1px solid #dfdfdf;"&gt;Sorry...&amp;lt;/div&gt;&amp;lt;/td&gt;&amp;lt;/tr&gt;&amp;lt;/table&gt;&amp;lt;/div&gt;&amp;lt;div style="margin-left: 4em;"&gt;&amp;lt;h1&gt;We're sorry...&amp;lt;/h1&gt;&amp;lt;p&gt;... but your computer or network may be sending automated queries. To protect our users, we can't process your request right now.&amp;lt;/p&gt;&amp;lt;/div&gt;&amp;lt;div style="margin-left: 4em;"&gt;See &amp;lt;a href="https://support.google.com/websearch/answer/86640"&gt;Google Help&amp;lt;/a&gt; for more information.&amp;lt;br/&gt;&amp;lt;br/&gt;&amp;lt;/div&gt;&amp;lt;div style="text-align: center; border-top: 1px solid #dfdfdf;"&gt;&amp;lt;a href="https://www.google.com"&gt;Google Home&amp;lt;/a&gt;&amp;lt;/div&gt;&amp;lt;/body&gt;&amp;lt;/html&gt;&lt;/location&gt;&lt;institution&gt;Department of Biological Sciences, University of Calgary, Calgary, Alberta T2N 1N4, Canada. rlaird@connect.carleton.ca&lt;/institution&gt;&lt;number&gt;1&lt;/number&gt;&lt;subtype&gt;400&lt;/subtype&gt;&lt;endpage&gt;247&lt;/endpage&gt;&lt;bundle&gt;&lt;publication&gt;&lt;publisher&gt;ECOLOGICAL SOC AMER&lt;/publisher&gt;&lt;title&gt;Ecology&lt;/title&gt;&lt;type&gt;-100&lt;/type&gt;&lt;subtype&gt;-100&lt;/subtype&gt;&lt;uuid&gt;1CC17180-222B-44A3-8A6D-C9278CA552C3&lt;/uuid&gt;&lt;/publication&gt;&lt;/bundle&gt;&lt;authors&gt;&lt;author&gt;&lt;firstName&gt;Robert&lt;/firstName&gt;&lt;middleNames&gt;A&lt;/middleNames&gt;&lt;lastName&gt;Laird&lt;/lastName&gt;&lt;/author&gt;&lt;author&gt;&lt;firstName&gt;Brandon&lt;/firstName&gt;&lt;middleNames&gt;S&lt;/middleNames&gt;&lt;lastName&gt;Schamp&lt;/lastName&gt;&lt;/author&gt;&lt;/authors&gt;&lt;/publication&gt;&lt;publication&gt;&lt;uuid&gt;CA969B8B-F993-4F34-B03E-8C72D16105D5&lt;/uuid&gt;&lt;volume&gt;66&lt;/volume&gt;&lt;doi&gt;10.1111/j.1558-5646.2011.01569.x&lt;/doi&gt;&lt;startpage&gt;1931&lt;/startpage&gt;&lt;publication_date&gt;99201206001200000000220000&lt;/publication_date&gt;&lt;url&gt;http://eutils.ncbi.nlm.nih.gov/entrez/eutils/elink.fcgi?dbfrom=pubmed&amp;amp;id=22671557&amp;amp;retmode=ref&amp;amp;cmd=prlinks&lt;/url&gt;&lt;type&gt;400&lt;/type&gt;&lt;title&gt;Population subdivision and adaptation in asexual populations of Saccharomyces cerevisiae.&lt;/title&gt;&lt;location&gt;&amp;lt;html&gt;&amp;lt;head&gt;&amp;lt;meta http-equiv="content-type" content="text/html; charset=utf-8"/&gt;&amp;lt;title&gt;Sorry...&amp;lt;/title&gt;&amp;lt;style&gt; body { font-family: verdana, arial, sans-serif; background-color: #fff; color: #000; }&amp;lt;/style&gt;&amp;lt;/head&gt;&amp;lt;body&gt;&amp;lt;div&gt;&amp;lt;table&gt;&amp;lt;tr&gt;&amp;lt;td&gt;&amp;lt;b&gt;&amp;lt;font face=times color=#0039b6 size=10&gt;G&amp;lt;/font&gt;&amp;lt;font face=times color=#c41200 size=10&gt;o&amp;lt;/font&gt;&amp;lt;font face=times color=#f3c518 size=10&gt;o&amp;lt;/font&gt;&amp;lt;font face=times color=#0039b6 size=10&gt;g&amp;lt;/font&gt;&amp;lt;font face=times color=#30a72f size=10&gt;l&amp;lt;/font&gt;&amp;lt;font face=times color=#c41200 size=10&gt;e&amp;lt;/font&gt;&amp;lt;/b&gt;&amp;lt;/td&gt;&amp;lt;td style="text-align: left; vertical-align: bottom; padding-bottom: 15px; width: 50%"&gt;&amp;lt;div style="border-bottom: 1px solid #dfdfdf;"&gt;Sorry...&amp;lt;/div&gt;&amp;lt;/td&gt;&amp;lt;/tr&gt;&amp;lt;/table&gt;&amp;lt;/div&gt;&amp;lt;div style="margin-left: 4em;"&gt;&amp;lt;h1&gt;We're sorry...&amp;lt;/h1&gt;&amp;lt;p&gt;... but your computer or network may be sending automated queries. To protect our users, we can't process your request right now.&amp;lt;/p&gt;&amp;lt;/div&gt;&amp;lt;div style="margin-left: 4em;"&gt;See &amp;lt;a href="https://support.google.com/websearch/answer/86640"&gt;Google Help&amp;lt;/a&gt; for more information.&amp;lt;br/&gt;&amp;lt;br/&gt;&amp;lt;/div&gt;&amp;lt;div style="text-align: center; border-top: 1px solid #dfdfdf;"&gt;&amp;lt;a href="https://www.google.com"&gt;Google Home&amp;lt;/a&gt;&amp;lt;/div&gt;&amp;lt;/body&gt;&amp;lt;/html&gt;&lt;/location&gt;&lt;institution&gt;Department of Organismic and Evolutionary Biology, Harvard University, Cambridge, MA 02138, USA.&lt;/institution&gt;&lt;number&gt;6&lt;/number&gt;&lt;subtype&gt;400&lt;/subtype&gt;&lt;endpage&gt;1941&lt;/endpage&gt;&lt;bundle&gt;&lt;publication&gt;&lt;type&gt;-100&lt;/type&gt;&lt;title&gt;Evolution&lt;/title&gt;&lt;subtitle&gt;International journal of organic evolution&lt;/subtitle&gt;&lt;subtype&gt;-100&lt;/subtype&gt;&lt;uuid&gt;5584D0EF-20F0-4FBA-8DEE-FF964EE3DB38&lt;/uuid&gt;&lt;/publication&gt;&lt;/bundle&gt;&lt;authors&gt;&lt;author&gt;&lt;firstName&gt;Sergey&lt;/firstName&gt;&lt;lastName&gt;Kryazhimskiy&lt;/lastName&gt;&lt;/author&gt;&lt;author&gt;&lt;firstName&gt;Daniel&lt;/firstName&gt;&lt;middleNames&gt;P&lt;/middleNames&gt;&lt;lastName&gt;Rice&lt;/lastName&gt;&lt;/author&gt;&lt;author&gt;&lt;firstName&gt;Michael&lt;/firstName&gt;&lt;middleNames&gt;M&lt;/middleNames&gt;&lt;lastName&gt;Desai&lt;/lastName&gt;&lt;/author&gt;&lt;/authors&gt;&lt;/publication&gt;&lt;publication&gt;&lt;uuid&gt;518FAC68-6BCF-4D5C-A59E-B1E911A62A80&lt;/uuid&gt;&lt;volume&gt;6&lt;/volume&gt;&lt;doi&gt;10.1046/j.1461-0248.2003.00530.x&lt;/doi&gt;&lt;subtitle&gt;Spatial coexistence mechanisms&lt;/subtitle&gt;&lt;startpage&gt;1109&lt;/startpage&gt;&lt;publication_date&gt;99200310131200000000222000&lt;/publication_date&gt;&lt;url&gt;http://doi.wiley.com/10.1046/j.1461-0248.2003.00530.x&lt;/url&gt;&lt;type&gt;400&lt;/type&gt;&lt;title&gt;Competitive coexistence in spatially structured environments: a synthesis&lt;/title&gt;&lt;number&gt;12&lt;/number&gt;&lt;subtype&gt;400&lt;/subtype&gt;&lt;endpage&gt;1122&lt;/endpage&gt;&lt;bundle&gt;&lt;publication&gt;&lt;title&gt;Ecology Letters&lt;/title&gt;&lt;type&gt;-100&lt;/type&gt;&lt;subtype&gt;-100&lt;/subtype&gt;&lt;uuid&gt;DDD61184-E5DB-48B3-929B-EFBFDC5A2991&lt;/uuid&gt;&lt;/publication&gt;&lt;/bundle&gt;&lt;authors&gt;&lt;author&gt;&lt;firstName&gt;Priyanga&lt;/firstName&gt;&lt;lastName&gt;Amarasekare&lt;/lastName&gt;&lt;/author&gt;&lt;/authors&gt;&lt;/publication&gt;&lt;/publications&gt;&lt;cites&gt;&lt;/cites&gt;&lt;/citation&gt;</w:instrText>
      </w:r>
      <w:r w:rsidR="00996670" w:rsidRPr="00496740">
        <w:rPr>
          <w:rFonts w:ascii="Times New Roman" w:hAnsi="Times New Roman" w:cs="Times New Roman"/>
          <w:sz w:val="24"/>
          <w:szCs w:val="24"/>
        </w:rPr>
        <w:fldChar w:fldCharType="separate"/>
      </w:r>
      <w:r w:rsidR="004B118A">
        <w:rPr>
          <w:rFonts w:ascii="Times New Roman" w:hAnsi="Times New Roman" w:cs="Times New Roman"/>
          <w:sz w:val="24"/>
          <w:szCs w:val="24"/>
        </w:rPr>
        <w:t>(Amarasekare 2003; Laird and Schamp 2008; Kryazhimskiy et al. 2012)</w:t>
      </w:r>
      <w:r w:rsidR="00996670" w:rsidRPr="00496740">
        <w:rPr>
          <w:rFonts w:ascii="Times New Roman" w:hAnsi="Times New Roman" w:cs="Times New Roman"/>
          <w:sz w:val="24"/>
          <w:szCs w:val="24"/>
        </w:rPr>
        <w:fldChar w:fldCharType="end"/>
      </w:r>
      <w:r w:rsidR="00996670" w:rsidRPr="00496740">
        <w:rPr>
          <w:rFonts w:ascii="Times New Roman" w:hAnsi="Times New Roman" w:cs="Times New Roman"/>
          <w:sz w:val="24"/>
          <w:szCs w:val="24"/>
        </w:rPr>
        <w:t xml:space="preserve">. Still, multiple distinct genotypes occurring within the same leaf is common (Fig. 1a), and the potential for local competitive interactions within or on leaf surfaces is large </w:t>
      </w:r>
      <w:r w:rsidR="00996670" w:rsidRPr="00496740">
        <w:rPr>
          <w:rFonts w:ascii="Times New Roman" w:hAnsi="Times New Roman" w:cs="Times New Roman"/>
          <w:sz w:val="24"/>
          <w:szCs w:val="24"/>
        </w:rPr>
        <w:fldChar w:fldCharType="begin"/>
      </w:r>
      <w:r w:rsidR="00563C5D">
        <w:rPr>
          <w:rFonts w:ascii="Times New Roman" w:hAnsi="Times New Roman" w:cs="Times New Roman"/>
          <w:sz w:val="24"/>
          <w:szCs w:val="24"/>
        </w:rPr>
        <w:instrText xml:space="preserve"> ADDIN PAPERS2_CITATIONS &lt;citation&gt;&lt;uuid&gt;7DC95BB5-E47C-49D0-BEFD-6967F6BEAD59&lt;/uuid&gt;&lt;priority&gt;53&lt;/priority&gt;&lt;publications&gt;&lt;publication&gt;&lt;uuid&gt;676B2887-068D-4C2C-823C-31DDB0CDE40B&lt;/uuid&gt;&lt;volume&gt;69&lt;/volume&gt;&lt;startpage&gt;1875&lt;/startpage&gt;&lt;publication_date&gt;99200304011200000000222000&lt;/publication_date&gt;&lt;url&gt;http://aem.asm.org/cgi/content/full/69/4/1875?view=long&amp;amp;pmid=12676659&lt;/url&gt;&lt;type&gt;400&lt;/type&gt;&lt;title&gt;Microbiology of the phyllosphere&lt;/title&gt;&lt;location&gt;200,9,37.8736780,-122.2648420&lt;/location&gt;&lt;institution&gt;Department of Plant and Microbial Biology, University of California, Berkeley 94720, USA. icelab@socrates.berkeley.edu&lt;/institution&gt;&lt;number&gt;4&lt;/number&gt;&lt;subtype&gt;400&lt;/subtype&gt;&lt;endpage&gt;1883&lt;/endpage&gt;&lt;bundle&gt;&lt;publication&gt;&lt;title&gt;Applied and environmental microbiology&lt;/title&gt;&lt;type&gt;-100&lt;/type&gt;&lt;subtype&gt;-100&lt;/subtype&gt;&lt;uuid&gt;F72E6C8C-8CB4-4012-806A-B19A3E828E66&lt;/uuid&gt;&lt;/publication&gt;&lt;/bundle&gt;&lt;authors&gt;&lt;author&gt;&lt;firstName&gt;Steven&lt;/firstName&gt;&lt;middleNames&gt;E&lt;/middleNames&gt;&lt;lastName&gt;Lindow&lt;/lastName&gt;&lt;/author&gt;&lt;author&gt;&lt;firstName&gt;Maria&lt;/firstName&gt;&lt;middleNames&gt;T&lt;/middleNames&gt;&lt;lastName&gt;Brandl&lt;/lastName&gt;&lt;/author&gt;&lt;/authors&gt;&lt;/publication&gt;&lt;/publications&gt;&lt;cites&gt;&lt;/cites&gt;&lt;/citation&gt;</w:instrText>
      </w:r>
      <w:r w:rsidR="00996670" w:rsidRPr="00496740">
        <w:rPr>
          <w:rFonts w:ascii="Times New Roman" w:hAnsi="Times New Roman" w:cs="Times New Roman"/>
          <w:sz w:val="24"/>
          <w:szCs w:val="24"/>
        </w:rPr>
        <w:fldChar w:fldCharType="separate"/>
      </w:r>
      <w:r w:rsidR="004B118A">
        <w:rPr>
          <w:rFonts w:ascii="Times New Roman" w:hAnsi="Times New Roman" w:cs="Times New Roman"/>
          <w:sz w:val="24"/>
          <w:szCs w:val="24"/>
        </w:rPr>
        <w:t>(Lindow and Brandl 2003)</w:t>
      </w:r>
      <w:r w:rsidR="00996670" w:rsidRPr="00496740">
        <w:rPr>
          <w:rFonts w:ascii="Times New Roman" w:hAnsi="Times New Roman" w:cs="Times New Roman"/>
          <w:sz w:val="24"/>
          <w:szCs w:val="24"/>
        </w:rPr>
        <w:fldChar w:fldCharType="end"/>
      </w:r>
      <w:r w:rsidR="00996670" w:rsidRPr="00496740">
        <w:rPr>
          <w:rFonts w:ascii="Times New Roman" w:hAnsi="Times New Roman" w:cs="Times New Roman"/>
          <w:sz w:val="24"/>
          <w:szCs w:val="24"/>
        </w:rPr>
        <w:t xml:space="preserve">. The factors promoting co-existence, even if transient, may include competitive intransitivity mediated by some combination of exploitative and interference competition, as documented here. A predicted consequence of this for evolution as well as community assembly is that larger fitness differences are required between genotypes or species in order for deterministic processes like competitive exclusion of </w:t>
      </w:r>
      <w:r w:rsidR="00E55E19">
        <w:rPr>
          <w:rFonts w:ascii="Times New Roman" w:hAnsi="Times New Roman" w:cs="Times New Roman"/>
          <w:sz w:val="24"/>
          <w:szCs w:val="24"/>
        </w:rPr>
        <w:t>genotypes/</w:t>
      </w:r>
      <w:r w:rsidR="00996670" w:rsidRPr="00496740">
        <w:rPr>
          <w:rFonts w:ascii="Times New Roman" w:hAnsi="Times New Roman" w:cs="Times New Roman"/>
          <w:sz w:val="24"/>
          <w:szCs w:val="24"/>
        </w:rPr>
        <w:t>species to take place at the landscape scale (</w:t>
      </w:r>
      <w:proofErr w:type="spellStart"/>
      <w:r w:rsidR="00996670" w:rsidRPr="00496740">
        <w:rPr>
          <w:rFonts w:ascii="Times New Roman" w:hAnsi="Times New Roman" w:cs="Times New Roman"/>
          <w:sz w:val="24"/>
          <w:szCs w:val="24"/>
        </w:rPr>
        <w:t>Cvijovic</w:t>
      </w:r>
      <w:proofErr w:type="spellEnd"/>
      <w:r w:rsidR="00996670" w:rsidRPr="00496740">
        <w:rPr>
          <w:rFonts w:ascii="Times New Roman" w:hAnsi="Times New Roman" w:cs="Times New Roman"/>
          <w:sz w:val="24"/>
          <w:szCs w:val="24"/>
        </w:rPr>
        <w:t xml:space="preserve"> et al</w:t>
      </w:r>
      <w:r w:rsidR="00A85951">
        <w:rPr>
          <w:rFonts w:ascii="Times New Roman" w:hAnsi="Times New Roman" w:cs="Times New Roman"/>
          <w:sz w:val="24"/>
          <w:szCs w:val="24"/>
        </w:rPr>
        <w:t>.</w:t>
      </w:r>
      <w:r w:rsidR="00996670" w:rsidRPr="00496740">
        <w:rPr>
          <w:rFonts w:ascii="Times New Roman" w:hAnsi="Times New Roman" w:cs="Times New Roman"/>
          <w:sz w:val="24"/>
          <w:szCs w:val="24"/>
        </w:rPr>
        <w:t xml:space="preserve">, </w:t>
      </w:r>
      <w:r w:rsidR="00996670" w:rsidRPr="00496740">
        <w:rPr>
          <w:rFonts w:ascii="Times New Roman" w:hAnsi="Times New Roman" w:cs="Times New Roman"/>
          <w:i/>
          <w:sz w:val="24"/>
          <w:szCs w:val="24"/>
        </w:rPr>
        <w:t>in review</w:t>
      </w:r>
      <w:r w:rsidR="00996670" w:rsidRPr="00496740">
        <w:rPr>
          <w:rFonts w:ascii="Times New Roman" w:hAnsi="Times New Roman" w:cs="Times New Roman"/>
          <w:sz w:val="24"/>
          <w:szCs w:val="24"/>
        </w:rPr>
        <w:t xml:space="preserve">). This system is ripe for the modeling of how particular combinations of (1) life history traits and (2) </w:t>
      </w:r>
      <w:r w:rsidR="00A27DB3">
        <w:rPr>
          <w:rFonts w:ascii="Times New Roman" w:hAnsi="Times New Roman" w:cs="Times New Roman"/>
          <w:sz w:val="24"/>
          <w:szCs w:val="24"/>
        </w:rPr>
        <w:t>inhibitor</w:t>
      </w:r>
      <w:r w:rsidR="00996670" w:rsidRPr="00496740">
        <w:rPr>
          <w:rFonts w:ascii="Times New Roman" w:hAnsi="Times New Roman" w:cs="Times New Roman"/>
          <w:sz w:val="24"/>
          <w:szCs w:val="24"/>
        </w:rPr>
        <w:t xml:space="preserve"> production and resistance traits can stabilize the prevalence of relatively poor competitors embedded in non-hierarchical interaction networks. The joint implications of the maintenance of otherwise poor competitors for ecosystem-level traits such as productivity or trophic flow through food webs and the rate of adaptive evolution within species, remains a compelling topic for further study.</w:t>
      </w:r>
    </w:p>
    <w:p w14:paraId="2C73F791" w14:textId="77777777" w:rsidR="00996670" w:rsidRPr="00496740" w:rsidRDefault="00996670" w:rsidP="00301BA0">
      <w:pPr>
        <w:spacing w:line="276" w:lineRule="auto"/>
        <w:outlineLvl w:val="0"/>
        <w:rPr>
          <w:rFonts w:ascii="Times New Roman" w:hAnsi="Times New Roman" w:cs="Times New Roman"/>
          <w:b/>
          <w:sz w:val="24"/>
          <w:szCs w:val="24"/>
        </w:rPr>
      </w:pPr>
      <w:r w:rsidRPr="00496740">
        <w:rPr>
          <w:rFonts w:ascii="Times New Roman" w:hAnsi="Times New Roman" w:cs="Times New Roman"/>
          <w:b/>
          <w:sz w:val="24"/>
          <w:szCs w:val="24"/>
        </w:rPr>
        <w:t>Conclusions</w:t>
      </w:r>
    </w:p>
    <w:p w14:paraId="0EEB4EB3" w14:textId="7436D9BA" w:rsidR="005D77C1" w:rsidRDefault="00996670" w:rsidP="00301BA0">
      <w:pPr>
        <w:spacing w:line="276" w:lineRule="auto"/>
        <w:rPr>
          <w:rFonts w:ascii="Times New Roman" w:hAnsi="Times New Roman" w:cs="Times New Roman"/>
          <w:sz w:val="24"/>
          <w:szCs w:val="24"/>
        </w:rPr>
      </w:pPr>
      <w:r w:rsidRPr="00496740">
        <w:rPr>
          <w:rFonts w:ascii="Times New Roman" w:hAnsi="Times New Roman" w:cs="Times New Roman"/>
          <w:sz w:val="24"/>
          <w:szCs w:val="24"/>
        </w:rPr>
        <w:t xml:space="preserve">We find that the competitive abilities of strains within a natural community of phyllosphere </w:t>
      </w:r>
      <w:r w:rsidRPr="00496740">
        <w:rPr>
          <w:rFonts w:ascii="Times New Roman" w:hAnsi="Times New Roman" w:cs="Times New Roman"/>
          <w:i/>
          <w:sz w:val="24"/>
          <w:szCs w:val="24"/>
        </w:rPr>
        <w:t xml:space="preserve">Pseudomonas </w:t>
      </w:r>
      <w:r w:rsidRPr="00496740">
        <w:rPr>
          <w:rFonts w:ascii="Times New Roman" w:hAnsi="Times New Roman" w:cs="Times New Roman"/>
          <w:sz w:val="24"/>
          <w:szCs w:val="24"/>
        </w:rPr>
        <w:t xml:space="preserve">spp. varied between the two major clades present, </w:t>
      </w:r>
      <w:r w:rsidRPr="00496740">
        <w:rPr>
          <w:rFonts w:ascii="Times New Roman" w:hAnsi="Times New Roman" w:cs="Times New Roman"/>
          <w:i/>
          <w:sz w:val="24"/>
          <w:szCs w:val="24"/>
        </w:rPr>
        <w:t xml:space="preserve">P. fluorescens </w:t>
      </w:r>
      <w:r w:rsidRPr="00496740">
        <w:rPr>
          <w:rFonts w:ascii="Times New Roman" w:hAnsi="Times New Roman" w:cs="Times New Roman"/>
          <w:sz w:val="24"/>
          <w:szCs w:val="24"/>
        </w:rPr>
        <w:t xml:space="preserve">and </w:t>
      </w:r>
      <w:r w:rsidRPr="00496740">
        <w:rPr>
          <w:rFonts w:ascii="Times New Roman" w:hAnsi="Times New Roman" w:cs="Times New Roman"/>
          <w:i/>
          <w:sz w:val="24"/>
          <w:szCs w:val="24"/>
        </w:rPr>
        <w:t>P. syringae</w:t>
      </w:r>
      <w:r w:rsidRPr="00496740">
        <w:rPr>
          <w:rFonts w:ascii="Times New Roman" w:hAnsi="Times New Roman" w:cs="Times New Roman"/>
          <w:sz w:val="24"/>
          <w:szCs w:val="24"/>
        </w:rPr>
        <w:t xml:space="preserve">. Variation in competitiveness was best explained by distinct life history traits in each clade: shorter lag time in </w:t>
      </w:r>
      <w:r w:rsidRPr="00496740">
        <w:rPr>
          <w:rFonts w:ascii="Times New Roman" w:hAnsi="Times New Roman" w:cs="Times New Roman"/>
          <w:i/>
          <w:sz w:val="24"/>
          <w:szCs w:val="24"/>
        </w:rPr>
        <w:t>P. fluorescens</w:t>
      </w:r>
      <w:r w:rsidRPr="00496740">
        <w:rPr>
          <w:rFonts w:ascii="Times New Roman" w:hAnsi="Times New Roman" w:cs="Times New Roman"/>
          <w:sz w:val="24"/>
          <w:szCs w:val="24"/>
        </w:rPr>
        <w:t xml:space="preserve">, and increased maximum growth rate in </w:t>
      </w:r>
      <w:r w:rsidRPr="00496740">
        <w:rPr>
          <w:rFonts w:ascii="Times New Roman" w:hAnsi="Times New Roman" w:cs="Times New Roman"/>
          <w:i/>
          <w:sz w:val="24"/>
          <w:szCs w:val="24"/>
        </w:rPr>
        <w:t>P. syringae</w:t>
      </w:r>
      <w:r w:rsidRPr="00496740">
        <w:rPr>
          <w:rFonts w:ascii="Times New Roman" w:hAnsi="Times New Roman" w:cs="Times New Roman"/>
          <w:sz w:val="24"/>
          <w:szCs w:val="24"/>
        </w:rPr>
        <w:t xml:space="preserve">. The lack of expected life history trade-offs between growth rate and yield, but the presence of different trait correlations that were distinct between clades, illustrates the evolutionary </w:t>
      </w:r>
      <w:proofErr w:type="spellStart"/>
      <w:r w:rsidRPr="00496740">
        <w:rPr>
          <w:rFonts w:ascii="Times New Roman" w:hAnsi="Times New Roman" w:cs="Times New Roman"/>
          <w:sz w:val="24"/>
          <w:szCs w:val="24"/>
        </w:rPr>
        <w:t>lability</w:t>
      </w:r>
      <w:proofErr w:type="spellEnd"/>
      <w:r w:rsidRPr="00496740">
        <w:rPr>
          <w:rFonts w:ascii="Times New Roman" w:hAnsi="Times New Roman" w:cs="Times New Roman"/>
          <w:sz w:val="24"/>
          <w:szCs w:val="24"/>
        </w:rPr>
        <w:t xml:space="preserve"> of the relationships among these fundamental dimensions of fitness. Nonetheless, conserved trait correlations within clades suggest that disparate life history strategies may allow for persistence of both clades in the environment. The </w:t>
      </w:r>
      <w:r w:rsidRPr="00496740">
        <w:rPr>
          <w:rFonts w:ascii="Times New Roman" w:hAnsi="Times New Roman" w:cs="Times New Roman"/>
          <w:i/>
          <w:sz w:val="24"/>
          <w:szCs w:val="24"/>
        </w:rPr>
        <w:t>P. fluorescens</w:t>
      </w:r>
      <w:r w:rsidRPr="00496740">
        <w:rPr>
          <w:rFonts w:ascii="Times New Roman" w:hAnsi="Times New Roman" w:cs="Times New Roman"/>
          <w:sz w:val="24"/>
          <w:szCs w:val="24"/>
        </w:rPr>
        <w:t xml:space="preserve"> clade may contain early colonizing strains </w:t>
      </w:r>
      <w:r w:rsidRPr="00496740">
        <w:rPr>
          <w:rFonts w:ascii="Times New Roman" w:hAnsi="Times New Roman" w:cs="Times New Roman"/>
          <w:sz w:val="24"/>
          <w:szCs w:val="24"/>
        </w:rPr>
        <w:lastRenderedPageBreak/>
        <w:t xml:space="preserve">that contest territory to a greater extent, which may serve to directly buffer against leaf colonization from potentially </w:t>
      </w:r>
      <w:proofErr w:type="spellStart"/>
      <w:r w:rsidRPr="00496740">
        <w:rPr>
          <w:rFonts w:ascii="Times New Roman" w:hAnsi="Times New Roman" w:cs="Times New Roman"/>
          <w:sz w:val="24"/>
          <w:szCs w:val="24"/>
        </w:rPr>
        <w:t>phytopathogenic</w:t>
      </w:r>
      <w:proofErr w:type="spellEnd"/>
      <w:r w:rsidRPr="00496740">
        <w:rPr>
          <w:rFonts w:ascii="Times New Roman" w:hAnsi="Times New Roman" w:cs="Times New Roman"/>
          <w:sz w:val="24"/>
          <w:szCs w:val="24"/>
        </w:rPr>
        <w:t xml:space="preserve"> </w:t>
      </w:r>
      <w:r w:rsidRPr="00496740">
        <w:rPr>
          <w:rFonts w:ascii="Times New Roman" w:hAnsi="Times New Roman" w:cs="Times New Roman"/>
          <w:i/>
          <w:sz w:val="24"/>
          <w:szCs w:val="24"/>
        </w:rPr>
        <w:t xml:space="preserve">P. syringae. </w:t>
      </w:r>
      <w:r w:rsidRPr="00496740">
        <w:rPr>
          <w:rFonts w:ascii="Times New Roman" w:hAnsi="Times New Roman" w:cs="Times New Roman"/>
          <w:sz w:val="24"/>
          <w:szCs w:val="24"/>
        </w:rPr>
        <w:t xml:space="preserve">In contrast, a high degree of </w:t>
      </w:r>
      <w:r w:rsidR="00D8420F">
        <w:rPr>
          <w:rFonts w:ascii="Times New Roman" w:hAnsi="Times New Roman" w:cs="Times New Roman"/>
          <w:sz w:val="24"/>
          <w:szCs w:val="24"/>
        </w:rPr>
        <w:t>inhibitor</w:t>
      </w:r>
      <w:r w:rsidRPr="00496740">
        <w:rPr>
          <w:rFonts w:ascii="Times New Roman" w:hAnsi="Times New Roman" w:cs="Times New Roman"/>
          <w:sz w:val="24"/>
          <w:szCs w:val="24"/>
        </w:rPr>
        <w:t xml:space="preserve"> resistance among </w:t>
      </w:r>
      <w:r w:rsidRPr="00496740">
        <w:rPr>
          <w:rFonts w:ascii="Times New Roman" w:hAnsi="Times New Roman" w:cs="Times New Roman"/>
          <w:i/>
          <w:sz w:val="24"/>
          <w:szCs w:val="24"/>
        </w:rPr>
        <w:t xml:space="preserve">P. syringae </w:t>
      </w:r>
      <w:r w:rsidRPr="00496740">
        <w:rPr>
          <w:rFonts w:ascii="Times New Roman" w:hAnsi="Times New Roman" w:cs="Times New Roman"/>
          <w:sz w:val="24"/>
          <w:szCs w:val="24"/>
        </w:rPr>
        <w:t xml:space="preserve">may prevent local exclusion when spatial structure releases them from direct exploitative competition with </w:t>
      </w:r>
      <w:r w:rsidRPr="00496740">
        <w:rPr>
          <w:rFonts w:ascii="Times New Roman" w:hAnsi="Times New Roman" w:cs="Times New Roman"/>
          <w:i/>
          <w:sz w:val="24"/>
          <w:szCs w:val="24"/>
        </w:rPr>
        <w:t>P. fluorescens</w:t>
      </w:r>
      <w:r w:rsidRPr="00496740">
        <w:rPr>
          <w:rFonts w:ascii="Times New Roman" w:hAnsi="Times New Roman" w:cs="Times New Roman"/>
          <w:sz w:val="24"/>
          <w:szCs w:val="24"/>
        </w:rPr>
        <w:t>.</w:t>
      </w:r>
      <w:r w:rsidR="00D8420F">
        <w:rPr>
          <w:rFonts w:ascii="Times New Roman" w:hAnsi="Times New Roman" w:cs="Times New Roman"/>
          <w:sz w:val="24"/>
          <w:szCs w:val="24"/>
        </w:rPr>
        <w:t xml:space="preserve"> </w:t>
      </w:r>
      <w:r w:rsidRPr="00496740">
        <w:rPr>
          <w:rFonts w:ascii="Times New Roman" w:hAnsi="Times New Roman" w:cs="Times New Roman"/>
          <w:sz w:val="24"/>
          <w:szCs w:val="24"/>
        </w:rPr>
        <w:t xml:space="preserve">Finally, the combination of exploitative and interference competition in this system potentially stabilizes the co-existence of strains that might otherwise competitively exclude one another in isolation due to the fitness-equalizing force of </w:t>
      </w:r>
      <w:r w:rsidR="00D8420F">
        <w:rPr>
          <w:rFonts w:ascii="Times New Roman" w:hAnsi="Times New Roman" w:cs="Times New Roman"/>
          <w:sz w:val="24"/>
          <w:szCs w:val="24"/>
        </w:rPr>
        <w:t>inhibitor</w:t>
      </w:r>
      <w:r w:rsidRPr="00496740">
        <w:rPr>
          <w:rFonts w:ascii="Times New Roman" w:hAnsi="Times New Roman" w:cs="Times New Roman"/>
          <w:sz w:val="24"/>
          <w:szCs w:val="24"/>
        </w:rPr>
        <w:t>-mediated facilitation.</w:t>
      </w:r>
    </w:p>
    <w:p w14:paraId="774BB751" w14:textId="77777777" w:rsidR="005D77C1" w:rsidRDefault="005D77C1" w:rsidP="00301BA0">
      <w:pPr>
        <w:spacing w:line="276" w:lineRule="auto"/>
        <w:rPr>
          <w:rFonts w:ascii="Times New Roman" w:hAnsi="Times New Roman" w:cs="Times New Roman"/>
          <w:sz w:val="24"/>
          <w:szCs w:val="24"/>
        </w:rPr>
      </w:pPr>
    </w:p>
    <w:p w14:paraId="4C605AC1" w14:textId="77777777" w:rsidR="00B20132" w:rsidRPr="00496740" w:rsidRDefault="00B20132" w:rsidP="00301BA0">
      <w:pPr>
        <w:spacing w:line="276" w:lineRule="auto"/>
        <w:outlineLvl w:val="0"/>
        <w:rPr>
          <w:rFonts w:ascii="Times New Roman" w:hAnsi="Times New Roman" w:cs="Times New Roman"/>
          <w:b/>
          <w:sz w:val="24"/>
          <w:szCs w:val="24"/>
        </w:rPr>
      </w:pPr>
      <w:r w:rsidRPr="00496740">
        <w:rPr>
          <w:rFonts w:ascii="Times New Roman" w:hAnsi="Times New Roman" w:cs="Times New Roman"/>
          <w:b/>
          <w:sz w:val="24"/>
          <w:szCs w:val="24"/>
        </w:rPr>
        <w:t>REFERENCES</w:t>
      </w:r>
    </w:p>
    <w:p w14:paraId="278672A2" w14:textId="77777777" w:rsidR="00B20132" w:rsidRDefault="00B20132" w:rsidP="00301BA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360" w:hanging="360"/>
        <w:rPr>
          <w:rFonts w:ascii="Times New Roman" w:hAnsi="Times New Roman" w:cs="Times New Roman"/>
          <w:sz w:val="24"/>
          <w:szCs w:val="24"/>
        </w:rPr>
      </w:pPr>
      <w:r w:rsidRPr="00496740">
        <w:rPr>
          <w:rFonts w:ascii="Times New Roman" w:hAnsi="Times New Roman" w:cs="Times New Roman"/>
          <w:b/>
          <w:sz w:val="24"/>
          <w:szCs w:val="24"/>
        </w:rPr>
        <w:fldChar w:fldCharType="begin"/>
      </w:r>
      <w:r w:rsidRPr="00496740">
        <w:rPr>
          <w:rFonts w:ascii="Times New Roman" w:hAnsi="Times New Roman" w:cs="Times New Roman"/>
          <w:b/>
          <w:sz w:val="24"/>
          <w:szCs w:val="24"/>
        </w:rPr>
        <w:instrText xml:space="preserve"> ADDIN PAPERS2_CITATIONS &lt;papers2_bibliography/&gt;</w:instrText>
      </w:r>
      <w:r w:rsidRPr="00496740">
        <w:rPr>
          <w:rFonts w:ascii="Times New Roman" w:hAnsi="Times New Roman" w:cs="Times New Roman"/>
          <w:b/>
          <w:sz w:val="24"/>
          <w:szCs w:val="24"/>
        </w:rPr>
        <w:fldChar w:fldCharType="separate"/>
      </w:r>
      <w:r>
        <w:rPr>
          <w:rFonts w:ascii="Times New Roman" w:hAnsi="Times New Roman" w:cs="Times New Roman"/>
          <w:sz w:val="24"/>
          <w:szCs w:val="24"/>
        </w:rPr>
        <w:t>Amarasekare, P. 2003. Competitive coexistence in spatially structured environments: a synthesis. Ecology Letters 6:1109–1122.</w:t>
      </w:r>
    </w:p>
    <w:p w14:paraId="6BE8867E" w14:textId="77777777" w:rsidR="00B20132" w:rsidRDefault="00B20132" w:rsidP="00301BA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360" w:hanging="360"/>
        <w:rPr>
          <w:rFonts w:ascii="Times New Roman" w:hAnsi="Times New Roman" w:cs="Times New Roman"/>
          <w:sz w:val="24"/>
          <w:szCs w:val="24"/>
        </w:rPr>
      </w:pPr>
      <w:r>
        <w:rPr>
          <w:rFonts w:ascii="Times New Roman" w:hAnsi="Times New Roman" w:cs="Times New Roman"/>
          <w:sz w:val="24"/>
          <w:szCs w:val="24"/>
        </w:rPr>
        <w:t>Baltrus, D. A., M. T. Nishimura, A. Romanchuk, J. H. Chang, M. S. Mukhtar, K. Cherkis, J. Roach, et al. 2011. Dynamic Evolution of Pathogenicity Revealed by Sequencing and Comparative Genomics of 19 Pseudomonas syringae Isolates. (D. S. Guttman, ed.)PLoS pathogens 7:e1002132.</w:t>
      </w:r>
    </w:p>
    <w:p w14:paraId="527C8137" w14:textId="77777777" w:rsidR="00B20132" w:rsidRDefault="00B20132" w:rsidP="00301BA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360" w:hanging="360"/>
        <w:rPr>
          <w:rFonts w:ascii="Times New Roman" w:hAnsi="Times New Roman" w:cs="Times New Roman"/>
          <w:sz w:val="24"/>
          <w:szCs w:val="24"/>
        </w:rPr>
      </w:pPr>
      <w:r>
        <w:rPr>
          <w:rFonts w:ascii="Times New Roman" w:hAnsi="Times New Roman" w:cs="Times New Roman"/>
          <w:sz w:val="24"/>
          <w:szCs w:val="24"/>
        </w:rPr>
        <w:t>Barrett, L. G., T. Bell, G. Dwyer, and J. Bergelson. 2011. Cheating, trade-offs and the evolution of aggressiveness in a natural pathogen population. Ecology Letters 14:1149–1157.</w:t>
      </w:r>
    </w:p>
    <w:p w14:paraId="0D75F51F" w14:textId="7E472984" w:rsidR="00B20132" w:rsidRDefault="00B20132" w:rsidP="00301BA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360" w:hanging="360"/>
        <w:rPr>
          <w:rFonts w:ascii="Times New Roman" w:hAnsi="Times New Roman" w:cs="Times New Roman"/>
          <w:sz w:val="24"/>
          <w:szCs w:val="24"/>
        </w:rPr>
      </w:pPr>
      <w:r>
        <w:rPr>
          <w:rFonts w:ascii="Times New Roman" w:hAnsi="Times New Roman" w:cs="Times New Roman"/>
          <w:sz w:val="24"/>
          <w:szCs w:val="24"/>
        </w:rPr>
        <w:t>Bergstrom, A., J. T. Simpson, F. Salinas, B. Barre, L. Parts, A. Zia, A. N. Nguyen Ba, et al. 2014. A high-definition view of functional genetic variation from natural yeast genomes. Molecular Biology and Evolution 31:872–888.</w:t>
      </w:r>
    </w:p>
    <w:p w14:paraId="01496D73" w14:textId="77777777" w:rsidR="00B20132" w:rsidRDefault="00B20132" w:rsidP="00301BA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360" w:hanging="360"/>
        <w:rPr>
          <w:rFonts w:ascii="Times New Roman" w:hAnsi="Times New Roman" w:cs="Times New Roman"/>
          <w:sz w:val="24"/>
          <w:szCs w:val="24"/>
        </w:rPr>
      </w:pPr>
      <w:r>
        <w:rPr>
          <w:rFonts w:ascii="Times New Roman" w:hAnsi="Times New Roman" w:cs="Times New Roman"/>
          <w:sz w:val="24"/>
          <w:szCs w:val="24"/>
        </w:rPr>
        <w:t>Bronstein, J. L. 2009. The evolution of facilitation and mutualism. Journal of Ecology 97:1160–1170.</w:t>
      </w:r>
    </w:p>
    <w:p w14:paraId="78F87751" w14:textId="3372C96F" w:rsidR="00B20132" w:rsidRDefault="00B20132" w:rsidP="00301BA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360" w:hanging="360"/>
        <w:rPr>
          <w:rFonts w:ascii="Times New Roman" w:hAnsi="Times New Roman" w:cs="Times New Roman"/>
          <w:sz w:val="24"/>
          <w:szCs w:val="24"/>
        </w:rPr>
      </w:pPr>
      <w:r>
        <w:rPr>
          <w:rFonts w:ascii="Times New Roman" w:hAnsi="Times New Roman" w:cs="Times New Roman"/>
          <w:sz w:val="24"/>
          <w:szCs w:val="24"/>
        </w:rPr>
        <w:t>Brooker, R. W., F. T. Maestre, R. M. Callaway, C. L. Lortie, L. A. Cavieres, G. Kunstler, P. Liancourt, et al. 2008. Facilitation in plant communities: the past, the present, and the future. Journal of Ecology 96:18–34.</w:t>
      </w:r>
    </w:p>
    <w:p w14:paraId="6F065483" w14:textId="77777777" w:rsidR="00B20132" w:rsidRDefault="00B20132" w:rsidP="00301BA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360" w:hanging="360"/>
        <w:rPr>
          <w:rFonts w:ascii="Times New Roman" w:hAnsi="Times New Roman" w:cs="Times New Roman"/>
          <w:sz w:val="24"/>
          <w:szCs w:val="24"/>
        </w:rPr>
      </w:pPr>
      <w:r>
        <w:rPr>
          <w:rFonts w:ascii="Times New Roman" w:hAnsi="Times New Roman" w:cs="Times New Roman"/>
          <w:sz w:val="24"/>
          <w:szCs w:val="24"/>
        </w:rPr>
        <w:t>Cornforth, D. M., and K. R. Foster. 2013. Competition sensing: the social side of bacterial stress responses. Nature reviews Microbiology 11:285–293.</w:t>
      </w:r>
    </w:p>
    <w:p w14:paraId="60E51528" w14:textId="77777777" w:rsidR="00B20132" w:rsidRDefault="00B20132" w:rsidP="00301BA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360" w:hanging="360"/>
        <w:rPr>
          <w:rFonts w:ascii="Times New Roman" w:hAnsi="Times New Roman" w:cs="Times New Roman"/>
          <w:sz w:val="24"/>
          <w:szCs w:val="24"/>
        </w:rPr>
      </w:pPr>
      <w:r>
        <w:rPr>
          <w:rFonts w:ascii="Times New Roman" w:hAnsi="Times New Roman" w:cs="Times New Roman"/>
          <w:sz w:val="24"/>
          <w:szCs w:val="24"/>
        </w:rPr>
        <w:t>Cui, J., A. K. Bahrami, E. G. Pringle, G. Hernandez-Guzman, C. L. Bender, N. E. Pierce, and F. M. Ausubel. 2005. Pseudomonas syringae manipulates systemic plant defenses against pathogens and herbivores. Proceedings of the National Academy of Sciences of the United States of America 102:1791–1796.</w:t>
      </w:r>
    </w:p>
    <w:p w14:paraId="4F698B34" w14:textId="77777777" w:rsidR="00B20132" w:rsidRDefault="00B20132" w:rsidP="00301BA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360" w:hanging="360"/>
        <w:rPr>
          <w:rFonts w:ascii="Times New Roman" w:hAnsi="Times New Roman" w:cs="Times New Roman"/>
          <w:sz w:val="24"/>
          <w:szCs w:val="24"/>
        </w:rPr>
      </w:pPr>
      <w:r>
        <w:rPr>
          <w:rFonts w:ascii="Times New Roman" w:hAnsi="Times New Roman" w:cs="Times New Roman"/>
          <w:sz w:val="24"/>
          <w:szCs w:val="24"/>
        </w:rPr>
        <w:t>Cui, J., G. Jander, L. R. Racki, P. D. Kim, N. E. Pierce, and F. M. Ausubel. 2002. Signals involved in Arabidopsis resistance to Trichoplusia ni caterpillars induced by virulent and avirulent strains of the phytopathogen Pseudomonas syringae. Plant physiology 129:551–564.</w:t>
      </w:r>
    </w:p>
    <w:p w14:paraId="1F0E2468" w14:textId="77777777" w:rsidR="00B20132" w:rsidRDefault="00B20132" w:rsidP="00301BA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360" w:hanging="360"/>
        <w:rPr>
          <w:rFonts w:ascii="Times New Roman" w:hAnsi="Times New Roman" w:cs="Times New Roman"/>
          <w:sz w:val="24"/>
          <w:szCs w:val="24"/>
        </w:rPr>
      </w:pPr>
      <w:r>
        <w:rPr>
          <w:rFonts w:ascii="Times New Roman" w:hAnsi="Times New Roman" w:cs="Times New Roman"/>
          <w:sz w:val="24"/>
          <w:szCs w:val="24"/>
        </w:rPr>
        <w:t>Czaran, T. L., R. F. Hoekstra, and L. Pagie. 2002. Chemical warfare between microbes promotes biodiversity. Proceedings of the National Academy of Sciences of the United States of America 99:786–790.</w:t>
      </w:r>
    </w:p>
    <w:p w14:paraId="7C976D70" w14:textId="77777777" w:rsidR="00B20132" w:rsidRDefault="00B20132" w:rsidP="00301BA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360" w:hanging="360"/>
        <w:rPr>
          <w:rFonts w:ascii="Times New Roman" w:hAnsi="Times New Roman" w:cs="Times New Roman"/>
          <w:sz w:val="24"/>
          <w:szCs w:val="24"/>
        </w:rPr>
      </w:pPr>
      <w:r>
        <w:rPr>
          <w:rFonts w:ascii="Times New Roman" w:hAnsi="Times New Roman" w:cs="Times New Roman"/>
          <w:sz w:val="24"/>
          <w:szCs w:val="24"/>
        </w:rPr>
        <w:t>Decoin, V., C. Barbey, D. Bergeau, X. Latour, M. G. J. Feuilloley, N. Orange, and A. Merieau. 2014. A Type VI Secretion System Is Involved in Pseudomonas fluorescens Bacterial Competition. (J. Murillo, ed.)PloS one 9:e89411.</w:t>
      </w:r>
    </w:p>
    <w:p w14:paraId="584E62B6" w14:textId="77777777" w:rsidR="00B20132" w:rsidRDefault="00B20132" w:rsidP="00301BA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360" w:hanging="360"/>
        <w:rPr>
          <w:rFonts w:ascii="Times New Roman" w:hAnsi="Times New Roman" w:cs="Times New Roman"/>
          <w:sz w:val="24"/>
          <w:szCs w:val="24"/>
        </w:rPr>
      </w:pPr>
      <w:r>
        <w:rPr>
          <w:rFonts w:ascii="Times New Roman" w:hAnsi="Times New Roman" w:cs="Times New Roman"/>
          <w:sz w:val="24"/>
          <w:szCs w:val="24"/>
        </w:rPr>
        <w:lastRenderedPageBreak/>
        <w:t>DeLong, J. P., and D. A. Vasseur. 2013. Linked exploitation and interference competition drives the variable behavior of a classic predator–prey system. Oikos 122:1393–1400.</w:t>
      </w:r>
    </w:p>
    <w:p w14:paraId="522DD83A" w14:textId="77777777" w:rsidR="00B20132" w:rsidRDefault="00B20132" w:rsidP="00301BA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360" w:hanging="360"/>
        <w:rPr>
          <w:rFonts w:ascii="Times New Roman" w:hAnsi="Times New Roman" w:cs="Times New Roman"/>
          <w:sz w:val="24"/>
          <w:szCs w:val="24"/>
        </w:rPr>
      </w:pPr>
      <w:r>
        <w:rPr>
          <w:rFonts w:ascii="Times New Roman" w:hAnsi="Times New Roman" w:cs="Times New Roman"/>
          <w:sz w:val="24"/>
          <w:szCs w:val="24"/>
        </w:rPr>
        <w:t>Dulla, G. F. J., and S. E. Lindow. 2009. Acyl-homoserine lactone-mediated cross talk among epiphytic bacteria modulates behavior of Pseudomonas syringae on leaves. The ISME journal 3:825–834.</w:t>
      </w:r>
    </w:p>
    <w:p w14:paraId="43CD096E" w14:textId="77777777" w:rsidR="00B20132" w:rsidRDefault="00B20132" w:rsidP="00301BA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360" w:hanging="360"/>
        <w:rPr>
          <w:rFonts w:ascii="Times New Roman" w:hAnsi="Times New Roman" w:cs="Times New Roman"/>
          <w:sz w:val="24"/>
          <w:szCs w:val="24"/>
        </w:rPr>
      </w:pPr>
      <w:r>
        <w:rPr>
          <w:rFonts w:ascii="Times New Roman" w:hAnsi="Times New Roman" w:cs="Times New Roman"/>
          <w:sz w:val="24"/>
          <w:szCs w:val="24"/>
        </w:rPr>
        <w:t>Dulla, G. F. J., K. V. Krasileva, and S. E. Lindow. 2010. Interference of quorum sensing in Pseudomonas syringae by bacterial epiphytes that limit iron availability. Environmental Microbiology 12:1762–1774.</w:t>
      </w:r>
    </w:p>
    <w:p w14:paraId="2BEF8B11" w14:textId="77777777" w:rsidR="00B20132" w:rsidRDefault="00B20132" w:rsidP="00301BA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360" w:hanging="360"/>
        <w:rPr>
          <w:rFonts w:ascii="Times New Roman" w:hAnsi="Times New Roman" w:cs="Times New Roman"/>
          <w:sz w:val="24"/>
          <w:szCs w:val="24"/>
        </w:rPr>
      </w:pPr>
      <w:r>
        <w:rPr>
          <w:rFonts w:ascii="Times New Roman" w:hAnsi="Times New Roman" w:cs="Times New Roman"/>
          <w:sz w:val="24"/>
          <w:szCs w:val="24"/>
        </w:rPr>
        <w:t>Edwards, K. F., and S. J. Schreiber. 2010. Preemption of space can lead to intransitive coexistence of competitors. Oikos 119:1201–1209.</w:t>
      </w:r>
    </w:p>
    <w:p w14:paraId="1FB6D74E" w14:textId="77777777" w:rsidR="00B20132" w:rsidRDefault="00B20132" w:rsidP="00301BA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360" w:hanging="360"/>
        <w:rPr>
          <w:rFonts w:ascii="Times New Roman" w:hAnsi="Times New Roman" w:cs="Times New Roman"/>
          <w:sz w:val="24"/>
          <w:szCs w:val="24"/>
        </w:rPr>
      </w:pPr>
      <w:r>
        <w:rPr>
          <w:rFonts w:ascii="Times New Roman" w:hAnsi="Times New Roman" w:cs="Times New Roman"/>
          <w:sz w:val="24"/>
          <w:szCs w:val="24"/>
        </w:rPr>
        <w:t>Eisenhauer, N., E. Materne, S. Scheu, and A. Jousset. 2013. Evolutionary history predicts the stability of cooperation in microbial communities. Nature communications 4:1–7.</w:t>
      </w:r>
    </w:p>
    <w:p w14:paraId="446E93CB" w14:textId="77777777" w:rsidR="00B20132" w:rsidRDefault="00B20132" w:rsidP="00301BA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360" w:hanging="360"/>
        <w:rPr>
          <w:rFonts w:ascii="Times New Roman" w:hAnsi="Times New Roman" w:cs="Times New Roman"/>
          <w:sz w:val="24"/>
          <w:szCs w:val="24"/>
        </w:rPr>
      </w:pPr>
      <w:r>
        <w:rPr>
          <w:rFonts w:ascii="Times New Roman" w:hAnsi="Times New Roman" w:cs="Times New Roman"/>
          <w:sz w:val="24"/>
          <w:szCs w:val="24"/>
        </w:rPr>
        <w:t>Eisenhauer, N., S. Scheu, and A. Jousset. 2012a. Bacterial Diversity Stabilizes Community Productivity. (S. Bertilsson, ed.)PloS one 7:e34517.</w:t>
      </w:r>
    </w:p>
    <w:p w14:paraId="61289F05" w14:textId="77777777" w:rsidR="00B20132" w:rsidRDefault="00B20132" w:rsidP="00301BA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360" w:hanging="360"/>
        <w:rPr>
          <w:rFonts w:ascii="Times New Roman" w:hAnsi="Times New Roman" w:cs="Times New Roman"/>
          <w:sz w:val="24"/>
          <w:szCs w:val="24"/>
        </w:rPr>
      </w:pPr>
      <w:r>
        <w:rPr>
          <w:rFonts w:ascii="Times New Roman" w:hAnsi="Times New Roman" w:cs="Times New Roman"/>
          <w:sz w:val="24"/>
          <w:szCs w:val="24"/>
        </w:rPr>
        <w:t>Eisenhauer, N., W. Schulz, S. Scheu, and A. Jousset. 2012b. Niche dimensionality links biodiversity and invasibility of microbial communities. (M. Pfrender, ed.)Functional Ecology 27:282–288.</w:t>
      </w:r>
    </w:p>
    <w:p w14:paraId="6E697F92" w14:textId="77777777" w:rsidR="00B20132" w:rsidRDefault="00B20132" w:rsidP="00301BA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360" w:hanging="360"/>
        <w:rPr>
          <w:rFonts w:ascii="Times New Roman" w:hAnsi="Times New Roman" w:cs="Times New Roman"/>
          <w:sz w:val="24"/>
          <w:szCs w:val="24"/>
        </w:rPr>
      </w:pPr>
      <w:r>
        <w:rPr>
          <w:rFonts w:ascii="Times New Roman" w:hAnsi="Times New Roman" w:cs="Times New Roman"/>
          <w:sz w:val="24"/>
          <w:szCs w:val="24"/>
        </w:rPr>
        <w:t>Foster, K. R., and T. Bell. 2012. Competition, not cooperation, dominates interactions among culturable microbial species. Current biology : CB 22:1845–1850.</w:t>
      </w:r>
    </w:p>
    <w:p w14:paraId="604FEE70" w14:textId="77777777" w:rsidR="00B20132" w:rsidRDefault="00B20132" w:rsidP="00301BA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360" w:hanging="360"/>
        <w:rPr>
          <w:rFonts w:ascii="Times New Roman" w:hAnsi="Times New Roman" w:cs="Times New Roman"/>
          <w:sz w:val="24"/>
          <w:szCs w:val="24"/>
        </w:rPr>
      </w:pPr>
      <w:r>
        <w:rPr>
          <w:rFonts w:ascii="Times New Roman" w:hAnsi="Times New Roman" w:cs="Times New Roman"/>
          <w:sz w:val="24"/>
          <w:szCs w:val="24"/>
        </w:rPr>
        <w:t>Frank, S. A. 2010. The trade-off between rate and yield in the design of microbial metabolism. Journal of evolutionary biology 23:609–613.</w:t>
      </w:r>
    </w:p>
    <w:p w14:paraId="757B15D3" w14:textId="77777777" w:rsidR="00B20132" w:rsidRDefault="00B20132" w:rsidP="00301BA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360" w:hanging="360"/>
        <w:rPr>
          <w:rFonts w:ascii="Times New Roman" w:hAnsi="Times New Roman" w:cs="Times New Roman"/>
          <w:sz w:val="24"/>
          <w:szCs w:val="24"/>
        </w:rPr>
      </w:pPr>
      <w:r>
        <w:rPr>
          <w:rFonts w:ascii="Times New Roman" w:hAnsi="Times New Roman" w:cs="Times New Roman"/>
          <w:sz w:val="24"/>
          <w:szCs w:val="24"/>
        </w:rPr>
        <w:t>Frean, M., and E. R. Abraham. 2001. Rock-scissors-paper and the survival of the weakest. Proceedings of the Royal Society B: Biological Sciences 268:1323–1327.</w:t>
      </w:r>
    </w:p>
    <w:p w14:paraId="0E014960" w14:textId="77777777" w:rsidR="00B20132" w:rsidRDefault="00B20132" w:rsidP="00301BA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360" w:hanging="360"/>
        <w:rPr>
          <w:rFonts w:ascii="Times New Roman" w:hAnsi="Times New Roman" w:cs="Times New Roman"/>
          <w:sz w:val="24"/>
          <w:szCs w:val="24"/>
        </w:rPr>
      </w:pPr>
      <w:r>
        <w:rPr>
          <w:rFonts w:ascii="Times New Roman" w:hAnsi="Times New Roman" w:cs="Times New Roman"/>
          <w:sz w:val="24"/>
          <w:szCs w:val="24"/>
        </w:rPr>
        <w:t>Fridman, O., A. Goldberg, I. Ronin, N. Shoresh, and N. Q. Balaban. 2015. Optimization of lag time underlies antibiotic tolerance in evolved bacterial populations. Nature 513:418–421.</w:t>
      </w:r>
    </w:p>
    <w:p w14:paraId="626895F4" w14:textId="77777777" w:rsidR="00B20132" w:rsidRDefault="00B20132" w:rsidP="00301BA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360" w:hanging="360"/>
        <w:rPr>
          <w:rFonts w:ascii="Times New Roman" w:hAnsi="Times New Roman" w:cs="Times New Roman"/>
          <w:sz w:val="24"/>
          <w:szCs w:val="24"/>
        </w:rPr>
      </w:pPr>
      <w:r>
        <w:rPr>
          <w:rFonts w:ascii="Times New Roman" w:hAnsi="Times New Roman" w:cs="Times New Roman"/>
          <w:sz w:val="24"/>
          <w:szCs w:val="24"/>
        </w:rPr>
        <w:t>Garbeva, P., O. Tyc, M. N. P. Remus-Emsermann, A. van der Wal, M. Vos, M. Silby, and W. de Boer. 2011. No apparent costs for facultative antibiotic production by the soil bacterium Pseudomonas fluorescens Pf0-1. PloS one 6:e27266.</w:t>
      </w:r>
    </w:p>
    <w:p w14:paraId="614DA6AD" w14:textId="77777777" w:rsidR="00B20132" w:rsidRDefault="00B20132" w:rsidP="00301BA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360" w:hanging="360"/>
        <w:rPr>
          <w:rFonts w:ascii="Times New Roman" w:hAnsi="Times New Roman" w:cs="Times New Roman"/>
          <w:sz w:val="24"/>
          <w:szCs w:val="24"/>
        </w:rPr>
      </w:pPr>
      <w:r>
        <w:rPr>
          <w:rFonts w:ascii="Times New Roman" w:hAnsi="Times New Roman" w:cs="Times New Roman"/>
          <w:sz w:val="24"/>
          <w:szCs w:val="24"/>
        </w:rPr>
        <w:t>Groen, S. C., N. K. Whiteman, A. K. Bahrami, A. M. Wilczek, J. Cui, J. A. RUSSELL, A. Cibrian-Jaramillo, et al. 2013. Pathogen-triggered ethylene signaling mediates systemic-induced susceptibility to herbivory in Arabidopsis. The Plant cell 25:4755–4766.</w:t>
      </w:r>
    </w:p>
    <w:p w14:paraId="7B003068" w14:textId="77777777" w:rsidR="00B20132" w:rsidRDefault="00B20132" w:rsidP="00301BA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360" w:hanging="360"/>
        <w:rPr>
          <w:rFonts w:ascii="Times New Roman" w:hAnsi="Times New Roman" w:cs="Times New Roman"/>
          <w:sz w:val="24"/>
          <w:szCs w:val="24"/>
        </w:rPr>
      </w:pPr>
      <w:r>
        <w:rPr>
          <w:rFonts w:ascii="Times New Roman" w:hAnsi="Times New Roman" w:cs="Times New Roman"/>
          <w:sz w:val="24"/>
          <w:szCs w:val="24"/>
        </w:rPr>
        <w:t>Hibbing, M. E., C. Fuqua, M. R. Parsek, and S. B. Peterson. 2009. Bacterial competition: surviving and thriving in the microbial jungle. Nature reviews Microbiology 8:15–25.</w:t>
      </w:r>
    </w:p>
    <w:p w14:paraId="514E05C2" w14:textId="77777777" w:rsidR="00B20132" w:rsidRDefault="00B20132" w:rsidP="00301BA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360" w:hanging="360"/>
        <w:rPr>
          <w:rFonts w:ascii="Times New Roman" w:hAnsi="Times New Roman" w:cs="Times New Roman"/>
          <w:sz w:val="24"/>
          <w:szCs w:val="24"/>
        </w:rPr>
      </w:pPr>
      <w:r>
        <w:rPr>
          <w:rFonts w:ascii="Times New Roman" w:hAnsi="Times New Roman" w:cs="Times New Roman"/>
          <w:sz w:val="24"/>
          <w:szCs w:val="24"/>
        </w:rPr>
        <w:t>Hol, W. H. G., T. M. Bezemer, and A. Biere. 2013. Getting the ecology into interactions between plants and the plant growth-promoting bacterium Pseudomonas fluorescens. Frontiers in plant science 4:81.</w:t>
      </w:r>
    </w:p>
    <w:p w14:paraId="393FC69C" w14:textId="77777777" w:rsidR="00B20132" w:rsidRDefault="00B20132" w:rsidP="00301BA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360" w:hanging="360"/>
        <w:rPr>
          <w:rFonts w:ascii="Times New Roman" w:hAnsi="Times New Roman" w:cs="Times New Roman"/>
          <w:sz w:val="24"/>
          <w:szCs w:val="24"/>
        </w:rPr>
      </w:pPr>
      <w:r>
        <w:rPr>
          <w:rFonts w:ascii="Times New Roman" w:hAnsi="Times New Roman" w:cs="Times New Roman"/>
          <w:sz w:val="24"/>
          <w:szCs w:val="24"/>
        </w:rPr>
        <w:t>Humphrey, P. T., T. T. Nguyen, M. M. Villalobos, and N. K. Whiteman. 2014. Diversity and abundance of phyllosphere bacteria are linked to insect herbivory. Molecular Ecology 23:1497–1515.</w:t>
      </w:r>
    </w:p>
    <w:p w14:paraId="5EB30E0F" w14:textId="77777777" w:rsidR="00B20132" w:rsidRDefault="00B20132" w:rsidP="00301BA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360" w:hanging="360"/>
        <w:rPr>
          <w:rFonts w:ascii="Times New Roman" w:hAnsi="Times New Roman" w:cs="Times New Roman"/>
          <w:sz w:val="24"/>
          <w:szCs w:val="24"/>
        </w:rPr>
      </w:pPr>
      <w:r>
        <w:rPr>
          <w:rFonts w:ascii="Times New Roman" w:hAnsi="Times New Roman" w:cs="Times New Roman"/>
          <w:sz w:val="24"/>
          <w:szCs w:val="24"/>
        </w:rPr>
        <w:t xml:space="preserve">Huynh, T. V., D. Dahlbeck, and B. J. Staskawicz. 1989. Bacterial blight of soybean: regulation </w:t>
      </w:r>
      <w:r>
        <w:rPr>
          <w:rFonts w:ascii="Times New Roman" w:hAnsi="Times New Roman" w:cs="Times New Roman"/>
          <w:sz w:val="24"/>
          <w:szCs w:val="24"/>
        </w:rPr>
        <w:lastRenderedPageBreak/>
        <w:t>of a pathogen gene determining host cultivar specificity. Science (New York, NY) 245:1374–1377.</w:t>
      </w:r>
    </w:p>
    <w:p w14:paraId="162F48EB" w14:textId="77777777" w:rsidR="00B20132" w:rsidRDefault="00B20132" w:rsidP="00301BA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360" w:hanging="360"/>
        <w:rPr>
          <w:rFonts w:ascii="Times New Roman" w:hAnsi="Times New Roman" w:cs="Times New Roman"/>
          <w:sz w:val="24"/>
          <w:szCs w:val="24"/>
        </w:rPr>
      </w:pPr>
      <w:r>
        <w:rPr>
          <w:rFonts w:ascii="Times New Roman" w:hAnsi="Times New Roman" w:cs="Times New Roman"/>
          <w:sz w:val="24"/>
          <w:szCs w:val="24"/>
        </w:rPr>
        <w:t>Jasmin, J.-N., and C. Zeyl. 2012. Life-history evolution and density-dependent growth in experimental populations of yeast. Evolution 66:3789–3802.</w:t>
      </w:r>
    </w:p>
    <w:p w14:paraId="2F0D0F54" w14:textId="77777777" w:rsidR="00B20132" w:rsidRDefault="00B20132" w:rsidP="00301BA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360" w:hanging="360"/>
        <w:rPr>
          <w:rFonts w:ascii="Times New Roman" w:hAnsi="Times New Roman" w:cs="Times New Roman"/>
          <w:sz w:val="24"/>
          <w:szCs w:val="24"/>
        </w:rPr>
      </w:pPr>
      <w:r>
        <w:rPr>
          <w:rFonts w:ascii="Times New Roman" w:hAnsi="Times New Roman" w:cs="Times New Roman"/>
          <w:sz w:val="24"/>
          <w:szCs w:val="24"/>
        </w:rPr>
        <w:t>Kerr, B., M. A. Riley, M. W. Feldman, and B. J. M. Bohannan. 2002. Local dispersal promotes biodiversity in a real-life game of rock-paper-scissors. Nature 418:171–174.</w:t>
      </w:r>
    </w:p>
    <w:p w14:paraId="2311C696" w14:textId="77777777" w:rsidR="00B20132" w:rsidRDefault="00B20132" w:rsidP="00301BA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360" w:hanging="360"/>
        <w:rPr>
          <w:rFonts w:ascii="Times New Roman" w:hAnsi="Times New Roman" w:cs="Times New Roman"/>
          <w:sz w:val="24"/>
          <w:szCs w:val="24"/>
        </w:rPr>
      </w:pPr>
      <w:r>
        <w:rPr>
          <w:rFonts w:ascii="Times New Roman" w:hAnsi="Times New Roman" w:cs="Times New Roman"/>
          <w:sz w:val="24"/>
          <w:szCs w:val="24"/>
        </w:rPr>
        <w:t>Kinkel, L. L., and S. E. Lindow. 1993. Invasion and Exclusion among Coexisting Pseudomonas syringae Strains on Leaves. Applied and environmental microbiology 59:3447–3454.</w:t>
      </w:r>
    </w:p>
    <w:p w14:paraId="7BFC1D63" w14:textId="77777777" w:rsidR="00B20132" w:rsidRDefault="00B20132" w:rsidP="00301BA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360" w:hanging="360"/>
        <w:rPr>
          <w:rFonts w:ascii="Times New Roman" w:hAnsi="Times New Roman" w:cs="Times New Roman"/>
          <w:sz w:val="24"/>
          <w:szCs w:val="24"/>
        </w:rPr>
      </w:pPr>
      <w:r>
        <w:rPr>
          <w:rFonts w:ascii="Times New Roman" w:hAnsi="Times New Roman" w:cs="Times New Roman"/>
          <w:sz w:val="24"/>
          <w:szCs w:val="24"/>
        </w:rPr>
        <w:t>Kirkup, B. C., and M. A. Riley. 2004. Antibiotic-mediated antagonism leads to a bacterial game of rock-paper-scissors in vivo. Nature 428:412–414.</w:t>
      </w:r>
    </w:p>
    <w:p w14:paraId="12006850" w14:textId="77777777" w:rsidR="00B20132" w:rsidRDefault="00B20132" w:rsidP="00301BA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360" w:hanging="360"/>
        <w:rPr>
          <w:rFonts w:ascii="Times New Roman" w:hAnsi="Times New Roman" w:cs="Times New Roman"/>
          <w:sz w:val="24"/>
          <w:szCs w:val="24"/>
        </w:rPr>
      </w:pPr>
      <w:r>
        <w:rPr>
          <w:rFonts w:ascii="Times New Roman" w:hAnsi="Times New Roman" w:cs="Times New Roman"/>
          <w:sz w:val="24"/>
          <w:szCs w:val="24"/>
        </w:rPr>
        <w:t>Kryazhimskiy, S., D. P. Rice, and M. M. Desai. 2012. Population subdivision and adaptation in asexual populations of Saccharomyces cerevisiae. Evolution 66:1931–1941.</w:t>
      </w:r>
    </w:p>
    <w:p w14:paraId="34AE7697" w14:textId="77777777" w:rsidR="00B20132" w:rsidRDefault="00B20132" w:rsidP="00301BA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360" w:hanging="360"/>
        <w:rPr>
          <w:rFonts w:ascii="Times New Roman" w:hAnsi="Times New Roman" w:cs="Times New Roman"/>
          <w:sz w:val="24"/>
          <w:szCs w:val="24"/>
        </w:rPr>
      </w:pPr>
      <w:r>
        <w:rPr>
          <w:rFonts w:ascii="Times New Roman" w:hAnsi="Times New Roman" w:cs="Times New Roman"/>
          <w:sz w:val="24"/>
          <w:szCs w:val="24"/>
        </w:rPr>
        <w:t>Laird, R. A. 2014. Population interaction structure and the coexistence of bacterial strains playing “rock-paper-scissors.” Oikos 123:472–480.</w:t>
      </w:r>
    </w:p>
    <w:p w14:paraId="24085B2B" w14:textId="77777777" w:rsidR="00B20132" w:rsidRDefault="00B20132" w:rsidP="00301BA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360" w:hanging="360"/>
        <w:rPr>
          <w:rFonts w:ascii="Times New Roman" w:hAnsi="Times New Roman" w:cs="Times New Roman"/>
          <w:sz w:val="24"/>
          <w:szCs w:val="24"/>
        </w:rPr>
      </w:pPr>
      <w:r>
        <w:rPr>
          <w:rFonts w:ascii="Times New Roman" w:hAnsi="Times New Roman" w:cs="Times New Roman"/>
          <w:sz w:val="24"/>
          <w:szCs w:val="24"/>
        </w:rPr>
        <w:t>Laird, R. A., and B. S. Schamp. 2006. Competitive intransitivity promotes species coexistence. American Naturalist 168:182–193.</w:t>
      </w:r>
    </w:p>
    <w:p w14:paraId="6F9E5211" w14:textId="77777777" w:rsidR="00B20132" w:rsidRDefault="00B20132" w:rsidP="00301BA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360" w:hanging="360"/>
        <w:rPr>
          <w:rFonts w:ascii="Times New Roman" w:hAnsi="Times New Roman" w:cs="Times New Roman"/>
          <w:sz w:val="24"/>
          <w:szCs w:val="24"/>
        </w:rPr>
      </w:pPr>
      <w:r>
        <w:rPr>
          <w:rFonts w:ascii="Times New Roman" w:hAnsi="Times New Roman" w:cs="Times New Roman"/>
          <w:sz w:val="24"/>
          <w:szCs w:val="24"/>
        </w:rPr>
        <w:t>Laird, R. A., and B. S. Schamp. 2008. Does local competition increase the coexistence of species in intransitive networks? Ecology 89:237–247.</w:t>
      </w:r>
    </w:p>
    <w:p w14:paraId="27BF4106" w14:textId="77777777" w:rsidR="00B20132" w:rsidRDefault="00B20132" w:rsidP="00301BA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360" w:hanging="360"/>
        <w:rPr>
          <w:rFonts w:ascii="Times New Roman" w:hAnsi="Times New Roman" w:cs="Times New Roman"/>
          <w:sz w:val="24"/>
          <w:szCs w:val="24"/>
        </w:rPr>
      </w:pPr>
      <w:r>
        <w:rPr>
          <w:rFonts w:ascii="Times New Roman" w:hAnsi="Times New Roman" w:cs="Times New Roman"/>
          <w:sz w:val="24"/>
          <w:szCs w:val="24"/>
        </w:rPr>
        <w:t>Lankau, R. A., and S. Y. Strauss. 2007. Mutual feedbacks maintain both genetic and species diversity in a plant community. Science (New York, NY) 317:1561–1563.</w:t>
      </w:r>
    </w:p>
    <w:p w14:paraId="6F2E5DEA" w14:textId="77777777" w:rsidR="00B20132" w:rsidRDefault="00B20132" w:rsidP="00301BA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360" w:hanging="360"/>
        <w:rPr>
          <w:rFonts w:ascii="Times New Roman" w:hAnsi="Times New Roman" w:cs="Times New Roman"/>
          <w:sz w:val="24"/>
          <w:szCs w:val="24"/>
        </w:rPr>
      </w:pPr>
      <w:r>
        <w:rPr>
          <w:rFonts w:ascii="Times New Roman" w:hAnsi="Times New Roman" w:cs="Times New Roman"/>
          <w:sz w:val="24"/>
          <w:szCs w:val="24"/>
        </w:rPr>
        <w:t>Lenski, R. E., and M. A. Riley. 2002. Chemical warfare from an ecological perspective. Proceedings of the National Academy of Sciences of the United States of America 99:556–558.</w:t>
      </w:r>
    </w:p>
    <w:p w14:paraId="60D5D8EF" w14:textId="77777777" w:rsidR="00B20132" w:rsidRDefault="00B20132" w:rsidP="00301BA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360" w:hanging="360"/>
        <w:rPr>
          <w:rFonts w:ascii="Times New Roman" w:hAnsi="Times New Roman" w:cs="Times New Roman"/>
          <w:sz w:val="24"/>
          <w:szCs w:val="24"/>
        </w:rPr>
      </w:pPr>
      <w:r>
        <w:rPr>
          <w:rFonts w:ascii="Times New Roman" w:hAnsi="Times New Roman" w:cs="Times New Roman"/>
          <w:sz w:val="24"/>
          <w:szCs w:val="24"/>
        </w:rPr>
        <w:t>Lenski, R. E., J. A. Mongold, P. D. Sniegowski, M. Travisano, F. Vasi, P. J. Gerrish, and T. M. Schmidt. 1998. Evolution of competitive fitness in experimental populations of E. coli: what makes one genotype a better competitor than another? Antonie van Leeuwenhoek 73:35–47.</w:t>
      </w:r>
    </w:p>
    <w:p w14:paraId="06F03DA4" w14:textId="77777777" w:rsidR="00B20132" w:rsidRDefault="00B20132" w:rsidP="00301BA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360" w:hanging="360"/>
        <w:rPr>
          <w:rFonts w:ascii="Times New Roman" w:hAnsi="Times New Roman" w:cs="Times New Roman"/>
          <w:sz w:val="24"/>
          <w:szCs w:val="24"/>
        </w:rPr>
      </w:pPr>
      <w:r>
        <w:rPr>
          <w:rFonts w:ascii="Times New Roman" w:hAnsi="Times New Roman" w:cs="Times New Roman"/>
          <w:sz w:val="24"/>
          <w:szCs w:val="24"/>
        </w:rPr>
        <w:t>Lindow, S. E., and M. T. Brandl. 2003. Microbiology of the phyllosphere. Applied and environmental microbiology 69:1875–1883.</w:t>
      </w:r>
    </w:p>
    <w:p w14:paraId="497976DF" w14:textId="77777777" w:rsidR="00B20132" w:rsidRDefault="00B20132" w:rsidP="00301BA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360" w:hanging="360"/>
        <w:rPr>
          <w:rFonts w:ascii="Times New Roman" w:hAnsi="Times New Roman" w:cs="Times New Roman"/>
          <w:sz w:val="24"/>
          <w:szCs w:val="24"/>
        </w:rPr>
      </w:pPr>
      <w:r>
        <w:rPr>
          <w:rFonts w:ascii="Times New Roman" w:hAnsi="Times New Roman" w:cs="Times New Roman"/>
          <w:sz w:val="24"/>
          <w:szCs w:val="24"/>
        </w:rPr>
        <w:t>Luckinbill, L. S. 1978. r and K selection in experimental populations of Escherichia coli. Science (New York, NY) 202:1201–1203.</w:t>
      </w:r>
    </w:p>
    <w:p w14:paraId="53D22EFD" w14:textId="77777777" w:rsidR="00B20132" w:rsidRDefault="00B20132" w:rsidP="00301BA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360" w:hanging="360"/>
        <w:rPr>
          <w:rFonts w:ascii="Times New Roman" w:hAnsi="Times New Roman" w:cs="Times New Roman"/>
          <w:sz w:val="24"/>
          <w:szCs w:val="24"/>
        </w:rPr>
      </w:pPr>
      <w:r>
        <w:rPr>
          <w:rFonts w:ascii="Times New Roman" w:hAnsi="Times New Roman" w:cs="Times New Roman"/>
          <w:sz w:val="24"/>
          <w:szCs w:val="24"/>
        </w:rPr>
        <w:t>Luckinbill, L. S. 1979. Selection and the r/K continuum in experimental populations of protozoa. American Naturalist 427–437.</w:t>
      </w:r>
    </w:p>
    <w:p w14:paraId="416181EB" w14:textId="77777777" w:rsidR="00B20132" w:rsidRDefault="00B20132" w:rsidP="00301BA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360" w:hanging="360"/>
        <w:rPr>
          <w:rFonts w:ascii="Times New Roman" w:hAnsi="Times New Roman" w:cs="Times New Roman"/>
          <w:sz w:val="24"/>
          <w:szCs w:val="24"/>
        </w:rPr>
      </w:pPr>
      <w:r>
        <w:rPr>
          <w:rFonts w:ascii="Times New Roman" w:hAnsi="Times New Roman" w:cs="Times New Roman"/>
          <w:sz w:val="24"/>
          <w:szCs w:val="24"/>
        </w:rPr>
        <w:t>Ma, A., D. Lv, X. Zhuang, and G. Zhuang. 2013. Quorum quenching in culturable phyllosphere bacteria from tobacco. International journal of molecular sciences 14:14607–14619.</w:t>
      </w:r>
    </w:p>
    <w:p w14:paraId="54C1DE53" w14:textId="77777777" w:rsidR="00B20132" w:rsidRDefault="00B20132" w:rsidP="00301BA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360" w:hanging="360"/>
        <w:rPr>
          <w:rFonts w:ascii="Times New Roman" w:hAnsi="Times New Roman" w:cs="Times New Roman"/>
          <w:sz w:val="24"/>
          <w:szCs w:val="24"/>
        </w:rPr>
      </w:pPr>
      <w:r>
        <w:rPr>
          <w:rFonts w:ascii="Times New Roman" w:hAnsi="Times New Roman" w:cs="Times New Roman"/>
          <w:sz w:val="24"/>
          <w:szCs w:val="24"/>
        </w:rPr>
        <w:t>MacLean, R. C. 2007. The tragedy of the commons in microbial populations: insights from theoretical, comparative and experimental studies. Heredity 100:471–477.</w:t>
      </w:r>
    </w:p>
    <w:p w14:paraId="2C7AFAB5" w14:textId="77777777" w:rsidR="00B20132" w:rsidRDefault="00B20132" w:rsidP="00301BA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360" w:hanging="360"/>
        <w:rPr>
          <w:rFonts w:ascii="Times New Roman" w:hAnsi="Times New Roman" w:cs="Times New Roman"/>
          <w:sz w:val="24"/>
          <w:szCs w:val="24"/>
        </w:rPr>
      </w:pPr>
      <w:r>
        <w:rPr>
          <w:rFonts w:ascii="Times New Roman" w:hAnsi="Times New Roman" w:cs="Times New Roman"/>
          <w:sz w:val="24"/>
          <w:szCs w:val="24"/>
        </w:rPr>
        <w:t>Majeed, H., O. Gillor, B. Kerr, and M. A. Riley. 2011. Competitive interactions in Escherichia coli populations: the role of bacteriocins. The ISME journal 5:71–81.</w:t>
      </w:r>
    </w:p>
    <w:p w14:paraId="04F0C275" w14:textId="77777777" w:rsidR="00B20132" w:rsidRDefault="00B20132" w:rsidP="00301BA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360" w:hanging="360"/>
        <w:rPr>
          <w:rFonts w:ascii="Times New Roman" w:hAnsi="Times New Roman" w:cs="Times New Roman"/>
          <w:sz w:val="24"/>
          <w:szCs w:val="24"/>
        </w:rPr>
      </w:pPr>
      <w:r>
        <w:rPr>
          <w:rFonts w:ascii="Times New Roman" w:hAnsi="Times New Roman" w:cs="Times New Roman"/>
          <w:sz w:val="24"/>
          <w:szCs w:val="24"/>
        </w:rPr>
        <w:t>McIntire, E. J. B., and A. Fajardo. 2013. Facilitation as a ubiquitous driver of biodiversity. The New phytologist 201:403–416.</w:t>
      </w:r>
    </w:p>
    <w:p w14:paraId="2360A7AC" w14:textId="77777777" w:rsidR="00B20132" w:rsidRDefault="00B20132" w:rsidP="00301BA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360" w:hanging="360"/>
        <w:rPr>
          <w:rFonts w:ascii="Times New Roman" w:hAnsi="Times New Roman" w:cs="Times New Roman"/>
          <w:sz w:val="24"/>
          <w:szCs w:val="24"/>
        </w:rPr>
      </w:pPr>
      <w:r>
        <w:rPr>
          <w:rFonts w:ascii="Times New Roman" w:hAnsi="Times New Roman" w:cs="Times New Roman"/>
          <w:sz w:val="24"/>
          <w:szCs w:val="24"/>
        </w:rPr>
        <w:lastRenderedPageBreak/>
        <w:t>Mendes, R., M. Kruijt, I. de Bruijn, E. Dekkers, M. van der Voort, J. H. M. Schneider, Y. M. Piceno, et al. 2011. Deciphering the Rhizosphere Microbiome for Disease-Suppressive Bacteria. Science (New York, NY) 332:1097–1100.</w:t>
      </w:r>
    </w:p>
    <w:p w14:paraId="4E0D288E" w14:textId="77777777" w:rsidR="00B20132" w:rsidRDefault="00B20132" w:rsidP="00301BA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360" w:hanging="360"/>
        <w:rPr>
          <w:rFonts w:ascii="Times New Roman" w:hAnsi="Times New Roman" w:cs="Times New Roman"/>
          <w:sz w:val="24"/>
          <w:szCs w:val="24"/>
        </w:rPr>
      </w:pPr>
      <w:r>
        <w:rPr>
          <w:rFonts w:ascii="Times New Roman" w:hAnsi="Times New Roman" w:cs="Times New Roman"/>
          <w:sz w:val="24"/>
          <w:szCs w:val="24"/>
        </w:rPr>
        <w:t>Mitri, S., and K. Richard Foster. 2013. The Genotypic View of Social Interactions in Microbial Communities. Annual review of genetics 47:247–273.</w:t>
      </w:r>
    </w:p>
    <w:p w14:paraId="69D9BCD4" w14:textId="77777777" w:rsidR="00B20132" w:rsidRDefault="00B20132" w:rsidP="00301BA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360" w:hanging="360"/>
        <w:rPr>
          <w:rFonts w:ascii="Times New Roman" w:hAnsi="Times New Roman" w:cs="Times New Roman"/>
          <w:sz w:val="24"/>
          <w:szCs w:val="24"/>
        </w:rPr>
      </w:pPr>
      <w:r>
        <w:rPr>
          <w:rFonts w:ascii="Times New Roman" w:hAnsi="Times New Roman" w:cs="Times New Roman"/>
          <w:sz w:val="24"/>
          <w:szCs w:val="24"/>
        </w:rPr>
        <w:t>Monier, J.-M., and S. E. Lindow. 2005. Spatial organization of dual-species bacterial aggregates on leaf surfaces. Applied and environmental microbiology 71:5484–5493.</w:t>
      </w:r>
    </w:p>
    <w:p w14:paraId="612E0AC6" w14:textId="77777777" w:rsidR="00B20132" w:rsidRDefault="00B20132" w:rsidP="00301BA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360" w:hanging="360"/>
        <w:rPr>
          <w:rFonts w:ascii="Times New Roman" w:hAnsi="Times New Roman" w:cs="Times New Roman"/>
          <w:sz w:val="24"/>
          <w:szCs w:val="24"/>
        </w:rPr>
      </w:pPr>
      <w:r>
        <w:rPr>
          <w:rFonts w:ascii="Times New Roman" w:hAnsi="Times New Roman" w:cs="Times New Roman"/>
          <w:sz w:val="24"/>
          <w:szCs w:val="24"/>
        </w:rPr>
        <w:t>Morris, C. E., D. C. Sands, B. A. Vinatzer, C. Glaux, C. Guilbaud, A. Buffière, S. Yan, et al. 2008. The life history of the plant pathogen Pseudomonas syringae is linked to the water cycle. The ISME journal 2:321–334.</w:t>
      </w:r>
    </w:p>
    <w:p w14:paraId="3E602E23" w14:textId="77777777" w:rsidR="00B20132" w:rsidRDefault="00B20132" w:rsidP="00301BA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360" w:hanging="360"/>
        <w:rPr>
          <w:rFonts w:ascii="Times New Roman" w:hAnsi="Times New Roman" w:cs="Times New Roman"/>
          <w:sz w:val="24"/>
          <w:szCs w:val="24"/>
        </w:rPr>
      </w:pPr>
      <w:r>
        <w:rPr>
          <w:rFonts w:ascii="Times New Roman" w:hAnsi="Times New Roman" w:cs="Times New Roman"/>
          <w:sz w:val="24"/>
          <w:szCs w:val="24"/>
        </w:rPr>
        <w:t>Mudgett, M. B., and B. J. Staskawicz. 1999. Characterization of the Pseudomonas syringae pv. tomato AvrRpt2 protein: demonstration of secretion and processing during bacterial pathogenesis. Molecular microbiology 32:927–941.</w:t>
      </w:r>
    </w:p>
    <w:p w14:paraId="0AD6D740" w14:textId="77777777" w:rsidR="00B20132" w:rsidRDefault="00B20132" w:rsidP="00301BA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360" w:hanging="360"/>
        <w:rPr>
          <w:rFonts w:ascii="Times New Roman" w:hAnsi="Times New Roman" w:cs="Times New Roman"/>
          <w:sz w:val="24"/>
          <w:szCs w:val="24"/>
        </w:rPr>
      </w:pPr>
      <w:r>
        <w:rPr>
          <w:rFonts w:ascii="Times New Roman" w:hAnsi="Times New Roman" w:cs="Times New Roman"/>
          <w:sz w:val="24"/>
          <w:szCs w:val="24"/>
        </w:rPr>
        <w:t>Neumann, G. F., and G. Jetschke. 2010. Evolutionary classification of toxin mediated interactions in microorganisms. BioSystems 99:155–166.</w:t>
      </w:r>
    </w:p>
    <w:p w14:paraId="6F0C6041" w14:textId="77777777" w:rsidR="00B20132" w:rsidRDefault="00B20132" w:rsidP="00301BA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360" w:hanging="360"/>
        <w:rPr>
          <w:rFonts w:ascii="Times New Roman" w:hAnsi="Times New Roman" w:cs="Times New Roman"/>
          <w:sz w:val="24"/>
          <w:szCs w:val="24"/>
        </w:rPr>
      </w:pPr>
      <w:r>
        <w:rPr>
          <w:rFonts w:ascii="Times New Roman" w:hAnsi="Times New Roman" w:cs="Times New Roman"/>
          <w:sz w:val="24"/>
          <w:szCs w:val="24"/>
        </w:rPr>
        <w:t>Novak, M., T. Pfeiffer, R. E. Lenski, U. Sauer, and S. Bonhoeffer. 2006. Experimental tests for an evolutionary trade-off between growth rate and yield in E. coli. The American naturalist 168:242–251.</w:t>
      </w:r>
    </w:p>
    <w:p w14:paraId="48D58BAF" w14:textId="77777777" w:rsidR="00B20132" w:rsidRDefault="00B20132" w:rsidP="00301BA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360" w:hanging="360"/>
        <w:rPr>
          <w:rFonts w:ascii="Times New Roman" w:hAnsi="Times New Roman" w:cs="Times New Roman"/>
          <w:sz w:val="24"/>
          <w:szCs w:val="24"/>
        </w:rPr>
      </w:pPr>
      <w:r>
        <w:rPr>
          <w:rFonts w:ascii="Times New Roman" w:hAnsi="Times New Roman" w:cs="Times New Roman"/>
          <w:sz w:val="24"/>
          <w:szCs w:val="24"/>
        </w:rPr>
        <w:t>Ohgushi, T., O. Schmitz, and R. D. Holt. 2012. Trait-Mediated Indirect Interactions. Cambridge University Press.</w:t>
      </w:r>
    </w:p>
    <w:p w14:paraId="435C8BF8" w14:textId="77777777" w:rsidR="00B20132" w:rsidRDefault="00B20132" w:rsidP="00301BA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360" w:hanging="360"/>
        <w:rPr>
          <w:rFonts w:ascii="Times New Roman" w:hAnsi="Times New Roman" w:cs="Times New Roman"/>
          <w:sz w:val="24"/>
          <w:szCs w:val="24"/>
        </w:rPr>
      </w:pPr>
      <w:r>
        <w:rPr>
          <w:rFonts w:ascii="Times New Roman" w:hAnsi="Times New Roman" w:cs="Times New Roman"/>
          <w:sz w:val="24"/>
          <w:szCs w:val="24"/>
        </w:rPr>
        <w:t>Oksanen, J., F. G. Blanchet, R. Kindt, P. Legendre, P. R. Minchin, R. B. OHara, G. L. Simpson, et al. 2012. vegan: Community Ecology Package.</w:t>
      </w:r>
    </w:p>
    <w:p w14:paraId="5072894D" w14:textId="77777777" w:rsidR="00B20132" w:rsidRDefault="00B20132" w:rsidP="00301BA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360" w:hanging="360"/>
        <w:rPr>
          <w:rFonts w:ascii="Times New Roman" w:hAnsi="Times New Roman" w:cs="Times New Roman"/>
          <w:sz w:val="24"/>
          <w:szCs w:val="24"/>
        </w:rPr>
      </w:pPr>
      <w:r>
        <w:rPr>
          <w:rFonts w:ascii="Times New Roman" w:hAnsi="Times New Roman" w:cs="Times New Roman"/>
          <w:sz w:val="24"/>
          <w:szCs w:val="24"/>
        </w:rPr>
        <w:t>Ostrowski, E. A., D. E. Rozen, and R. E. Lenski. 2005. Pleiotropic effects of beneficial mutations in Escherichia coli. Evolution 59:2343–2352.</w:t>
      </w:r>
    </w:p>
    <w:p w14:paraId="550A3181" w14:textId="77777777" w:rsidR="00B20132" w:rsidRDefault="00B20132" w:rsidP="00301BA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360" w:hanging="360"/>
        <w:rPr>
          <w:rFonts w:ascii="Times New Roman" w:hAnsi="Times New Roman" w:cs="Times New Roman"/>
          <w:sz w:val="24"/>
          <w:szCs w:val="24"/>
        </w:rPr>
      </w:pPr>
      <w:r>
        <w:rPr>
          <w:rFonts w:ascii="Times New Roman" w:hAnsi="Times New Roman" w:cs="Times New Roman"/>
          <w:sz w:val="24"/>
          <w:szCs w:val="24"/>
        </w:rPr>
        <w:t>Pfeiffer, T., S. Schuster, and S. Bonhoeffer. 2001. Cooperation and competition in the evolution of ATP-producing pathways. Science (New York, NY) 292:504–507.</w:t>
      </w:r>
    </w:p>
    <w:p w14:paraId="0319F63D" w14:textId="77777777" w:rsidR="00B20132" w:rsidRDefault="00B20132" w:rsidP="00301BA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360" w:hanging="360"/>
        <w:rPr>
          <w:rFonts w:ascii="Times New Roman" w:hAnsi="Times New Roman" w:cs="Times New Roman"/>
          <w:sz w:val="24"/>
          <w:szCs w:val="24"/>
        </w:rPr>
      </w:pPr>
      <w:r>
        <w:rPr>
          <w:rFonts w:ascii="Times New Roman" w:hAnsi="Times New Roman" w:cs="Times New Roman"/>
          <w:sz w:val="24"/>
          <w:szCs w:val="24"/>
        </w:rPr>
        <w:t>Quiñones, B., G. Dulla, and S. E. Lindow. 2005. Quorum sensing regulates exopolysaccharide production, motility, and virulence in Pseudomonas syringae. Molecular plant-microbe interactions : MPMI 18:682–693.</w:t>
      </w:r>
    </w:p>
    <w:p w14:paraId="16082382" w14:textId="77777777" w:rsidR="00B20132" w:rsidRDefault="00B20132" w:rsidP="00301BA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360" w:hanging="360"/>
        <w:rPr>
          <w:rFonts w:ascii="Times New Roman" w:hAnsi="Times New Roman" w:cs="Times New Roman"/>
          <w:sz w:val="24"/>
          <w:szCs w:val="24"/>
        </w:rPr>
      </w:pPr>
      <w:r>
        <w:rPr>
          <w:rFonts w:ascii="Times New Roman" w:hAnsi="Times New Roman" w:cs="Times New Roman"/>
          <w:sz w:val="24"/>
          <w:szCs w:val="24"/>
        </w:rPr>
        <w:t>Revelle, W. 2012. psych: Procedures for Personality and Psychological Research. Northwestern University, Evanston, Illinois, USA.</w:t>
      </w:r>
    </w:p>
    <w:p w14:paraId="5146DF2F" w14:textId="77777777" w:rsidR="00B20132" w:rsidRDefault="00B20132" w:rsidP="00301BA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360" w:hanging="360"/>
        <w:rPr>
          <w:rFonts w:ascii="Times New Roman" w:hAnsi="Times New Roman" w:cs="Times New Roman"/>
          <w:sz w:val="24"/>
          <w:szCs w:val="24"/>
        </w:rPr>
      </w:pPr>
      <w:r>
        <w:rPr>
          <w:rFonts w:ascii="Times New Roman" w:hAnsi="Times New Roman" w:cs="Times New Roman"/>
          <w:sz w:val="24"/>
          <w:szCs w:val="24"/>
        </w:rPr>
        <w:t>Rojas-Echenique, J., and S. Allesina. 2011. Interaction rules affect species coexistence in intransitive networks. Ecology 92:1174–1180.</w:t>
      </w:r>
    </w:p>
    <w:p w14:paraId="26ECFE52" w14:textId="77777777" w:rsidR="00B20132" w:rsidRDefault="00B20132" w:rsidP="00301BA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360" w:hanging="360"/>
        <w:rPr>
          <w:rFonts w:ascii="Times New Roman" w:hAnsi="Times New Roman" w:cs="Times New Roman"/>
          <w:sz w:val="24"/>
          <w:szCs w:val="24"/>
        </w:rPr>
      </w:pPr>
      <w:r>
        <w:rPr>
          <w:rFonts w:ascii="Times New Roman" w:hAnsi="Times New Roman" w:cs="Times New Roman"/>
          <w:sz w:val="24"/>
          <w:szCs w:val="24"/>
        </w:rPr>
        <w:t>Rolfe, M. D., C. J. Rice, S. Lucchini, C. Pin, A. Thompson, A. D. S. Cameron, M. Alston, et al. 2012. Lag Phase Is a Distinct Growth Phase That Prepares Bacteria for Exponential Growth and Involves Transient Metal Accumulation. Journal of bacteriology 194:686–701.</w:t>
      </w:r>
    </w:p>
    <w:p w14:paraId="6CE54702" w14:textId="77777777" w:rsidR="00B20132" w:rsidRDefault="00B20132" w:rsidP="00301BA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360" w:hanging="360"/>
        <w:rPr>
          <w:rFonts w:ascii="Times New Roman" w:hAnsi="Times New Roman" w:cs="Times New Roman"/>
          <w:sz w:val="24"/>
          <w:szCs w:val="24"/>
        </w:rPr>
      </w:pPr>
      <w:r>
        <w:rPr>
          <w:rFonts w:ascii="Times New Roman" w:hAnsi="Times New Roman" w:cs="Times New Roman"/>
          <w:sz w:val="24"/>
          <w:szCs w:val="24"/>
        </w:rPr>
        <w:t>Sinervo, B., and C. M. Lively. 1996. The rock-paper-scissors game and the evolution of alternative male strategies. Nature 380:240–243.</w:t>
      </w:r>
    </w:p>
    <w:p w14:paraId="32E212E9" w14:textId="77777777" w:rsidR="00B20132" w:rsidRDefault="00B20132" w:rsidP="00301BA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360" w:hanging="360"/>
        <w:rPr>
          <w:rFonts w:ascii="Times New Roman" w:hAnsi="Times New Roman" w:cs="Times New Roman"/>
          <w:sz w:val="24"/>
          <w:szCs w:val="24"/>
        </w:rPr>
      </w:pPr>
      <w:r>
        <w:rPr>
          <w:rFonts w:ascii="Times New Roman" w:hAnsi="Times New Roman" w:cs="Times New Roman"/>
          <w:sz w:val="24"/>
          <w:szCs w:val="24"/>
        </w:rPr>
        <w:t xml:space="preserve">Vasi, F., M. Travisano, and R. E. Lenski. 1994. Long-term experimental evolution in Escherichia coli. II. Changes in life-history traits during adaptation to a seasonal environment. American </w:t>
      </w:r>
      <w:r>
        <w:rPr>
          <w:rFonts w:ascii="Times New Roman" w:hAnsi="Times New Roman" w:cs="Times New Roman"/>
          <w:sz w:val="24"/>
          <w:szCs w:val="24"/>
        </w:rPr>
        <w:lastRenderedPageBreak/>
        <w:t>Naturalist 432–456.</w:t>
      </w:r>
    </w:p>
    <w:p w14:paraId="25FC3FCD" w14:textId="77777777" w:rsidR="00B20132" w:rsidRDefault="00B20132" w:rsidP="00301BA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360" w:hanging="360"/>
        <w:rPr>
          <w:rFonts w:ascii="Times New Roman" w:hAnsi="Times New Roman" w:cs="Times New Roman"/>
          <w:sz w:val="24"/>
          <w:szCs w:val="24"/>
        </w:rPr>
      </w:pPr>
      <w:r>
        <w:rPr>
          <w:rFonts w:ascii="Times New Roman" w:hAnsi="Times New Roman" w:cs="Times New Roman"/>
          <w:sz w:val="24"/>
          <w:szCs w:val="24"/>
        </w:rPr>
        <w:t>Warringer, J., E. Zörgö, F. A. Cubillos, A. Zia, A. Gjuvsland, J. T. Simpson, A. Forsmark, et al. 2011. Trait Variation in Yeast Is Defined by Population History. (L. Kruglyak, ed.)PLoS genetics 7:e1002111.</w:t>
      </w:r>
    </w:p>
    <w:p w14:paraId="59285611" w14:textId="77777777" w:rsidR="00B20132" w:rsidRDefault="00B20132" w:rsidP="00301BA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360" w:hanging="360"/>
        <w:rPr>
          <w:rFonts w:ascii="Times New Roman" w:hAnsi="Times New Roman" w:cs="Times New Roman"/>
          <w:sz w:val="24"/>
          <w:szCs w:val="24"/>
        </w:rPr>
      </w:pPr>
      <w:r>
        <w:rPr>
          <w:rFonts w:ascii="Times New Roman" w:hAnsi="Times New Roman" w:cs="Times New Roman"/>
          <w:sz w:val="24"/>
          <w:szCs w:val="24"/>
        </w:rPr>
        <w:t>Wilson, M., and S. E. Lindow. 1994a. Coexistence among Epiphytic Bacterial Populations Mediated through Nutritional Resource Partitioning. Applied and environmental microbiology 60:4468–4477.</w:t>
      </w:r>
    </w:p>
    <w:p w14:paraId="7B7AA5A9" w14:textId="77777777" w:rsidR="00B20132" w:rsidRDefault="00B20132" w:rsidP="00301BA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360" w:hanging="360"/>
        <w:rPr>
          <w:rFonts w:ascii="Times New Roman" w:hAnsi="Times New Roman" w:cs="Times New Roman"/>
          <w:sz w:val="24"/>
          <w:szCs w:val="24"/>
        </w:rPr>
      </w:pPr>
      <w:r>
        <w:rPr>
          <w:rFonts w:ascii="Times New Roman" w:hAnsi="Times New Roman" w:cs="Times New Roman"/>
          <w:sz w:val="24"/>
          <w:szCs w:val="24"/>
        </w:rPr>
        <w:t>Wilson, M., and S. E. Lindow. 1994b. Ecological Similarity and Coexistence of Epiphytic Ice-Nucleating (Ice) Pseudomonas syringae Strains and a Non-Ice-Nucleating (Ice) Biological Control Agent. Applied and environmental microbiology 60:3128–3137.</w:t>
      </w:r>
    </w:p>
    <w:p w14:paraId="1C0B63D3" w14:textId="53603CF2" w:rsidR="00DF04F5" w:rsidRPr="00496740" w:rsidRDefault="00B20132" w:rsidP="00301BA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360" w:hanging="360"/>
        <w:rPr>
          <w:rFonts w:ascii="Times New Roman" w:hAnsi="Times New Roman" w:cs="Times New Roman"/>
          <w:sz w:val="24"/>
          <w:szCs w:val="24"/>
        </w:rPr>
      </w:pPr>
      <w:r>
        <w:rPr>
          <w:rFonts w:ascii="Times New Roman" w:hAnsi="Times New Roman" w:cs="Times New Roman"/>
          <w:sz w:val="24"/>
          <w:szCs w:val="24"/>
        </w:rPr>
        <w:t>Yawata, Y., O. X. Cordero, F. Menolascina, J. H. Hehemann, M. F. Polz, and R. Stocker. 2014. Competition-dispersal tradeoff ecologically differentiates recently speciated marine bacterioplankton populations. Proceedings of the National Academy of Sciences 111:5622–5627.</w:t>
      </w:r>
      <w:r w:rsidRPr="00496740">
        <w:rPr>
          <w:rFonts w:ascii="Times New Roman" w:hAnsi="Times New Roman" w:cs="Times New Roman"/>
          <w:b/>
          <w:sz w:val="24"/>
          <w:szCs w:val="24"/>
        </w:rPr>
        <w:fldChar w:fldCharType="end"/>
      </w:r>
      <w:r w:rsidR="00DF04F5" w:rsidRPr="00496740">
        <w:rPr>
          <w:rFonts w:ascii="Times New Roman" w:hAnsi="Times New Roman" w:cs="Times New Roman"/>
          <w:sz w:val="24"/>
          <w:szCs w:val="24"/>
        </w:rPr>
        <w:br w:type="page"/>
      </w:r>
    </w:p>
    <w:p w14:paraId="53A0794C" w14:textId="77777777" w:rsidR="00CB7DAA" w:rsidRPr="0004268F" w:rsidRDefault="00CB7DAA" w:rsidP="00301BA0">
      <w:pPr>
        <w:spacing w:line="276" w:lineRule="auto"/>
        <w:rPr>
          <w:rFonts w:ascii="Times New Roman" w:hAnsi="Times New Roman" w:cs="Times New Roman"/>
          <w:sz w:val="24"/>
          <w:szCs w:val="24"/>
        </w:rPr>
      </w:pPr>
      <w:r w:rsidRPr="0004268F">
        <w:rPr>
          <w:rFonts w:ascii="Times New Roman" w:hAnsi="Times New Roman" w:cs="Times New Roman"/>
          <w:b/>
          <w:sz w:val="24"/>
          <w:szCs w:val="24"/>
        </w:rPr>
        <w:lastRenderedPageBreak/>
        <w:t>FIGURES</w:t>
      </w:r>
    </w:p>
    <w:p w14:paraId="4E5A463B" w14:textId="77777777" w:rsidR="00CB7DAA" w:rsidRPr="0004268F" w:rsidRDefault="00CB7DAA" w:rsidP="00301BA0">
      <w:pPr>
        <w:spacing w:line="276" w:lineRule="auto"/>
        <w:rPr>
          <w:rFonts w:ascii="Times New Roman" w:hAnsi="Times New Roman" w:cs="Times New Roman"/>
          <w:sz w:val="24"/>
          <w:szCs w:val="24"/>
        </w:rPr>
      </w:pPr>
      <w:r w:rsidRPr="0004268F">
        <w:rPr>
          <w:rFonts w:ascii="Times New Roman" w:hAnsi="Times New Roman" w:cs="Times New Roman"/>
          <w:noProof/>
          <w:sz w:val="24"/>
          <w:szCs w:val="24"/>
          <w:lang w:eastAsia="en-US"/>
        </w:rPr>
        <w:drawing>
          <wp:inline distT="0" distB="0" distL="0" distR="0" wp14:anchorId="100DDC7F" wp14:editId="7ED09B8C">
            <wp:extent cx="5943600" cy="45262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pdf"/>
                    <pic:cNvPicPr/>
                  </pic:nvPicPr>
                  <pic:blipFill>
                    <a:blip r:embed="rId10">
                      <a:extLst>
                        <a:ext uri="{28A0092B-C50C-407E-A947-70E740481C1C}">
                          <a14:useLocalDpi xmlns:a14="http://schemas.microsoft.com/office/drawing/2010/main" val="0"/>
                        </a:ext>
                      </a:extLst>
                    </a:blip>
                    <a:stretch>
                      <a:fillRect/>
                    </a:stretch>
                  </pic:blipFill>
                  <pic:spPr>
                    <a:xfrm>
                      <a:off x="0" y="0"/>
                      <a:ext cx="5943600" cy="4526280"/>
                    </a:xfrm>
                    <a:prstGeom prst="rect">
                      <a:avLst/>
                    </a:prstGeom>
                  </pic:spPr>
                </pic:pic>
              </a:graphicData>
            </a:graphic>
          </wp:inline>
        </w:drawing>
      </w:r>
    </w:p>
    <w:p w14:paraId="7845154E" w14:textId="38AA12CB" w:rsidR="00CB7DAA" w:rsidRPr="0004268F" w:rsidRDefault="00CB7DAA" w:rsidP="00301BA0">
      <w:pPr>
        <w:spacing w:line="276" w:lineRule="auto"/>
        <w:rPr>
          <w:rFonts w:ascii="Times New Roman" w:hAnsi="Times New Roman" w:cs="Times New Roman"/>
          <w:b/>
          <w:sz w:val="24"/>
          <w:szCs w:val="24"/>
        </w:rPr>
      </w:pPr>
      <w:r w:rsidRPr="0004268F">
        <w:rPr>
          <w:rFonts w:ascii="Times New Roman" w:hAnsi="Times New Roman" w:cs="Times New Roman"/>
          <w:b/>
          <w:sz w:val="24"/>
          <w:szCs w:val="24"/>
        </w:rPr>
        <w:t>Fig. 1</w:t>
      </w:r>
      <w:r w:rsidRPr="0004268F">
        <w:rPr>
          <w:rFonts w:ascii="Times New Roman" w:hAnsi="Times New Roman" w:cs="Times New Roman"/>
          <w:sz w:val="24"/>
          <w:szCs w:val="24"/>
        </w:rPr>
        <w:t xml:space="preserve">. </w:t>
      </w:r>
      <w:proofErr w:type="gramStart"/>
      <w:r w:rsidRPr="0004268F">
        <w:rPr>
          <w:rFonts w:ascii="Times New Roman" w:hAnsi="Times New Roman" w:cs="Times New Roman"/>
          <w:sz w:val="24"/>
          <w:szCs w:val="24"/>
        </w:rPr>
        <w:t xml:space="preserve">Phylogenetic distribution of life history trait variation within a </w:t>
      </w:r>
      <w:r w:rsidRPr="0004268F">
        <w:rPr>
          <w:rFonts w:ascii="Times New Roman" w:hAnsi="Times New Roman" w:cs="Times New Roman"/>
          <w:i/>
          <w:sz w:val="24"/>
          <w:szCs w:val="24"/>
        </w:rPr>
        <w:t>Pseudomonas</w:t>
      </w:r>
      <w:r w:rsidRPr="0004268F">
        <w:rPr>
          <w:rFonts w:ascii="Times New Roman" w:hAnsi="Times New Roman" w:cs="Times New Roman"/>
          <w:sz w:val="24"/>
          <w:szCs w:val="24"/>
        </w:rPr>
        <w:t xml:space="preserve"> spp. community.</w:t>
      </w:r>
      <w:proofErr w:type="gramEnd"/>
      <w:r w:rsidRPr="0004268F">
        <w:rPr>
          <w:rFonts w:ascii="Times New Roman" w:hAnsi="Times New Roman" w:cs="Times New Roman"/>
          <w:b/>
          <w:sz w:val="24"/>
          <w:szCs w:val="24"/>
        </w:rPr>
        <w:t xml:space="preserve"> A</w:t>
      </w:r>
      <w:r w:rsidRPr="0004268F">
        <w:rPr>
          <w:rFonts w:ascii="Times New Roman" w:hAnsi="Times New Roman" w:cs="Times New Roman"/>
          <w:sz w:val="24"/>
          <w:szCs w:val="24"/>
        </w:rPr>
        <w:t>. Life history components are maximum growth rate (</w:t>
      </w:r>
      <w:proofErr w:type="spellStart"/>
      <w:r w:rsidRPr="00CB7DAA">
        <w:rPr>
          <w:rFonts w:ascii="Times New Roman" w:hAnsi="Times New Roman" w:cs="Times New Roman"/>
          <w:i/>
          <w:sz w:val="24"/>
          <w:szCs w:val="24"/>
        </w:rPr>
        <w:t>r</w:t>
      </w:r>
      <w:r w:rsidRPr="00CB7DAA">
        <w:rPr>
          <w:rFonts w:ascii="Times New Roman" w:hAnsi="Times New Roman" w:cs="Times New Roman"/>
          <w:i/>
          <w:sz w:val="24"/>
          <w:szCs w:val="24"/>
          <w:vertAlign w:val="subscript"/>
        </w:rPr>
        <w:t>m</w:t>
      </w:r>
      <w:proofErr w:type="spellEnd"/>
      <w:r w:rsidRPr="0004268F">
        <w:rPr>
          <w:rFonts w:ascii="Times New Roman" w:hAnsi="Times New Roman" w:cs="Times New Roman"/>
          <w:sz w:val="24"/>
          <w:szCs w:val="24"/>
        </w:rPr>
        <w:t>), lag phase (</w:t>
      </w:r>
      <w:r w:rsidRPr="00CB7DAA">
        <w:rPr>
          <w:rFonts w:ascii="Times New Roman" w:hAnsi="Times New Roman" w:cs="Times New Roman"/>
          <w:i/>
          <w:sz w:val="24"/>
          <w:szCs w:val="24"/>
        </w:rPr>
        <w:t>L</w:t>
      </w:r>
      <w:r w:rsidRPr="0004268F">
        <w:rPr>
          <w:rFonts w:ascii="Times New Roman" w:hAnsi="Times New Roman" w:cs="Times New Roman"/>
          <w:sz w:val="24"/>
          <w:szCs w:val="24"/>
        </w:rPr>
        <w:t>), maximum yield (</w:t>
      </w:r>
      <w:r w:rsidRPr="00CB7DAA">
        <w:rPr>
          <w:rFonts w:ascii="Times New Roman" w:hAnsi="Times New Roman" w:cs="Times New Roman"/>
          <w:i/>
          <w:sz w:val="24"/>
          <w:szCs w:val="24"/>
        </w:rPr>
        <w:t>K</w:t>
      </w:r>
      <w:r w:rsidRPr="0004268F">
        <w:rPr>
          <w:rFonts w:ascii="Times New Roman" w:hAnsi="Times New Roman" w:cs="Times New Roman"/>
          <w:sz w:val="24"/>
          <w:szCs w:val="24"/>
        </w:rPr>
        <w:t>), derived from individual microcosm growth experiments; and components of offensive (</w:t>
      </w:r>
      <w:r w:rsidRPr="00CB7DAA">
        <w:rPr>
          <w:rFonts w:ascii="Times New Roman" w:hAnsi="Times New Roman" w:cs="Times New Roman"/>
          <w:i/>
          <w:sz w:val="24"/>
          <w:szCs w:val="24"/>
        </w:rPr>
        <w:t>C</w:t>
      </w:r>
      <w:r w:rsidRPr="00CB7DAA">
        <w:rPr>
          <w:rFonts w:ascii="Times New Roman" w:hAnsi="Times New Roman" w:cs="Times New Roman"/>
          <w:i/>
          <w:sz w:val="24"/>
          <w:szCs w:val="24"/>
          <w:vertAlign w:val="subscript"/>
        </w:rPr>
        <w:t>o</w:t>
      </w:r>
      <w:r w:rsidRPr="0004268F">
        <w:rPr>
          <w:rFonts w:ascii="Times New Roman" w:hAnsi="Times New Roman" w:cs="Times New Roman"/>
          <w:sz w:val="24"/>
          <w:szCs w:val="24"/>
        </w:rPr>
        <w:t>), defensive (</w:t>
      </w:r>
      <w:r w:rsidRPr="00CB7DAA">
        <w:rPr>
          <w:rFonts w:ascii="Times New Roman" w:hAnsi="Times New Roman" w:cs="Times New Roman"/>
          <w:i/>
          <w:sz w:val="24"/>
          <w:szCs w:val="24"/>
        </w:rPr>
        <w:t>C</w:t>
      </w:r>
      <w:r w:rsidRPr="00CB7DAA">
        <w:rPr>
          <w:rFonts w:ascii="Times New Roman" w:hAnsi="Times New Roman" w:cs="Times New Roman"/>
          <w:i/>
          <w:sz w:val="24"/>
          <w:szCs w:val="24"/>
          <w:vertAlign w:val="subscript"/>
        </w:rPr>
        <w:t>d</w:t>
      </w:r>
      <w:r w:rsidRPr="0004268F">
        <w:rPr>
          <w:rFonts w:ascii="Times New Roman" w:hAnsi="Times New Roman" w:cs="Times New Roman"/>
          <w:sz w:val="24"/>
          <w:szCs w:val="24"/>
        </w:rPr>
        <w:t>), overall (</w:t>
      </w:r>
      <w:proofErr w:type="spellStart"/>
      <w:r w:rsidRPr="00CB7DAA">
        <w:rPr>
          <w:rFonts w:ascii="Times New Roman" w:hAnsi="Times New Roman" w:cs="Times New Roman"/>
          <w:i/>
          <w:sz w:val="24"/>
          <w:szCs w:val="24"/>
        </w:rPr>
        <w:t>C</w:t>
      </w:r>
      <w:r w:rsidRPr="00CB7DAA">
        <w:rPr>
          <w:rFonts w:ascii="Times New Roman" w:hAnsi="Times New Roman" w:cs="Times New Roman"/>
          <w:i/>
          <w:sz w:val="24"/>
          <w:szCs w:val="24"/>
          <w:vertAlign w:val="subscript"/>
        </w:rPr>
        <w:t>w</w:t>
      </w:r>
      <w:proofErr w:type="spellEnd"/>
      <w:r w:rsidRPr="0004268F">
        <w:rPr>
          <w:rFonts w:ascii="Times New Roman" w:hAnsi="Times New Roman" w:cs="Times New Roman"/>
          <w:sz w:val="24"/>
          <w:szCs w:val="24"/>
        </w:rPr>
        <w:t>) competitiveness, resistance to toxicity (</w:t>
      </w:r>
      <w:r w:rsidRPr="00CB7DAA">
        <w:rPr>
          <w:rFonts w:ascii="Times New Roman" w:hAnsi="Times New Roman" w:cs="Times New Roman"/>
          <w:i/>
          <w:sz w:val="24"/>
          <w:szCs w:val="24"/>
        </w:rPr>
        <w:t>C</w:t>
      </w:r>
      <w:r w:rsidRPr="00CB7DAA">
        <w:rPr>
          <w:rFonts w:ascii="Times New Roman" w:hAnsi="Times New Roman" w:cs="Times New Roman"/>
          <w:i/>
          <w:sz w:val="24"/>
          <w:szCs w:val="24"/>
          <w:vertAlign w:val="subscript"/>
        </w:rPr>
        <w:t>r</w:t>
      </w:r>
      <w:r w:rsidRPr="0004268F">
        <w:rPr>
          <w:rFonts w:ascii="Times New Roman" w:hAnsi="Times New Roman" w:cs="Times New Roman"/>
          <w:sz w:val="24"/>
          <w:szCs w:val="24"/>
        </w:rPr>
        <w:t>), and toxicity (</w:t>
      </w:r>
      <w:r w:rsidRPr="00CB7DAA">
        <w:rPr>
          <w:rFonts w:ascii="Times New Roman" w:hAnsi="Times New Roman" w:cs="Times New Roman"/>
          <w:i/>
          <w:sz w:val="24"/>
          <w:szCs w:val="24"/>
        </w:rPr>
        <w:t>C</w:t>
      </w:r>
      <w:r w:rsidRPr="00CB7DAA">
        <w:rPr>
          <w:rFonts w:ascii="Times New Roman" w:hAnsi="Times New Roman" w:cs="Times New Roman"/>
          <w:i/>
          <w:sz w:val="24"/>
          <w:szCs w:val="24"/>
          <w:vertAlign w:val="subscript"/>
        </w:rPr>
        <w:t>t</w:t>
      </w:r>
      <w:r w:rsidRPr="0004268F">
        <w:rPr>
          <w:rFonts w:ascii="Times New Roman" w:hAnsi="Times New Roman" w:cs="Times New Roman"/>
          <w:sz w:val="24"/>
          <w:szCs w:val="24"/>
        </w:rPr>
        <w:t xml:space="preserve">), measured on derived from a pairwise competitive interaction network (see </w:t>
      </w:r>
      <w:r w:rsidRPr="0004268F">
        <w:rPr>
          <w:rFonts w:ascii="Times New Roman" w:hAnsi="Times New Roman" w:cs="Times New Roman"/>
          <w:i/>
          <w:sz w:val="24"/>
          <w:szCs w:val="24"/>
        </w:rPr>
        <w:t>Methods</w:t>
      </w:r>
      <w:r w:rsidRPr="0004268F">
        <w:rPr>
          <w:rFonts w:ascii="Times New Roman" w:hAnsi="Times New Roman" w:cs="Times New Roman"/>
          <w:sz w:val="24"/>
          <w:szCs w:val="24"/>
        </w:rPr>
        <w:t>). Column-</w:t>
      </w:r>
      <w:r w:rsidR="00ED19D8">
        <w:rPr>
          <w:rFonts w:ascii="Times New Roman" w:hAnsi="Times New Roman" w:cs="Times New Roman"/>
          <w:sz w:val="24"/>
          <w:szCs w:val="24"/>
        </w:rPr>
        <w:t xml:space="preserve"> </w:t>
      </w:r>
      <w:proofErr w:type="gramStart"/>
      <w:r w:rsidR="00ED19D8">
        <w:rPr>
          <w:rFonts w:ascii="Times New Roman" w:hAnsi="Times New Roman" w:cs="Times New Roman"/>
          <w:sz w:val="24"/>
          <w:szCs w:val="24"/>
        </w:rPr>
        <w:t>z-score</w:t>
      </w:r>
      <w:proofErr w:type="gramEnd"/>
      <w:r w:rsidR="00ED19D8">
        <w:rPr>
          <w:rFonts w:ascii="Times New Roman" w:hAnsi="Times New Roman" w:cs="Times New Roman"/>
          <w:sz w:val="24"/>
          <w:szCs w:val="24"/>
        </w:rPr>
        <w:t xml:space="preserve"> of each</w:t>
      </w:r>
      <w:r w:rsidRPr="0004268F">
        <w:rPr>
          <w:rFonts w:ascii="Times New Roman" w:hAnsi="Times New Roman" w:cs="Times New Roman"/>
          <w:sz w:val="24"/>
          <w:szCs w:val="24"/>
        </w:rPr>
        <w:t xml:space="preserve"> trait value indicated by color. </w:t>
      </w:r>
      <w:commentRangeStart w:id="128"/>
      <w:r w:rsidRPr="0004268F">
        <w:rPr>
          <w:rFonts w:ascii="Times New Roman" w:hAnsi="Times New Roman" w:cs="Times New Roman"/>
          <w:b/>
          <w:sz w:val="24"/>
          <w:szCs w:val="24"/>
        </w:rPr>
        <w:t>B</w:t>
      </w:r>
      <w:r w:rsidRPr="0004268F">
        <w:rPr>
          <w:rFonts w:ascii="Times New Roman" w:hAnsi="Times New Roman" w:cs="Times New Roman"/>
          <w:sz w:val="24"/>
          <w:szCs w:val="24"/>
        </w:rPr>
        <w:t>. Smoothed frequency distributions of trait values for each measured trait by clade (</w:t>
      </w:r>
      <w:r w:rsidRPr="0004268F">
        <w:rPr>
          <w:rFonts w:ascii="Times New Roman" w:hAnsi="Times New Roman" w:cs="Times New Roman"/>
          <w:i/>
          <w:sz w:val="24"/>
          <w:szCs w:val="24"/>
        </w:rPr>
        <w:t>P. fluorescens</w:t>
      </w:r>
      <w:r w:rsidRPr="0004268F">
        <w:rPr>
          <w:rFonts w:ascii="Times New Roman" w:hAnsi="Times New Roman" w:cs="Times New Roman"/>
          <w:sz w:val="24"/>
          <w:szCs w:val="24"/>
        </w:rPr>
        <w:t xml:space="preserve"> and </w:t>
      </w:r>
      <w:r w:rsidRPr="0004268F">
        <w:rPr>
          <w:rFonts w:ascii="Times New Roman" w:hAnsi="Times New Roman" w:cs="Times New Roman"/>
          <w:i/>
          <w:sz w:val="24"/>
          <w:szCs w:val="24"/>
        </w:rPr>
        <w:t>P. syringae</w:t>
      </w:r>
      <w:r w:rsidRPr="0004268F">
        <w:rPr>
          <w:rFonts w:ascii="Times New Roman" w:hAnsi="Times New Roman" w:cs="Times New Roman"/>
          <w:sz w:val="24"/>
          <w:szCs w:val="24"/>
        </w:rPr>
        <w:t xml:space="preserve">). </w:t>
      </w:r>
      <w:commentRangeEnd w:id="128"/>
      <w:r w:rsidR="00F87AA7">
        <w:rPr>
          <w:rStyle w:val="CommentReference"/>
        </w:rPr>
        <w:commentReference w:id="128"/>
      </w:r>
      <w:r w:rsidRPr="0004268F">
        <w:rPr>
          <w:rFonts w:ascii="Times New Roman" w:hAnsi="Times New Roman" w:cs="Times New Roman"/>
          <w:sz w:val="24"/>
          <w:szCs w:val="24"/>
        </w:rPr>
        <w:t xml:space="preserve">Mean (µ) estimates per clade with ± 2x standard errors depicted to the right of the curves. Note the </w:t>
      </w:r>
      <w:r w:rsidRPr="0004268F">
        <w:rPr>
          <w:rFonts w:ascii="Times New Roman" w:hAnsi="Times New Roman" w:cs="Times New Roman"/>
          <w:i/>
          <w:sz w:val="24"/>
          <w:szCs w:val="24"/>
        </w:rPr>
        <w:t>x</w:t>
      </w:r>
      <w:r w:rsidRPr="0004268F">
        <w:rPr>
          <w:rFonts w:ascii="Times New Roman" w:hAnsi="Times New Roman" w:cs="Times New Roman"/>
          <w:sz w:val="24"/>
          <w:szCs w:val="24"/>
        </w:rPr>
        <w:t>-axis value scale modifiers to the right of the axis labels.</w:t>
      </w:r>
      <w:r w:rsidRPr="0004268F">
        <w:rPr>
          <w:rFonts w:ascii="Times New Roman" w:hAnsi="Times New Roman" w:cs="Times New Roman"/>
          <w:b/>
          <w:sz w:val="24"/>
          <w:szCs w:val="24"/>
        </w:rPr>
        <w:br w:type="page"/>
      </w:r>
    </w:p>
    <w:p w14:paraId="0D4F434E" w14:textId="77777777" w:rsidR="00CB7DAA" w:rsidRPr="0004268F" w:rsidRDefault="00CB7DAA" w:rsidP="00301BA0">
      <w:pPr>
        <w:spacing w:line="276" w:lineRule="auto"/>
        <w:rPr>
          <w:rFonts w:ascii="Times New Roman" w:hAnsi="Times New Roman" w:cs="Times New Roman"/>
          <w:b/>
          <w:sz w:val="24"/>
          <w:szCs w:val="24"/>
        </w:rPr>
      </w:pPr>
    </w:p>
    <w:p w14:paraId="34D5C574" w14:textId="77777777" w:rsidR="00CB7DAA" w:rsidRPr="0004268F" w:rsidRDefault="00CB7DAA" w:rsidP="00301BA0">
      <w:pPr>
        <w:spacing w:line="276" w:lineRule="auto"/>
        <w:jc w:val="center"/>
        <w:rPr>
          <w:rFonts w:ascii="Times New Roman" w:hAnsi="Times New Roman" w:cs="Times New Roman"/>
          <w:b/>
          <w:sz w:val="24"/>
          <w:szCs w:val="24"/>
        </w:rPr>
      </w:pPr>
      <w:r w:rsidRPr="0004268F">
        <w:rPr>
          <w:rFonts w:ascii="Times New Roman" w:hAnsi="Times New Roman" w:cs="Times New Roman"/>
          <w:b/>
          <w:noProof/>
          <w:sz w:val="24"/>
          <w:szCs w:val="24"/>
          <w:lang w:eastAsia="en-US"/>
        </w:rPr>
        <w:drawing>
          <wp:inline distT="0" distB="0" distL="0" distR="0" wp14:anchorId="23EC3888" wp14:editId="384177D3">
            <wp:extent cx="2895600" cy="4559300"/>
            <wp:effectExtent l="0" t="0" r="0" b="127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pdf"/>
                    <pic:cNvPicPr/>
                  </pic:nvPicPr>
                  <pic:blipFill>
                    <a:blip r:embed="rId11">
                      <a:extLst>
                        <a:ext uri="{28A0092B-C50C-407E-A947-70E740481C1C}">
                          <a14:useLocalDpi xmlns:a14="http://schemas.microsoft.com/office/drawing/2010/main" val="0"/>
                        </a:ext>
                      </a:extLst>
                    </a:blip>
                    <a:stretch>
                      <a:fillRect/>
                    </a:stretch>
                  </pic:blipFill>
                  <pic:spPr>
                    <a:xfrm>
                      <a:off x="0" y="0"/>
                      <a:ext cx="2895600" cy="4559300"/>
                    </a:xfrm>
                    <a:prstGeom prst="rect">
                      <a:avLst/>
                    </a:prstGeom>
                  </pic:spPr>
                </pic:pic>
              </a:graphicData>
            </a:graphic>
          </wp:inline>
        </w:drawing>
      </w:r>
    </w:p>
    <w:p w14:paraId="0804BCE0" w14:textId="5A7A6A1D" w:rsidR="00CB7DAA" w:rsidRPr="0004268F" w:rsidRDefault="00CB7DAA" w:rsidP="00301BA0">
      <w:pPr>
        <w:spacing w:line="276" w:lineRule="auto"/>
        <w:rPr>
          <w:rFonts w:ascii="Times New Roman" w:hAnsi="Times New Roman" w:cs="Times New Roman"/>
          <w:b/>
          <w:sz w:val="24"/>
          <w:szCs w:val="24"/>
        </w:rPr>
      </w:pPr>
      <w:r w:rsidRPr="0004268F">
        <w:rPr>
          <w:rFonts w:ascii="Times New Roman" w:hAnsi="Times New Roman" w:cs="Times New Roman"/>
          <w:b/>
          <w:sz w:val="24"/>
          <w:szCs w:val="24"/>
        </w:rPr>
        <w:t xml:space="preserve">Fig. 2. </w:t>
      </w:r>
      <w:r w:rsidRPr="0004268F">
        <w:rPr>
          <w:rFonts w:ascii="Times New Roman" w:hAnsi="Times New Roman" w:cs="Times New Roman"/>
          <w:sz w:val="24"/>
          <w:szCs w:val="24"/>
        </w:rPr>
        <w:t>Pairwise correlations (</w:t>
      </w:r>
      <w:r w:rsidRPr="0004268F">
        <w:rPr>
          <w:rFonts w:ascii="Times New Roman" w:hAnsi="Times New Roman" w:cs="Times New Roman"/>
          <w:b/>
          <w:sz w:val="24"/>
          <w:szCs w:val="24"/>
        </w:rPr>
        <w:t>a)</w:t>
      </w:r>
      <w:r w:rsidRPr="0004268F">
        <w:rPr>
          <w:rFonts w:ascii="Times New Roman" w:hAnsi="Times New Roman" w:cs="Times New Roman"/>
          <w:sz w:val="24"/>
          <w:szCs w:val="24"/>
        </w:rPr>
        <w:t xml:space="preserve"> and principle component analysis (PCA) (</w:t>
      </w:r>
      <w:r w:rsidRPr="0004268F">
        <w:rPr>
          <w:rFonts w:ascii="Times New Roman" w:hAnsi="Times New Roman" w:cs="Times New Roman"/>
          <w:b/>
          <w:sz w:val="24"/>
          <w:szCs w:val="24"/>
        </w:rPr>
        <w:t>b</w:t>
      </w:r>
      <w:r w:rsidRPr="0004268F">
        <w:rPr>
          <w:rFonts w:ascii="Times New Roman" w:hAnsi="Times New Roman" w:cs="Times New Roman"/>
          <w:sz w:val="24"/>
          <w:szCs w:val="24"/>
        </w:rPr>
        <w:t xml:space="preserve">) of six traits reflect dissimilarities between clades, as well reveal the correlational structure among traits across </w:t>
      </w:r>
      <w:r w:rsidRPr="0004268F">
        <w:rPr>
          <w:rFonts w:ascii="Times New Roman" w:hAnsi="Times New Roman" w:cs="Times New Roman"/>
          <w:i/>
          <w:sz w:val="24"/>
          <w:szCs w:val="24"/>
        </w:rPr>
        <w:t xml:space="preserve">Pseudomonas </w:t>
      </w:r>
      <w:r w:rsidRPr="0004268F">
        <w:rPr>
          <w:rFonts w:ascii="Times New Roman" w:hAnsi="Times New Roman" w:cs="Times New Roman"/>
          <w:sz w:val="24"/>
          <w:szCs w:val="24"/>
        </w:rPr>
        <w:t xml:space="preserve">spp.. </w:t>
      </w:r>
      <w:r w:rsidRPr="0004268F">
        <w:rPr>
          <w:rFonts w:ascii="Times New Roman" w:hAnsi="Times New Roman" w:cs="Times New Roman"/>
          <w:b/>
          <w:sz w:val="24"/>
          <w:szCs w:val="24"/>
        </w:rPr>
        <w:t>A</w:t>
      </w:r>
      <w:r w:rsidRPr="0004268F">
        <w:rPr>
          <w:rFonts w:ascii="Times New Roman" w:hAnsi="Times New Roman" w:cs="Times New Roman"/>
          <w:sz w:val="24"/>
          <w:szCs w:val="24"/>
        </w:rPr>
        <w:t xml:space="preserve">. Colors reflect magnitude of each </w:t>
      </w:r>
      <w:r w:rsidRPr="0004268F">
        <w:rPr>
          <w:rFonts w:ascii="Times New Roman" w:hAnsi="Times New Roman" w:cs="Times New Roman"/>
          <w:i/>
          <w:sz w:val="24"/>
          <w:szCs w:val="24"/>
        </w:rPr>
        <w:t xml:space="preserve">Pearson’s r </w:t>
      </w:r>
      <w:r w:rsidRPr="0004268F">
        <w:rPr>
          <w:rFonts w:ascii="Times New Roman" w:hAnsi="Times New Roman" w:cs="Times New Roman"/>
          <w:sz w:val="24"/>
          <w:szCs w:val="24"/>
        </w:rPr>
        <w:t xml:space="preserve">estimate where the FDR corrected </w:t>
      </w:r>
      <w:r w:rsidRPr="0004268F">
        <w:rPr>
          <w:rFonts w:ascii="Times New Roman" w:hAnsi="Times New Roman" w:cs="Times New Roman"/>
          <w:i/>
          <w:sz w:val="24"/>
          <w:szCs w:val="24"/>
        </w:rPr>
        <w:t>p</w:t>
      </w:r>
      <w:r w:rsidRPr="0004268F">
        <w:rPr>
          <w:rFonts w:ascii="Times New Roman" w:hAnsi="Times New Roman" w:cs="Times New Roman"/>
          <w:sz w:val="24"/>
          <w:szCs w:val="24"/>
        </w:rPr>
        <w:t xml:space="preserve"> &lt; 0.05; comparisons with FDR-corrected p&lt;0.10 retained color but are italicized. </w:t>
      </w:r>
      <w:r w:rsidRPr="0004268F">
        <w:rPr>
          <w:rFonts w:ascii="Times New Roman" w:hAnsi="Times New Roman" w:cs="Times New Roman"/>
          <w:b/>
          <w:sz w:val="24"/>
          <w:szCs w:val="24"/>
        </w:rPr>
        <w:t>B</w:t>
      </w:r>
      <w:r w:rsidRPr="0004268F">
        <w:rPr>
          <w:rFonts w:ascii="Times New Roman" w:hAnsi="Times New Roman" w:cs="Times New Roman"/>
          <w:sz w:val="24"/>
          <w:szCs w:val="24"/>
        </w:rPr>
        <w:t xml:space="preserve">. PCA 95% envelopes per clade depicted as solid or dashed ellipses. Dots are labeled with strain Ids. Individual trait vector </w:t>
      </w:r>
      <w:r w:rsidR="00BC5E19">
        <w:rPr>
          <w:rFonts w:ascii="Times New Roman" w:hAnsi="Times New Roman" w:cs="Times New Roman"/>
          <w:sz w:val="24"/>
          <w:szCs w:val="24"/>
        </w:rPr>
        <w:t xml:space="preserve">loadings are in </w:t>
      </w:r>
      <w:r w:rsidRPr="0004268F">
        <w:rPr>
          <w:rFonts w:ascii="Times New Roman" w:hAnsi="Times New Roman" w:cs="Times New Roman"/>
          <w:sz w:val="24"/>
          <w:szCs w:val="24"/>
        </w:rPr>
        <w:t xml:space="preserve">blue </w:t>
      </w:r>
      <w:r w:rsidR="00BC5E19">
        <w:rPr>
          <w:rFonts w:ascii="Times New Roman" w:hAnsi="Times New Roman" w:cs="Times New Roman"/>
          <w:sz w:val="24"/>
          <w:szCs w:val="24"/>
        </w:rPr>
        <w:t>for resource use traits and orange for</w:t>
      </w:r>
      <w:r w:rsidRPr="0004268F">
        <w:rPr>
          <w:rFonts w:ascii="Times New Roman" w:hAnsi="Times New Roman" w:cs="Times New Roman"/>
          <w:sz w:val="24"/>
          <w:szCs w:val="24"/>
        </w:rPr>
        <w:t xml:space="preserve"> </w:t>
      </w:r>
      <w:r w:rsidR="00BC5E19">
        <w:rPr>
          <w:rFonts w:ascii="Times New Roman" w:hAnsi="Times New Roman" w:cs="Times New Roman"/>
          <w:sz w:val="24"/>
          <w:szCs w:val="24"/>
        </w:rPr>
        <w:t>interference</w:t>
      </w:r>
      <w:r w:rsidRPr="0004268F">
        <w:rPr>
          <w:rFonts w:ascii="Times New Roman" w:hAnsi="Times New Roman" w:cs="Times New Roman"/>
          <w:sz w:val="24"/>
          <w:szCs w:val="24"/>
        </w:rPr>
        <w:t xml:space="preserve"> traits)</w:t>
      </w:r>
      <w:r w:rsidR="00BC5E19">
        <w:rPr>
          <w:rFonts w:ascii="Times New Roman" w:hAnsi="Times New Roman" w:cs="Times New Roman"/>
          <w:sz w:val="24"/>
          <w:szCs w:val="24"/>
        </w:rPr>
        <w:t>.</w:t>
      </w:r>
    </w:p>
    <w:p w14:paraId="38CE86A9" w14:textId="77777777" w:rsidR="00CB7DAA" w:rsidRPr="0004268F" w:rsidRDefault="00CB7DAA" w:rsidP="00301BA0">
      <w:pPr>
        <w:spacing w:line="276" w:lineRule="auto"/>
        <w:jc w:val="center"/>
        <w:rPr>
          <w:rFonts w:ascii="Times New Roman" w:hAnsi="Times New Roman" w:cs="Times New Roman"/>
          <w:b/>
          <w:sz w:val="24"/>
          <w:szCs w:val="24"/>
        </w:rPr>
      </w:pPr>
      <w:r w:rsidRPr="0004268F">
        <w:rPr>
          <w:rFonts w:ascii="Times New Roman" w:hAnsi="Times New Roman" w:cs="Times New Roman"/>
          <w:b/>
          <w:sz w:val="24"/>
          <w:szCs w:val="24"/>
        </w:rPr>
        <w:br w:type="page"/>
      </w:r>
    </w:p>
    <w:p w14:paraId="6610DE74" w14:textId="77777777" w:rsidR="00CB7DAA" w:rsidRPr="0004268F" w:rsidRDefault="00CB7DAA" w:rsidP="00301BA0">
      <w:pPr>
        <w:spacing w:line="276" w:lineRule="auto"/>
        <w:rPr>
          <w:rFonts w:ascii="Times New Roman" w:hAnsi="Times New Roman" w:cs="Times New Roman"/>
          <w:b/>
          <w:sz w:val="24"/>
          <w:szCs w:val="24"/>
        </w:rPr>
      </w:pPr>
    </w:p>
    <w:p w14:paraId="3032F8E9" w14:textId="77777777" w:rsidR="00CB7DAA" w:rsidRPr="0004268F" w:rsidRDefault="00CB7DAA" w:rsidP="00301BA0">
      <w:pPr>
        <w:spacing w:line="276" w:lineRule="auto"/>
        <w:jc w:val="center"/>
        <w:rPr>
          <w:rFonts w:ascii="Times New Roman" w:hAnsi="Times New Roman" w:cs="Times New Roman"/>
          <w:b/>
          <w:sz w:val="24"/>
          <w:szCs w:val="24"/>
        </w:rPr>
      </w:pPr>
      <w:r w:rsidRPr="0004268F">
        <w:rPr>
          <w:rFonts w:ascii="Times New Roman" w:hAnsi="Times New Roman" w:cs="Times New Roman"/>
          <w:b/>
          <w:noProof/>
          <w:sz w:val="24"/>
          <w:szCs w:val="24"/>
          <w:lang w:eastAsia="en-US"/>
        </w:rPr>
        <w:drawing>
          <wp:inline distT="0" distB="0" distL="0" distR="0" wp14:anchorId="429E98E4" wp14:editId="595C485B">
            <wp:extent cx="4419600" cy="4267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4.pdf"/>
                    <pic:cNvPicPr/>
                  </pic:nvPicPr>
                  <pic:blipFill>
                    <a:blip r:embed="rId12">
                      <a:extLst>
                        <a:ext uri="{28A0092B-C50C-407E-A947-70E740481C1C}">
                          <a14:useLocalDpi xmlns:a14="http://schemas.microsoft.com/office/drawing/2010/main" val="0"/>
                        </a:ext>
                      </a:extLst>
                    </a:blip>
                    <a:stretch>
                      <a:fillRect/>
                    </a:stretch>
                  </pic:blipFill>
                  <pic:spPr>
                    <a:xfrm>
                      <a:off x="0" y="0"/>
                      <a:ext cx="4419600" cy="4267200"/>
                    </a:xfrm>
                    <a:prstGeom prst="rect">
                      <a:avLst/>
                    </a:prstGeom>
                  </pic:spPr>
                </pic:pic>
              </a:graphicData>
            </a:graphic>
          </wp:inline>
        </w:drawing>
      </w:r>
    </w:p>
    <w:p w14:paraId="7723A2E8" w14:textId="7997B9F4" w:rsidR="004620D7" w:rsidRDefault="00CB7DAA" w:rsidP="00301BA0">
      <w:pPr>
        <w:spacing w:line="276" w:lineRule="auto"/>
        <w:rPr>
          <w:rFonts w:ascii="Times New Roman" w:hAnsi="Times New Roman" w:cs="Times New Roman"/>
          <w:b/>
          <w:sz w:val="24"/>
          <w:szCs w:val="24"/>
        </w:rPr>
      </w:pPr>
      <w:r>
        <w:rPr>
          <w:rFonts w:ascii="Times New Roman" w:hAnsi="Times New Roman" w:cs="Times New Roman"/>
          <w:b/>
          <w:sz w:val="24"/>
          <w:szCs w:val="24"/>
        </w:rPr>
        <w:t>Fig. 3</w:t>
      </w:r>
      <w:r w:rsidRPr="0004268F">
        <w:rPr>
          <w:rFonts w:ascii="Times New Roman" w:hAnsi="Times New Roman" w:cs="Times New Roman"/>
          <w:b/>
          <w:sz w:val="24"/>
          <w:szCs w:val="24"/>
        </w:rPr>
        <w:t xml:space="preserve">. </w:t>
      </w:r>
      <w:proofErr w:type="gramStart"/>
      <w:r w:rsidR="008D52CF" w:rsidRPr="008D52CF">
        <w:rPr>
          <w:rFonts w:ascii="Times New Roman" w:hAnsi="Times New Roman" w:cs="Times New Roman"/>
          <w:sz w:val="24"/>
          <w:szCs w:val="24"/>
        </w:rPr>
        <w:t>Prevalence of i</w:t>
      </w:r>
      <w:r w:rsidRPr="008D52CF">
        <w:rPr>
          <w:rFonts w:ascii="Times New Roman" w:hAnsi="Times New Roman" w:cs="Times New Roman"/>
          <w:sz w:val="24"/>
          <w:szCs w:val="24"/>
        </w:rPr>
        <w:t>ntransitive</w:t>
      </w:r>
      <w:r w:rsidRPr="0004268F">
        <w:rPr>
          <w:rFonts w:ascii="Times New Roman" w:hAnsi="Times New Roman" w:cs="Times New Roman"/>
          <w:sz w:val="24"/>
          <w:szCs w:val="24"/>
        </w:rPr>
        <w:t xml:space="preserve"> interactions in a </w:t>
      </w:r>
      <w:r w:rsidRPr="0004268F">
        <w:rPr>
          <w:rFonts w:ascii="Times New Roman" w:hAnsi="Times New Roman" w:cs="Times New Roman"/>
          <w:i/>
          <w:sz w:val="24"/>
          <w:szCs w:val="24"/>
        </w:rPr>
        <w:t xml:space="preserve">Pseudomonas </w:t>
      </w:r>
      <w:r w:rsidRPr="0004268F">
        <w:rPr>
          <w:rFonts w:ascii="Times New Roman" w:hAnsi="Times New Roman" w:cs="Times New Roman"/>
          <w:sz w:val="24"/>
          <w:szCs w:val="24"/>
        </w:rPr>
        <w:t>spp. interaction network.</w:t>
      </w:r>
      <w:proofErr w:type="gramEnd"/>
      <w:r w:rsidRPr="0004268F">
        <w:rPr>
          <w:rFonts w:ascii="Times New Roman" w:hAnsi="Times New Roman" w:cs="Times New Roman"/>
          <w:sz w:val="24"/>
          <w:szCs w:val="24"/>
        </w:rPr>
        <w:t xml:space="preserve"> </w:t>
      </w:r>
      <w:r w:rsidRPr="0004268F">
        <w:rPr>
          <w:rFonts w:ascii="Times New Roman" w:hAnsi="Times New Roman" w:cs="Times New Roman"/>
          <w:b/>
          <w:sz w:val="24"/>
          <w:szCs w:val="24"/>
        </w:rPr>
        <w:t>A</w:t>
      </w:r>
      <w:r w:rsidRPr="0004268F">
        <w:rPr>
          <w:rFonts w:ascii="Times New Roman" w:hAnsi="Times New Roman" w:cs="Times New Roman"/>
          <w:sz w:val="24"/>
          <w:szCs w:val="24"/>
        </w:rPr>
        <w:t xml:space="preserve">. Types of interaction trios resulting in facilitation (left) or rock-paper-scissors (R–P–S) competitive asymmetries. </w:t>
      </w:r>
      <w:r w:rsidRPr="004620D7">
        <w:rPr>
          <w:rFonts w:ascii="Times New Roman" w:hAnsi="Times New Roman" w:cs="Times New Roman"/>
          <w:i/>
          <w:sz w:val="24"/>
          <w:szCs w:val="24"/>
        </w:rPr>
        <w:t>N</w:t>
      </w:r>
      <w:r w:rsidRPr="0004268F">
        <w:rPr>
          <w:rFonts w:ascii="Times New Roman" w:hAnsi="Times New Roman" w:cs="Times New Roman"/>
          <w:sz w:val="24"/>
          <w:szCs w:val="24"/>
        </w:rPr>
        <w:t xml:space="preserve"> = number of trios meeting the given criteria out of the total trios analyzed (see </w:t>
      </w:r>
      <w:r w:rsidRPr="0004268F">
        <w:rPr>
          <w:rFonts w:ascii="Times New Roman" w:hAnsi="Times New Roman" w:cs="Times New Roman"/>
          <w:i/>
          <w:sz w:val="24"/>
          <w:szCs w:val="24"/>
        </w:rPr>
        <w:t>Methods</w:t>
      </w:r>
      <w:r w:rsidRPr="0004268F">
        <w:rPr>
          <w:rFonts w:ascii="Times New Roman" w:hAnsi="Times New Roman" w:cs="Times New Roman"/>
          <w:sz w:val="24"/>
          <w:szCs w:val="24"/>
        </w:rPr>
        <w:t xml:space="preserve">). </w:t>
      </w:r>
      <w:r w:rsidRPr="008D52CF">
        <w:rPr>
          <w:rFonts w:ascii="Times New Roman" w:hAnsi="Times New Roman" w:cs="Times New Roman"/>
          <w:b/>
          <w:sz w:val="24"/>
          <w:szCs w:val="24"/>
        </w:rPr>
        <w:t>B.</w:t>
      </w:r>
      <w:r w:rsidRPr="0004268F">
        <w:rPr>
          <w:rFonts w:ascii="Times New Roman" w:hAnsi="Times New Roman" w:cs="Times New Roman"/>
          <w:sz w:val="24"/>
          <w:szCs w:val="24"/>
        </w:rPr>
        <w:t xml:space="preserve"> </w:t>
      </w:r>
      <w:r w:rsidR="002B26BD">
        <w:rPr>
          <w:rFonts w:ascii="Times New Roman" w:hAnsi="Times New Roman" w:cs="Times New Roman"/>
          <w:sz w:val="24"/>
          <w:szCs w:val="24"/>
        </w:rPr>
        <w:t>F</w:t>
      </w:r>
      <w:r w:rsidRPr="0004268F">
        <w:rPr>
          <w:rFonts w:ascii="Times New Roman" w:hAnsi="Times New Roman" w:cs="Times New Roman"/>
          <w:sz w:val="24"/>
          <w:szCs w:val="24"/>
        </w:rPr>
        <w:t xml:space="preserve">requency distributions </w:t>
      </w:r>
      <w:r w:rsidR="002B26BD">
        <w:rPr>
          <w:rFonts w:ascii="Times New Roman" w:hAnsi="Times New Roman" w:cs="Times New Roman"/>
          <w:sz w:val="24"/>
          <w:szCs w:val="24"/>
        </w:rPr>
        <w:t>of</w:t>
      </w:r>
      <w:r w:rsidRPr="0004268F">
        <w:rPr>
          <w:rFonts w:ascii="Times New Roman" w:hAnsi="Times New Roman" w:cs="Times New Roman"/>
          <w:sz w:val="24"/>
          <w:szCs w:val="24"/>
        </w:rPr>
        <w:t xml:space="preserve"> </w:t>
      </w:r>
      <w:r w:rsidR="004620D7">
        <w:rPr>
          <w:rFonts w:ascii="Times New Roman" w:hAnsi="Times New Roman" w:cs="Times New Roman"/>
          <w:sz w:val="24"/>
          <w:szCs w:val="24"/>
        </w:rPr>
        <w:t xml:space="preserve">how often </w:t>
      </w:r>
      <w:r w:rsidRPr="0004268F">
        <w:rPr>
          <w:rFonts w:ascii="Times New Roman" w:hAnsi="Times New Roman" w:cs="Times New Roman"/>
          <w:sz w:val="24"/>
          <w:szCs w:val="24"/>
        </w:rPr>
        <w:t xml:space="preserve">each strain </w:t>
      </w:r>
      <w:r w:rsidR="004620D7">
        <w:rPr>
          <w:rFonts w:ascii="Times New Roman" w:hAnsi="Times New Roman" w:cs="Times New Roman"/>
          <w:sz w:val="24"/>
          <w:szCs w:val="24"/>
        </w:rPr>
        <w:t>played</w:t>
      </w:r>
      <w:r w:rsidRPr="0004268F">
        <w:rPr>
          <w:rFonts w:ascii="Times New Roman" w:hAnsi="Times New Roman" w:cs="Times New Roman"/>
          <w:sz w:val="24"/>
          <w:szCs w:val="24"/>
        </w:rPr>
        <w:t xml:space="preserve"> the facilitator (‘A’), the knocked-out intermediate </w:t>
      </w:r>
      <w:r w:rsidR="002B26BD">
        <w:rPr>
          <w:rFonts w:ascii="Times New Roman" w:hAnsi="Times New Roman" w:cs="Times New Roman"/>
          <w:sz w:val="24"/>
          <w:szCs w:val="24"/>
        </w:rPr>
        <w:t xml:space="preserve">(‘B’), or the facilitated (‘C’). </w:t>
      </w:r>
      <w:r w:rsidRPr="0004268F">
        <w:rPr>
          <w:rFonts w:ascii="Times New Roman" w:hAnsi="Times New Roman" w:cs="Times New Roman"/>
          <w:sz w:val="24"/>
          <w:szCs w:val="24"/>
        </w:rPr>
        <w:t>Several</w:t>
      </w:r>
      <w:r w:rsidR="004620D7">
        <w:rPr>
          <w:rFonts w:ascii="Times New Roman" w:hAnsi="Times New Roman" w:cs="Times New Roman"/>
          <w:sz w:val="24"/>
          <w:szCs w:val="24"/>
        </w:rPr>
        <w:t xml:space="preserve"> strains played multiple roles; </w:t>
      </w:r>
      <w:r w:rsidRPr="0004268F">
        <w:rPr>
          <w:rFonts w:ascii="Times New Roman" w:hAnsi="Times New Roman" w:cs="Times New Roman"/>
          <w:sz w:val="24"/>
          <w:szCs w:val="24"/>
        </w:rPr>
        <w:t>strains in facilitative trios with as well as without toxic intermediates are indicated with black triangles to the left of the strain Ids. Panel (</w:t>
      </w:r>
      <w:r w:rsidR="004620D7">
        <w:rPr>
          <w:rFonts w:ascii="Times New Roman" w:hAnsi="Times New Roman" w:cs="Times New Roman"/>
          <w:b/>
          <w:sz w:val="24"/>
          <w:szCs w:val="24"/>
        </w:rPr>
        <w:t>B</w:t>
      </w:r>
      <w:r w:rsidRPr="0004268F">
        <w:rPr>
          <w:rFonts w:ascii="Times New Roman" w:hAnsi="Times New Roman" w:cs="Times New Roman"/>
          <w:sz w:val="24"/>
          <w:szCs w:val="24"/>
        </w:rPr>
        <w:t>) inset displays the distribution of the number of unique strains that played each combination of roles. 06B played all three. The probability of playing A, B, or C roles in facilitative trios varied with (</w:t>
      </w:r>
      <w:r w:rsidRPr="0004268F">
        <w:rPr>
          <w:rFonts w:ascii="Times New Roman" w:hAnsi="Times New Roman" w:cs="Times New Roman"/>
          <w:b/>
          <w:sz w:val="24"/>
          <w:szCs w:val="24"/>
        </w:rPr>
        <w:t>c</w:t>
      </w:r>
      <w:r w:rsidRPr="0004268F">
        <w:rPr>
          <w:rFonts w:ascii="Times New Roman" w:hAnsi="Times New Roman" w:cs="Times New Roman"/>
          <w:sz w:val="24"/>
          <w:szCs w:val="24"/>
        </w:rPr>
        <w:t xml:space="preserve">) overall competitiveness, </w:t>
      </w:r>
      <w:proofErr w:type="spellStart"/>
      <w:r w:rsidRPr="0004268F">
        <w:rPr>
          <w:rFonts w:ascii="Times New Roman" w:hAnsi="Times New Roman" w:cs="Times New Roman"/>
          <w:i/>
          <w:sz w:val="24"/>
          <w:szCs w:val="24"/>
        </w:rPr>
        <w:t>C</w:t>
      </w:r>
      <w:r w:rsidRPr="0004268F">
        <w:rPr>
          <w:rFonts w:ascii="Times New Roman" w:hAnsi="Times New Roman" w:cs="Times New Roman"/>
          <w:i/>
          <w:sz w:val="24"/>
          <w:szCs w:val="24"/>
          <w:vertAlign w:val="subscript"/>
        </w:rPr>
        <w:t>w</w:t>
      </w:r>
      <w:proofErr w:type="spellEnd"/>
      <w:r w:rsidRPr="0004268F">
        <w:rPr>
          <w:rFonts w:ascii="Times New Roman" w:hAnsi="Times New Roman" w:cs="Times New Roman"/>
          <w:sz w:val="24"/>
          <w:szCs w:val="24"/>
        </w:rPr>
        <w:t>, as well as (</w:t>
      </w:r>
      <w:r w:rsidRPr="0004268F">
        <w:rPr>
          <w:rFonts w:ascii="Times New Roman" w:hAnsi="Times New Roman" w:cs="Times New Roman"/>
          <w:b/>
          <w:sz w:val="24"/>
          <w:szCs w:val="24"/>
        </w:rPr>
        <w:t>d</w:t>
      </w:r>
      <w:r w:rsidRPr="0004268F">
        <w:rPr>
          <w:rFonts w:ascii="Times New Roman" w:hAnsi="Times New Roman" w:cs="Times New Roman"/>
          <w:sz w:val="24"/>
          <w:szCs w:val="24"/>
        </w:rPr>
        <w:t xml:space="preserve">) resistance, </w:t>
      </w:r>
      <w:r w:rsidRPr="0004268F">
        <w:rPr>
          <w:rFonts w:ascii="Times New Roman" w:hAnsi="Times New Roman" w:cs="Times New Roman"/>
          <w:i/>
          <w:sz w:val="24"/>
          <w:szCs w:val="24"/>
        </w:rPr>
        <w:t>C</w:t>
      </w:r>
      <w:r w:rsidRPr="0004268F">
        <w:rPr>
          <w:rFonts w:ascii="Times New Roman" w:hAnsi="Times New Roman" w:cs="Times New Roman"/>
          <w:i/>
          <w:sz w:val="24"/>
          <w:szCs w:val="24"/>
          <w:vertAlign w:val="subscript"/>
        </w:rPr>
        <w:t>r</w:t>
      </w:r>
      <w:r w:rsidRPr="0004268F">
        <w:rPr>
          <w:rFonts w:ascii="Times New Roman" w:hAnsi="Times New Roman" w:cs="Times New Roman"/>
          <w:sz w:val="24"/>
          <w:szCs w:val="24"/>
        </w:rPr>
        <w:t>. See Table 5 for GLM results.</w:t>
      </w:r>
      <w:r w:rsidR="004620D7">
        <w:rPr>
          <w:rFonts w:ascii="Times New Roman" w:hAnsi="Times New Roman" w:cs="Times New Roman"/>
          <w:b/>
          <w:sz w:val="24"/>
          <w:szCs w:val="24"/>
        </w:rPr>
        <w:br w:type="page"/>
      </w:r>
    </w:p>
    <w:p w14:paraId="0C28A817" w14:textId="5C4C5347" w:rsidR="00950E9A" w:rsidRPr="00496740" w:rsidRDefault="00950E9A" w:rsidP="00301BA0">
      <w:pPr>
        <w:spacing w:line="276" w:lineRule="auto"/>
        <w:outlineLvl w:val="0"/>
        <w:rPr>
          <w:rFonts w:ascii="Times New Roman" w:hAnsi="Times New Roman" w:cs="Times New Roman"/>
          <w:sz w:val="24"/>
          <w:szCs w:val="24"/>
        </w:rPr>
      </w:pPr>
      <w:r w:rsidRPr="00496740">
        <w:rPr>
          <w:rFonts w:ascii="Times New Roman" w:hAnsi="Times New Roman" w:cs="Times New Roman"/>
          <w:b/>
          <w:sz w:val="24"/>
          <w:szCs w:val="24"/>
        </w:rPr>
        <w:lastRenderedPageBreak/>
        <w:t>TABLES</w:t>
      </w:r>
    </w:p>
    <w:p w14:paraId="3F91437F" w14:textId="11C2BC06" w:rsidR="00F8183C" w:rsidRPr="00496740" w:rsidRDefault="0058798A" w:rsidP="00301BA0">
      <w:pPr>
        <w:spacing w:line="276" w:lineRule="auto"/>
        <w:rPr>
          <w:rFonts w:ascii="Times New Roman" w:hAnsi="Times New Roman" w:cs="Times New Roman"/>
          <w:sz w:val="24"/>
          <w:szCs w:val="24"/>
        </w:rPr>
      </w:pPr>
      <w:r>
        <w:rPr>
          <w:rFonts w:ascii="Times New Roman" w:hAnsi="Times New Roman" w:cs="Times New Roman"/>
          <w:b/>
          <w:sz w:val="24"/>
          <w:szCs w:val="24"/>
        </w:rPr>
        <w:t>Table 1</w:t>
      </w:r>
      <w:r w:rsidR="00A667D2" w:rsidRPr="00496740">
        <w:rPr>
          <w:rFonts w:ascii="Times New Roman" w:hAnsi="Times New Roman" w:cs="Times New Roman"/>
          <w:b/>
          <w:sz w:val="24"/>
          <w:szCs w:val="24"/>
        </w:rPr>
        <w:t xml:space="preserve">. </w:t>
      </w:r>
      <w:r w:rsidR="00420125" w:rsidRPr="00496740">
        <w:rPr>
          <w:rFonts w:ascii="Times New Roman" w:hAnsi="Times New Roman" w:cs="Times New Roman"/>
          <w:sz w:val="24"/>
          <w:szCs w:val="24"/>
        </w:rPr>
        <w:t>Multiple regression model results for life history trait correlates of competitiveness.</w:t>
      </w:r>
    </w:p>
    <w:tbl>
      <w:tblPr>
        <w:tblW w:w="8370" w:type="dxa"/>
        <w:jc w:val="center"/>
        <w:tblLayout w:type="fixed"/>
        <w:tblLook w:val="04A0" w:firstRow="1" w:lastRow="0" w:firstColumn="1" w:lastColumn="0" w:noHBand="0" w:noVBand="1"/>
      </w:tblPr>
      <w:tblGrid>
        <w:gridCol w:w="1350"/>
        <w:gridCol w:w="900"/>
        <w:gridCol w:w="1080"/>
        <w:gridCol w:w="1080"/>
        <w:gridCol w:w="810"/>
        <w:gridCol w:w="810"/>
        <w:gridCol w:w="270"/>
        <w:gridCol w:w="630"/>
        <w:gridCol w:w="630"/>
        <w:gridCol w:w="810"/>
      </w:tblGrid>
      <w:tr w:rsidR="00C47367" w:rsidRPr="00C47367" w14:paraId="544F2290" w14:textId="77777777" w:rsidTr="00C47367">
        <w:trPr>
          <w:trHeight w:hRule="exact" w:val="288"/>
          <w:jc w:val="center"/>
        </w:trPr>
        <w:tc>
          <w:tcPr>
            <w:tcW w:w="1350" w:type="dxa"/>
            <w:tcBorders>
              <w:top w:val="single" w:sz="4" w:space="0" w:color="auto"/>
              <w:left w:val="nil"/>
              <w:bottom w:val="double" w:sz="6" w:space="0" w:color="auto"/>
              <w:right w:val="nil"/>
            </w:tcBorders>
            <w:shd w:val="clear" w:color="auto" w:fill="auto"/>
            <w:noWrap/>
            <w:vAlign w:val="bottom"/>
            <w:hideMark/>
          </w:tcPr>
          <w:p w14:paraId="54FF5689" w14:textId="77777777" w:rsidR="00A667D2" w:rsidRPr="00C47367" w:rsidRDefault="00A667D2" w:rsidP="00301BA0">
            <w:pPr>
              <w:spacing w:line="276" w:lineRule="auto"/>
              <w:jc w:val="center"/>
              <w:rPr>
                <w:rFonts w:ascii="Times New Roman" w:eastAsia="Times New Roman" w:hAnsi="Times New Roman" w:cs="Times New Roman"/>
                <w:color w:val="000000"/>
                <w:sz w:val="20"/>
                <w:lang w:eastAsia="en-US"/>
              </w:rPr>
            </w:pPr>
            <w:r w:rsidRPr="00C47367">
              <w:rPr>
                <w:rFonts w:ascii="Times New Roman" w:eastAsia="Times New Roman" w:hAnsi="Times New Roman" w:cs="Times New Roman"/>
                <w:color w:val="000000"/>
                <w:sz w:val="20"/>
                <w:lang w:eastAsia="en-US"/>
              </w:rPr>
              <w:t>Clade</w:t>
            </w:r>
          </w:p>
        </w:tc>
        <w:tc>
          <w:tcPr>
            <w:tcW w:w="900" w:type="dxa"/>
            <w:tcBorders>
              <w:top w:val="single" w:sz="4" w:space="0" w:color="auto"/>
              <w:left w:val="nil"/>
              <w:bottom w:val="double" w:sz="6" w:space="0" w:color="auto"/>
              <w:right w:val="nil"/>
            </w:tcBorders>
            <w:shd w:val="clear" w:color="auto" w:fill="auto"/>
            <w:noWrap/>
            <w:vAlign w:val="bottom"/>
            <w:hideMark/>
          </w:tcPr>
          <w:p w14:paraId="62A7B9AF" w14:textId="77777777" w:rsidR="00A667D2" w:rsidRPr="00C47367" w:rsidRDefault="00A667D2" w:rsidP="00301BA0">
            <w:pPr>
              <w:spacing w:line="276" w:lineRule="auto"/>
              <w:jc w:val="center"/>
              <w:rPr>
                <w:rFonts w:ascii="Times New Roman" w:eastAsia="Times New Roman" w:hAnsi="Times New Roman" w:cs="Times New Roman"/>
                <w:color w:val="000000"/>
                <w:sz w:val="20"/>
                <w:lang w:eastAsia="en-US"/>
              </w:rPr>
            </w:pPr>
            <w:r w:rsidRPr="00C47367">
              <w:rPr>
                <w:rFonts w:ascii="Times New Roman" w:eastAsia="Times New Roman" w:hAnsi="Times New Roman" w:cs="Times New Roman"/>
                <w:color w:val="000000"/>
                <w:sz w:val="20"/>
                <w:lang w:eastAsia="en-US"/>
              </w:rPr>
              <w:t>variable</w:t>
            </w:r>
          </w:p>
        </w:tc>
        <w:tc>
          <w:tcPr>
            <w:tcW w:w="1080" w:type="dxa"/>
            <w:tcBorders>
              <w:top w:val="single" w:sz="4" w:space="0" w:color="auto"/>
              <w:left w:val="nil"/>
              <w:bottom w:val="double" w:sz="6" w:space="0" w:color="auto"/>
              <w:right w:val="nil"/>
            </w:tcBorders>
            <w:shd w:val="clear" w:color="auto" w:fill="auto"/>
            <w:noWrap/>
            <w:vAlign w:val="bottom"/>
            <w:hideMark/>
          </w:tcPr>
          <w:p w14:paraId="578B4856" w14:textId="77777777" w:rsidR="00A667D2" w:rsidRPr="00C47367" w:rsidRDefault="00A667D2" w:rsidP="00301BA0">
            <w:pPr>
              <w:spacing w:line="276" w:lineRule="auto"/>
              <w:jc w:val="center"/>
              <w:rPr>
                <w:rFonts w:ascii="Times New Roman" w:eastAsia="Times New Roman" w:hAnsi="Times New Roman" w:cs="Times New Roman"/>
                <w:color w:val="000000"/>
                <w:sz w:val="20"/>
                <w:lang w:eastAsia="en-US"/>
              </w:rPr>
            </w:pPr>
            <w:r w:rsidRPr="00C47367">
              <w:rPr>
                <w:rFonts w:ascii="Times New Roman" w:eastAsia="Times New Roman" w:hAnsi="Times New Roman" w:cs="Times New Roman"/>
                <w:color w:val="000000"/>
                <w:sz w:val="20"/>
                <w:lang w:eastAsia="en-US"/>
              </w:rPr>
              <w:t>estimate</w:t>
            </w:r>
          </w:p>
        </w:tc>
        <w:tc>
          <w:tcPr>
            <w:tcW w:w="1080" w:type="dxa"/>
            <w:tcBorders>
              <w:top w:val="single" w:sz="4" w:space="0" w:color="auto"/>
              <w:left w:val="nil"/>
              <w:bottom w:val="double" w:sz="6" w:space="0" w:color="auto"/>
              <w:right w:val="nil"/>
            </w:tcBorders>
            <w:shd w:val="clear" w:color="auto" w:fill="auto"/>
            <w:noWrap/>
            <w:vAlign w:val="bottom"/>
            <w:hideMark/>
          </w:tcPr>
          <w:p w14:paraId="1562FC50" w14:textId="77777777" w:rsidR="00A667D2" w:rsidRPr="00C47367" w:rsidRDefault="00A667D2" w:rsidP="00301BA0">
            <w:pPr>
              <w:spacing w:line="276" w:lineRule="auto"/>
              <w:jc w:val="center"/>
              <w:rPr>
                <w:rFonts w:ascii="Times New Roman" w:eastAsia="Times New Roman" w:hAnsi="Times New Roman" w:cs="Times New Roman"/>
                <w:color w:val="000000"/>
                <w:sz w:val="20"/>
                <w:lang w:eastAsia="en-US"/>
              </w:rPr>
            </w:pPr>
            <w:r w:rsidRPr="00C47367">
              <w:rPr>
                <w:rFonts w:ascii="Times New Roman" w:eastAsia="Times New Roman" w:hAnsi="Times New Roman" w:cs="Times New Roman"/>
                <w:color w:val="000000"/>
                <w:sz w:val="20"/>
                <w:lang w:eastAsia="en-US"/>
              </w:rPr>
              <w:t>se</w:t>
            </w:r>
          </w:p>
        </w:tc>
        <w:tc>
          <w:tcPr>
            <w:tcW w:w="810" w:type="dxa"/>
            <w:tcBorders>
              <w:top w:val="single" w:sz="4" w:space="0" w:color="auto"/>
              <w:left w:val="nil"/>
              <w:bottom w:val="double" w:sz="6" w:space="0" w:color="auto"/>
              <w:right w:val="nil"/>
            </w:tcBorders>
            <w:shd w:val="clear" w:color="auto" w:fill="auto"/>
            <w:noWrap/>
            <w:vAlign w:val="bottom"/>
            <w:hideMark/>
          </w:tcPr>
          <w:p w14:paraId="11764037" w14:textId="77777777" w:rsidR="00A667D2" w:rsidRPr="00C47367" w:rsidRDefault="00A667D2" w:rsidP="00301BA0">
            <w:pPr>
              <w:spacing w:line="276" w:lineRule="auto"/>
              <w:jc w:val="center"/>
              <w:rPr>
                <w:rFonts w:ascii="Times New Roman" w:eastAsia="Times New Roman" w:hAnsi="Times New Roman" w:cs="Times New Roman"/>
                <w:i/>
                <w:iCs/>
                <w:color w:val="000000"/>
                <w:sz w:val="20"/>
                <w:lang w:eastAsia="en-US"/>
              </w:rPr>
            </w:pPr>
            <w:r w:rsidRPr="00C47367">
              <w:rPr>
                <w:rFonts w:ascii="Times New Roman" w:eastAsia="Times New Roman" w:hAnsi="Times New Roman" w:cs="Times New Roman"/>
                <w:i/>
                <w:iCs/>
                <w:color w:val="000000"/>
                <w:sz w:val="20"/>
                <w:lang w:eastAsia="en-US"/>
              </w:rPr>
              <w:t>t</w:t>
            </w:r>
          </w:p>
        </w:tc>
        <w:tc>
          <w:tcPr>
            <w:tcW w:w="810" w:type="dxa"/>
            <w:tcBorders>
              <w:top w:val="single" w:sz="4" w:space="0" w:color="auto"/>
              <w:left w:val="nil"/>
              <w:bottom w:val="double" w:sz="6" w:space="0" w:color="auto"/>
              <w:right w:val="nil"/>
            </w:tcBorders>
            <w:shd w:val="clear" w:color="auto" w:fill="auto"/>
            <w:noWrap/>
            <w:vAlign w:val="bottom"/>
            <w:hideMark/>
          </w:tcPr>
          <w:p w14:paraId="008A2579" w14:textId="77777777" w:rsidR="00A667D2" w:rsidRPr="00C47367" w:rsidRDefault="00A667D2" w:rsidP="00301BA0">
            <w:pPr>
              <w:spacing w:line="276" w:lineRule="auto"/>
              <w:jc w:val="center"/>
              <w:rPr>
                <w:rFonts w:ascii="Times New Roman" w:eastAsia="Times New Roman" w:hAnsi="Times New Roman" w:cs="Times New Roman"/>
                <w:i/>
                <w:iCs/>
                <w:color w:val="000000"/>
                <w:sz w:val="20"/>
                <w:lang w:eastAsia="en-US"/>
              </w:rPr>
            </w:pPr>
            <w:r w:rsidRPr="00C47367">
              <w:rPr>
                <w:rFonts w:ascii="Times New Roman" w:eastAsia="Times New Roman" w:hAnsi="Times New Roman" w:cs="Times New Roman"/>
                <w:i/>
                <w:iCs/>
                <w:color w:val="000000"/>
                <w:sz w:val="20"/>
                <w:lang w:eastAsia="en-US"/>
              </w:rPr>
              <w:t>p</w:t>
            </w:r>
          </w:p>
        </w:tc>
        <w:tc>
          <w:tcPr>
            <w:tcW w:w="270" w:type="dxa"/>
            <w:tcBorders>
              <w:top w:val="single" w:sz="4" w:space="0" w:color="auto"/>
              <w:left w:val="nil"/>
              <w:bottom w:val="double" w:sz="6" w:space="0" w:color="auto"/>
              <w:right w:val="nil"/>
            </w:tcBorders>
            <w:shd w:val="clear" w:color="auto" w:fill="auto"/>
            <w:noWrap/>
            <w:vAlign w:val="bottom"/>
            <w:hideMark/>
          </w:tcPr>
          <w:p w14:paraId="4ECC3BDE" w14:textId="77777777" w:rsidR="00A667D2" w:rsidRPr="00C47367" w:rsidRDefault="00A667D2" w:rsidP="00301BA0">
            <w:pPr>
              <w:spacing w:line="276" w:lineRule="auto"/>
              <w:jc w:val="center"/>
              <w:rPr>
                <w:rFonts w:ascii="Times New Roman" w:eastAsia="Times New Roman" w:hAnsi="Times New Roman" w:cs="Times New Roman"/>
                <w:i/>
                <w:iCs/>
                <w:color w:val="000000"/>
                <w:sz w:val="20"/>
                <w:lang w:eastAsia="en-US"/>
              </w:rPr>
            </w:pPr>
            <w:r w:rsidRPr="00C47367">
              <w:rPr>
                <w:rFonts w:ascii="Times New Roman" w:eastAsia="Times New Roman" w:hAnsi="Times New Roman" w:cs="Times New Roman"/>
                <w:i/>
                <w:iCs/>
                <w:color w:val="000000"/>
                <w:sz w:val="20"/>
                <w:lang w:eastAsia="en-US"/>
              </w:rPr>
              <w:t> </w:t>
            </w:r>
          </w:p>
        </w:tc>
        <w:tc>
          <w:tcPr>
            <w:tcW w:w="630" w:type="dxa"/>
            <w:tcBorders>
              <w:top w:val="single" w:sz="4" w:space="0" w:color="auto"/>
              <w:left w:val="nil"/>
              <w:bottom w:val="double" w:sz="6" w:space="0" w:color="auto"/>
              <w:right w:val="nil"/>
            </w:tcBorders>
            <w:shd w:val="clear" w:color="auto" w:fill="auto"/>
            <w:noWrap/>
            <w:vAlign w:val="bottom"/>
            <w:hideMark/>
          </w:tcPr>
          <w:p w14:paraId="0C21943C" w14:textId="77777777" w:rsidR="00A667D2" w:rsidRPr="00C47367" w:rsidRDefault="00A667D2" w:rsidP="00301BA0">
            <w:pPr>
              <w:spacing w:line="276" w:lineRule="auto"/>
              <w:jc w:val="center"/>
              <w:rPr>
                <w:rFonts w:ascii="Times New Roman" w:eastAsia="Times New Roman" w:hAnsi="Times New Roman" w:cs="Times New Roman"/>
                <w:i/>
                <w:color w:val="000000"/>
                <w:sz w:val="20"/>
                <w:lang w:eastAsia="en-US"/>
              </w:rPr>
            </w:pPr>
            <w:r w:rsidRPr="00C47367">
              <w:rPr>
                <w:rFonts w:ascii="Times New Roman" w:eastAsia="Times New Roman" w:hAnsi="Times New Roman" w:cs="Times New Roman"/>
                <w:i/>
                <w:color w:val="000000"/>
                <w:sz w:val="20"/>
                <w:lang w:eastAsia="en-US"/>
              </w:rPr>
              <w:t>F</w:t>
            </w:r>
          </w:p>
        </w:tc>
        <w:tc>
          <w:tcPr>
            <w:tcW w:w="630" w:type="dxa"/>
            <w:tcBorders>
              <w:top w:val="single" w:sz="4" w:space="0" w:color="auto"/>
              <w:left w:val="nil"/>
              <w:bottom w:val="double" w:sz="6" w:space="0" w:color="auto"/>
              <w:right w:val="nil"/>
            </w:tcBorders>
            <w:shd w:val="clear" w:color="auto" w:fill="auto"/>
            <w:noWrap/>
            <w:vAlign w:val="bottom"/>
            <w:hideMark/>
          </w:tcPr>
          <w:p w14:paraId="7F4085E7" w14:textId="77777777" w:rsidR="00A667D2" w:rsidRPr="00C47367" w:rsidRDefault="00A667D2" w:rsidP="00301BA0">
            <w:pPr>
              <w:spacing w:line="276" w:lineRule="auto"/>
              <w:jc w:val="center"/>
              <w:rPr>
                <w:rFonts w:ascii="Times New Roman" w:eastAsia="Times New Roman" w:hAnsi="Times New Roman" w:cs="Times New Roman"/>
                <w:i/>
                <w:color w:val="000000"/>
                <w:sz w:val="20"/>
                <w:lang w:eastAsia="en-US"/>
              </w:rPr>
            </w:pPr>
            <w:r w:rsidRPr="00C47367">
              <w:rPr>
                <w:rFonts w:ascii="Times New Roman" w:eastAsia="Times New Roman" w:hAnsi="Times New Roman" w:cs="Times New Roman"/>
                <w:i/>
                <w:color w:val="000000"/>
                <w:sz w:val="20"/>
                <w:lang w:eastAsia="en-US"/>
              </w:rPr>
              <w:t>r</w:t>
            </w:r>
            <w:r w:rsidRPr="00C47367">
              <w:rPr>
                <w:rFonts w:ascii="Times New Roman" w:eastAsia="Times New Roman" w:hAnsi="Times New Roman" w:cs="Times New Roman"/>
                <w:i/>
                <w:color w:val="000000"/>
                <w:sz w:val="20"/>
                <w:vertAlign w:val="superscript"/>
                <w:lang w:eastAsia="en-US"/>
              </w:rPr>
              <w:t>2</w:t>
            </w:r>
          </w:p>
        </w:tc>
        <w:tc>
          <w:tcPr>
            <w:tcW w:w="810" w:type="dxa"/>
            <w:tcBorders>
              <w:top w:val="single" w:sz="4" w:space="0" w:color="auto"/>
              <w:left w:val="nil"/>
              <w:bottom w:val="double" w:sz="6" w:space="0" w:color="auto"/>
              <w:right w:val="nil"/>
            </w:tcBorders>
            <w:shd w:val="clear" w:color="auto" w:fill="auto"/>
            <w:noWrap/>
            <w:vAlign w:val="bottom"/>
            <w:hideMark/>
          </w:tcPr>
          <w:p w14:paraId="695DF364" w14:textId="77777777" w:rsidR="00A667D2" w:rsidRPr="00C47367" w:rsidRDefault="00A667D2" w:rsidP="00301BA0">
            <w:pPr>
              <w:spacing w:line="276" w:lineRule="auto"/>
              <w:jc w:val="center"/>
              <w:rPr>
                <w:rFonts w:ascii="Times New Roman" w:eastAsia="Times New Roman" w:hAnsi="Times New Roman" w:cs="Times New Roman"/>
                <w:i/>
                <w:color w:val="000000"/>
                <w:sz w:val="20"/>
                <w:lang w:eastAsia="en-US"/>
              </w:rPr>
            </w:pPr>
            <w:r w:rsidRPr="00C47367">
              <w:rPr>
                <w:rFonts w:ascii="Times New Roman" w:eastAsia="Times New Roman" w:hAnsi="Times New Roman" w:cs="Times New Roman"/>
                <w:i/>
                <w:color w:val="000000"/>
                <w:sz w:val="20"/>
                <w:lang w:eastAsia="en-US"/>
              </w:rPr>
              <w:t>p</w:t>
            </w:r>
          </w:p>
        </w:tc>
      </w:tr>
      <w:tr w:rsidR="00C47367" w:rsidRPr="00C47367" w14:paraId="3CD55035" w14:textId="77777777" w:rsidTr="00C47367">
        <w:trPr>
          <w:trHeight w:hRule="exact" w:val="288"/>
          <w:jc w:val="center"/>
        </w:trPr>
        <w:tc>
          <w:tcPr>
            <w:tcW w:w="1350" w:type="dxa"/>
            <w:tcBorders>
              <w:top w:val="nil"/>
              <w:left w:val="nil"/>
              <w:bottom w:val="nil"/>
              <w:right w:val="nil"/>
            </w:tcBorders>
            <w:shd w:val="clear" w:color="auto" w:fill="auto"/>
            <w:noWrap/>
            <w:vAlign w:val="bottom"/>
            <w:hideMark/>
          </w:tcPr>
          <w:p w14:paraId="7AEDC2FA" w14:textId="5490F123" w:rsidR="00EB785F" w:rsidRPr="00C47367" w:rsidRDefault="00EB785F" w:rsidP="00301BA0">
            <w:pPr>
              <w:spacing w:line="276" w:lineRule="auto"/>
              <w:jc w:val="center"/>
              <w:rPr>
                <w:rFonts w:ascii="Times New Roman" w:eastAsia="Times New Roman" w:hAnsi="Times New Roman" w:cs="Times New Roman"/>
                <w:i/>
                <w:iCs/>
                <w:color w:val="000000"/>
                <w:sz w:val="20"/>
                <w:lang w:eastAsia="en-US"/>
              </w:rPr>
            </w:pPr>
            <w:r w:rsidRPr="00C47367">
              <w:rPr>
                <w:rFonts w:ascii="Times New Roman" w:eastAsia="Times New Roman" w:hAnsi="Times New Roman" w:cs="Times New Roman"/>
                <w:i/>
                <w:iCs/>
                <w:color w:val="000000"/>
                <w:sz w:val="20"/>
              </w:rPr>
              <w:t>P. fluorescens</w:t>
            </w:r>
          </w:p>
        </w:tc>
        <w:tc>
          <w:tcPr>
            <w:tcW w:w="900" w:type="dxa"/>
            <w:tcBorders>
              <w:top w:val="nil"/>
              <w:left w:val="nil"/>
              <w:bottom w:val="nil"/>
              <w:right w:val="nil"/>
            </w:tcBorders>
            <w:shd w:val="clear" w:color="auto" w:fill="auto"/>
            <w:noWrap/>
            <w:vAlign w:val="bottom"/>
            <w:hideMark/>
          </w:tcPr>
          <w:p w14:paraId="0E5DFAC4" w14:textId="5A6BC2D0" w:rsidR="00EB785F" w:rsidRPr="00C47367" w:rsidRDefault="00EB785F" w:rsidP="00301BA0">
            <w:pPr>
              <w:spacing w:line="276" w:lineRule="auto"/>
              <w:jc w:val="center"/>
              <w:rPr>
                <w:rFonts w:ascii="Times New Roman" w:eastAsia="Times New Roman" w:hAnsi="Times New Roman" w:cs="Times New Roman"/>
                <w:color w:val="000000"/>
                <w:sz w:val="20"/>
                <w:lang w:eastAsia="en-US"/>
              </w:rPr>
            </w:pPr>
            <w:r w:rsidRPr="00C47367">
              <w:rPr>
                <w:rFonts w:ascii="Times New Roman" w:eastAsia="Times New Roman" w:hAnsi="Times New Roman" w:cs="Times New Roman"/>
                <w:color w:val="000000"/>
                <w:sz w:val="20"/>
              </w:rPr>
              <w:t>Int.</w:t>
            </w:r>
          </w:p>
        </w:tc>
        <w:tc>
          <w:tcPr>
            <w:tcW w:w="1080" w:type="dxa"/>
            <w:tcBorders>
              <w:top w:val="nil"/>
              <w:left w:val="nil"/>
              <w:bottom w:val="nil"/>
              <w:right w:val="nil"/>
            </w:tcBorders>
            <w:shd w:val="clear" w:color="auto" w:fill="auto"/>
            <w:noWrap/>
            <w:vAlign w:val="bottom"/>
            <w:hideMark/>
          </w:tcPr>
          <w:p w14:paraId="4669F41D" w14:textId="4EF7F537" w:rsidR="00EB785F" w:rsidRPr="00C47367" w:rsidRDefault="00EB785F" w:rsidP="00301BA0">
            <w:pPr>
              <w:spacing w:line="276" w:lineRule="auto"/>
              <w:jc w:val="center"/>
              <w:rPr>
                <w:rFonts w:ascii="Times New Roman" w:eastAsia="Times New Roman" w:hAnsi="Times New Roman" w:cs="Times New Roman"/>
                <w:color w:val="000000"/>
                <w:sz w:val="20"/>
                <w:lang w:eastAsia="en-US"/>
              </w:rPr>
            </w:pPr>
            <w:r w:rsidRPr="00C47367">
              <w:rPr>
                <w:rFonts w:ascii="Times New Roman" w:eastAsia="Times New Roman" w:hAnsi="Times New Roman" w:cs="Times New Roman"/>
                <w:color w:val="000000"/>
                <w:sz w:val="20"/>
              </w:rPr>
              <w:t>1.1</w:t>
            </w:r>
          </w:p>
        </w:tc>
        <w:tc>
          <w:tcPr>
            <w:tcW w:w="1080" w:type="dxa"/>
            <w:tcBorders>
              <w:top w:val="nil"/>
              <w:left w:val="nil"/>
              <w:bottom w:val="nil"/>
              <w:right w:val="nil"/>
            </w:tcBorders>
            <w:shd w:val="clear" w:color="auto" w:fill="auto"/>
            <w:noWrap/>
            <w:vAlign w:val="bottom"/>
            <w:hideMark/>
          </w:tcPr>
          <w:p w14:paraId="69C6DE3D" w14:textId="727917CC" w:rsidR="00EB785F" w:rsidRPr="00C47367" w:rsidRDefault="00EB785F" w:rsidP="00301BA0">
            <w:pPr>
              <w:spacing w:line="276" w:lineRule="auto"/>
              <w:jc w:val="center"/>
              <w:rPr>
                <w:rFonts w:ascii="Times New Roman" w:eastAsia="Times New Roman" w:hAnsi="Times New Roman" w:cs="Times New Roman"/>
                <w:color w:val="000000"/>
                <w:sz w:val="20"/>
                <w:lang w:eastAsia="en-US"/>
              </w:rPr>
            </w:pPr>
            <w:r w:rsidRPr="00C47367">
              <w:rPr>
                <w:rFonts w:ascii="Times New Roman" w:eastAsia="Times New Roman" w:hAnsi="Times New Roman" w:cs="Times New Roman"/>
                <w:color w:val="000000"/>
                <w:sz w:val="20"/>
              </w:rPr>
              <w:t>0.315</w:t>
            </w:r>
          </w:p>
        </w:tc>
        <w:tc>
          <w:tcPr>
            <w:tcW w:w="810" w:type="dxa"/>
            <w:tcBorders>
              <w:top w:val="nil"/>
              <w:left w:val="nil"/>
              <w:bottom w:val="nil"/>
              <w:right w:val="nil"/>
            </w:tcBorders>
            <w:shd w:val="clear" w:color="auto" w:fill="auto"/>
            <w:noWrap/>
            <w:vAlign w:val="bottom"/>
            <w:hideMark/>
          </w:tcPr>
          <w:p w14:paraId="0D48C4F9" w14:textId="6178E9E0" w:rsidR="00EB785F" w:rsidRPr="00C47367" w:rsidRDefault="00EB785F" w:rsidP="00301BA0">
            <w:pPr>
              <w:spacing w:line="276" w:lineRule="auto"/>
              <w:jc w:val="center"/>
              <w:rPr>
                <w:rFonts w:ascii="Times New Roman" w:eastAsia="Times New Roman" w:hAnsi="Times New Roman" w:cs="Times New Roman"/>
                <w:color w:val="000000"/>
                <w:sz w:val="20"/>
                <w:lang w:eastAsia="en-US"/>
              </w:rPr>
            </w:pPr>
            <w:r w:rsidRPr="00C47367">
              <w:rPr>
                <w:rFonts w:ascii="Times New Roman" w:eastAsia="Times New Roman" w:hAnsi="Times New Roman" w:cs="Times New Roman"/>
                <w:color w:val="000000"/>
                <w:sz w:val="20"/>
              </w:rPr>
              <w:t>3.529</w:t>
            </w:r>
          </w:p>
        </w:tc>
        <w:tc>
          <w:tcPr>
            <w:tcW w:w="810" w:type="dxa"/>
            <w:tcBorders>
              <w:top w:val="nil"/>
              <w:left w:val="nil"/>
              <w:bottom w:val="nil"/>
              <w:right w:val="nil"/>
            </w:tcBorders>
            <w:shd w:val="clear" w:color="auto" w:fill="auto"/>
            <w:noWrap/>
            <w:vAlign w:val="bottom"/>
            <w:hideMark/>
          </w:tcPr>
          <w:p w14:paraId="3BB92CC5" w14:textId="016A2573" w:rsidR="00EB785F" w:rsidRPr="00C47367" w:rsidRDefault="00EB785F" w:rsidP="00301BA0">
            <w:pPr>
              <w:spacing w:line="276" w:lineRule="auto"/>
              <w:jc w:val="center"/>
              <w:rPr>
                <w:rFonts w:ascii="Times New Roman" w:eastAsia="Times New Roman" w:hAnsi="Times New Roman" w:cs="Times New Roman"/>
                <w:color w:val="000000"/>
                <w:sz w:val="20"/>
                <w:lang w:eastAsia="en-US"/>
              </w:rPr>
            </w:pPr>
            <w:r w:rsidRPr="00C47367">
              <w:rPr>
                <w:rFonts w:ascii="Times New Roman" w:eastAsia="Times New Roman" w:hAnsi="Times New Roman" w:cs="Times New Roman"/>
                <w:color w:val="000000"/>
                <w:sz w:val="20"/>
              </w:rPr>
              <w:t>0.00</w:t>
            </w:r>
            <w:r w:rsidR="00F357C8" w:rsidRPr="00C47367">
              <w:rPr>
                <w:rFonts w:ascii="Times New Roman" w:eastAsia="Times New Roman" w:hAnsi="Times New Roman" w:cs="Times New Roman"/>
                <w:color w:val="000000"/>
                <w:sz w:val="20"/>
              </w:rPr>
              <w:t>6</w:t>
            </w:r>
          </w:p>
        </w:tc>
        <w:tc>
          <w:tcPr>
            <w:tcW w:w="270" w:type="dxa"/>
            <w:tcBorders>
              <w:top w:val="nil"/>
              <w:left w:val="nil"/>
              <w:bottom w:val="nil"/>
              <w:right w:val="nil"/>
            </w:tcBorders>
            <w:shd w:val="clear" w:color="auto" w:fill="auto"/>
            <w:noWrap/>
            <w:vAlign w:val="bottom"/>
            <w:hideMark/>
          </w:tcPr>
          <w:p w14:paraId="49F750C4" w14:textId="77777777" w:rsidR="00EB785F" w:rsidRPr="00C47367" w:rsidRDefault="00EB785F" w:rsidP="00301BA0">
            <w:pPr>
              <w:spacing w:line="276" w:lineRule="auto"/>
              <w:jc w:val="center"/>
              <w:rPr>
                <w:rFonts w:ascii="Times New Roman" w:eastAsia="Times New Roman" w:hAnsi="Times New Roman" w:cs="Times New Roman"/>
                <w:color w:val="000000"/>
                <w:sz w:val="20"/>
                <w:lang w:eastAsia="en-US"/>
              </w:rPr>
            </w:pPr>
          </w:p>
        </w:tc>
        <w:tc>
          <w:tcPr>
            <w:tcW w:w="630" w:type="dxa"/>
            <w:tcBorders>
              <w:top w:val="nil"/>
              <w:left w:val="nil"/>
              <w:bottom w:val="nil"/>
              <w:right w:val="nil"/>
            </w:tcBorders>
            <w:shd w:val="clear" w:color="auto" w:fill="auto"/>
            <w:noWrap/>
            <w:vAlign w:val="bottom"/>
            <w:hideMark/>
          </w:tcPr>
          <w:p w14:paraId="2FE248D2" w14:textId="34319DD2" w:rsidR="00EB785F" w:rsidRPr="00C47367" w:rsidRDefault="00EB785F" w:rsidP="00301BA0">
            <w:pPr>
              <w:spacing w:line="276" w:lineRule="auto"/>
              <w:jc w:val="center"/>
              <w:rPr>
                <w:rFonts w:ascii="Times New Roman" w:eastAsia="Times New Roman" w:hAnsi="Times New Roman" w:cs="Times New Roman"/>
                <w:color w:val="000000"/>
                <w:sz w:val="20"/>
                <w:lang w:eastAsia="en-US"/>
              </w:rPr>
            </w:pPr>
            <w:r w:rsidRPr="00C47367">
              <w:rPr>
                <w:rFonts w:ascii="Times New Roman" w:eastAsia="Times New Roman" w:hAnsi="Times New Roman" w:cs="Times New Roman"/>
                <w:color w:val="000000"/>
                <w:sz w:val="20"/>
              </w:rPr>
              <w:t>15.</w:t>
            </w:r>
            <w:r w:rsidR="00100962" w:rsidRPr="00C47367">
              <w:rPr>
                <w:rFonts w:ascii="Times New Roman" w:eastAsia="Times New Roman" w:hAnsi="Times New Roman" w:cs="Times New Roman"/>
                <w:color w:val="000000"/>
                <w:sz w:val="20"/>
              </w:rPr>
              <w:t>3</w:t>
            </w:r>
          </w:p>
        </w:tc>
        <w:tc>
          <w:tcPr>
            <w:tcW w:w="630" w:type="dxa"/>
            <w:tcBorders>
              <w:top w:val="nil"/>
              <w:left w:val="nil"/>
              <w:bottom w:val="nil"/>
              <w:right w:val="nil"/>
            </w:tcBorders>
            <w:shd w:val="clear" w:color="auto" w:fill="auto"/>
            <w:noWrap/>
            <w:vAlign w:val="bottom"/>
            <w:hideMark/>
          </w:tcPr>
          <w:p w14:paraId="17105D0F" w14:textId="749F968E" w:rsidR="00EB785F" w:rsidRPr="00C47367" w:rsidRDefault="00EB785F" w:rsidP="00301BA0">
            <w:pPr>
              <w:spacing w:line="276" w:lineRule="auto"/>
              <w:jc w:val="center"/>
              <w:rPr>
                <w:rFonts w:ascii="Times New Roman" w:eastAsia="Times New Roman" w:hAnsi="Times New Roman" w:cs="Times New Roman"/>
                <w:color w:val="000000"/>
                <w:sz w:val="20"/>
                <w:lang w:eastAsia="en-US"/>
              </w:rPr>
            </w:pPr>
            <w:r w:rsidRPr="00C47367">
              <w:rPr>
                <w:rFonts w:ascii="Times New Roman" w:eastAsia="Times New Roman" w:hAnsi="Times New Roman" w:cs="Times New Roman"/>
                <w:color w:val="000000"/>
                <w:sz w:val="20"/>
              </w:rPr>
              <w:t>0.77</w:t>
            </w:r>
          </w:p>
        </w:tc>
        <w:tc>
          <w:tcPr>
            <w:tcW w:w="810" w:type="dxa"/>
            <w:tcBorders>
              <w:top w:val="nil"/>
              <w:left w:val="nil"/>
              <w:bottom w:val="nil"/>
              <w:right w:val="nil"/>
            </w:tcBorders>
            <w:shd w:val="clear" w:color="auto" w:fill="auto"/>
            <w:noWrap/>
            <w:vAlign w:val="bottom"/>
            <w:hideMark/>
          </w:tcPr>
          <w:p w14:paraId="69CEC7D6" w14:textId="563A15E9" w:rsidR="00EB785F" w:rsidRPr="00C47367" w:rsidRDefault="00EB785F" w:rsidP="00301BA0">
            <w:pPr>
              <w:spacing w:line="276" w:lineRule="auto"/>
              <w:jc w:val="center"/>
              <w:rPr>
                <w:rFonts w:ascii="Times New Roman" w:eastAsia="Times New Roman" w:hAnsi="Times New Roman" w:cs="Times New Roman"/>
                <w:color w:val="000000"/>
                <w:sz w:val="20"/>
                <w:lang w:eastAsia="en-US"/>
              </w:rPr>
            </w:pPr>
            <w:r w:rsidRPr="00C47367">
              <w:rPr>
                <w:rFonts w:ascii="Times New Roman" w:eastAsia="Times New Roman" w:hAnsi="Times New Roman" w:cs="Times New Roman"/>
                <w:color w:val="000000"/>
                <w:sz w:val="20"/>
              </w:rPr>
              <w:t>0.0004</w:t>
            </w:r>
          </w:p>
        </w:tc>
      </w:tr>
      <w:tr w:rsidR="00C47367" w:rsidRPr="00C47367" w14:paraId="3CBDB28B" w14:textId="77777777" w:rsidTr="00C47367">
        <w:trPr>
          <w:trHeight w:hRule="exact" w:val="288"/>
          <w:jc w:val="center"/>
        </w:trPr>
        <w:tc>
          <w:tcPr>
            <w:tcW w:w="1350" w:type="dxa"/>
            <w:tcBorders>
              <w:top w:val="nil"/>
              <w:left w:val="nil"/>
              <w:bottom w:val="nil"/>
              <w:right w:val="nil"/>
            </w:tcBorders>
            <w:shd w:val="clear" w:color="auto" w:fill="auto"/>
            <w:noWrap/>
            <w:vAlign w:val="bottom"/>
            <w:hideMark/>
          </w:tcPr>
          <w:p w14:paraId="5E72D792" w14:textId="77777777" w:rsidR="00EB785F" w:rsidRPr="00C47367" w:rsidRDefault="00EB785F" w:rsidP="00301BA0">
            <w:pPr>
              <w:spacing w:line="276" w:lineRule="auto"/>
              <w:jc w:val="center"/>
              <w:rPr>
                <w:rFonts w:ascii="Times New Roman" w:eastAsia="Times New Roman" w:hAnsi="Times New Roman" w:cs="Times New Roman"/>
                <w:i/>
                <w:iCs/>
                <w:color w:val="000000"/>
                <w:sz w:val="20"/>
                <w:lang w:eastAsia="en-US"/>
              </w:rPr>
            </w:pPr>
          </w:p>
        </w:tc>
        <w:tc>
          <w:tcPr>
            <w:tcW w:w="900" w:type="dxa"/>
            <w:tcBorders>
              <w:top w:val="nil"/>
              <w:left w:val="nil"/>
              <w:bottom w:val="nil"/>
              <w:right w:val="nil"/>
            </w:tcBorders>
            <w:shd w:val="clear" w:color="auto" w:fill="auto"/>
            <w:noWrap/>
            <w:vAlign w:val="bottom"/>
            <w:hideMark/>
          </w:tcPr>
          <w:p w14:paraId="76C4DF77" w14:textId="53CF6AA8" w:rsidR="00EB785F" w:rsidRPr="00C47367" w:rsidRDefault="00EB785F" w:rsidP="00301BA0">
            <w:pPr>
              <w:spacing w:line="276" w:lineRule="auto"/>
              <w:jc w:val="center"/>
              <w:rPr>
                <w:rFonts w:ascii="Times New Roman" w:eastAsia="Times New Roman" w:hAnsi="Times New Roman" w:cs="Times New Roman"/>
                <w:i/>
                <w:color w:val="000000"/>
                <w:sz w:val="20"/>
                <w:lang w:eastAsia="en-US"/>
              </w:rPr>
            </w:pPr>
            <w:proofErr w:type="spellStart"/>
            <w:r w:rsidRPr="00C47367">
              <w:rPr>
                <w:rFonts w:ascii="Times New Roman" w:eastAsia="Times New Roman" w:hAnsi="Times New Roman" w:cs="Times New Roman"/>
                <w:i/>
                <w:color w:val="000000"/>
                <w:sz w:val="20"/>
              </w:rPr>
              <w:t>r</w:t>
            </w:r>
            <w:r w:rsidRPr="00C47367">
              <w:rPr>
                <w:rFonts w:ascii="Times New Roman" w:eastAsia="Times New Roman" w:hAnsi="Times New Roman" w:cs="Times New Roman"/>
                <w:i/>
                <w:color w:val="000000"/>
                <w:sz w:val="20"/>
                <w:vertAlign w:val="subscript"/>
              </w:rPr>
              <w:t>m</w:t>
            </w:r>
            <w:proofErr w:type="spellEnd"/>
          </w:p>
        </w:tc>
        <w:tc>
          <w:tcPr>
            <w:tcW w:w="1080" w:type="dxa"/>
            <w:tcBorders>
              <w:top w:val="nil"/>
              <w:left w:val="nil"/>
              <w:bottom w:val="nil"/>
              <w:right w:val="nil"/>
            </w:tcBorders>
            <w:shd w:val="clear" w:color="auto" w:fill="auto"/>
            <w:noWrap/>
            <w:vAlign w:val="bottom"/>
            <w:hideMark/>
          </w:tcPr>
          <w:p w14:paraId="79BDD9DA" w14:textId="22CABB81" w:rsidR="00EB785F" w:rsidRPr="00C47367" w:rsidRDefault="00EB785F" w:rsidP="00301BA0">
            <w:pPr>
              <w:spacing w:line="276" w:lineRule="auto"/>
              <w:jc w:val="center"/>
              <w:rPr>
                <w:rFonts w:ascii="Times New Roman" w:eastAsia="Times New Roman" w:hAnsi="Times New Roman" w:cs="Times New Roman"/>
                <w:color w:val="000000"/>
                <w:sz w:val="20"/>
                <w:lang w:eastAsia="en-US"/>
              </w:rPr>
            </w:pPr>
            <w:r w:rsidRPr="00C47367">
              <w:rPr>
                <w:rFonts w:ascii="Times New Roman" w:eastAsia="Times New Roman" w:hAnsi="Times New Roman" w:cs="Times New Roman"/>
                <w:color w:val="000000"/>
                <w:sz w:val="20"/>
              </w:rPr>
              <w:t>–52</w:t>
            </w:r>
          </w:p>
        </w:tc>
        <w:tc>
          <w:tcPr>
            <w:tcW w:w="1080" w:type="dxa"/>
            <w:tcBorders>
              <w:top w:val="nil"/>
              <w:left w:val="nil"/>
              <w:bottom w:val="nil"/>
              <w:right w:val="nil"/>
            </w:tcBorders>
            <w:shd w:val="clear" w:color="auto" w:fill="auto"/>
            <w:noWrap/>
            <w:vAlign w:val="bottom"/>
            <w:hideMark/>
          </w:tcPr>
          <w:p w14:paraId="035B89B1" w14:textId="3B3C5E5A" w:rsidR="00EB785F" w:rsidRPr="00C47367" w:rsidRDefault="00EB785F" w:rsidP="00301BA0">
            <w:pPr>
              <w:spacing w:line="276" w:lineRule="auto"/>
              <w:jc w:val="center"/>
              <w:rPr>
                <w:rFonts w:ascii="Times New Roman" w:eastAsia="Times New Roman" w:hAnsi="Times New Roman" w:cs="Times New Roman"/>
                <w:color w:val="000000"/>
                <w:sz w:val="20"/>
                <w:lang w:eastAsia="en-US"/>
              </w:rPr>
            </w:pPr>
            <w:r w:rsidRPr="00C47367">
              <w:rPr>
                <w:rFonts w:ascii="Times New Roman" w:eastAsia="Times New Roman" w:hAnsi="Times New Roman" w:cs="Times New Roman"/>
                <w:color w:val="000000"/>
                <w:sz w:val="20"/>
              </w:rPr>
              <w:t>256</w:t>
            </w:r>
          </w:p>
        </w:tc>
        <w:tc>
          <w:tcPr>
            <w:tcW w:w="810" w:type="dxa"/>
            <w:tcBorders>
              <w:top w:val="nil"/>
              <w:left w:val="nil"/>
              <w:bottom w:val="nil"/>
              <w:right w:val="nil"/>
            </w:tcBorders>
            <w:shd w:val="clear" w:color="auto" w:fill="auto"/>
            <w:noWrap/>
            <w:vAlign w:val="bottom"/>
            <w:hideMark/>
          </w:tcPr>
          <w:p w14:paraId="69BE0AC3" w14:textId="12EBFDD0" w:rsidR="00EB785F" w:rsidRPr="00C47367" w:rsidRDefault="00EB785F" w:rsidP="00301BA0">
            <w:pPr>
              <w:spacing w:line="276" w:lineRule="auto"/>
              <w:jc w:val="center"/>
              <w:rPr>
                <w:rFonts w:ascii="Times New Roman" w:eastAsia="Times New Roman" w:hAnsi="Times New Roman" w:cs="Times New Roman"/>
                <w:color w:val="000000"/>
                <w:sz w:val="20"/>
                <w:lang w:eastAsia="en-US"/>
              </w:rPr>
            </w:pPr>
            <w:r w:rsidRPr="00C47367">
              <w:rPr>
                <w:rFonts w:ascii="Times New Roman" w:eastAsia="Times New Roman" w:hAnsi="Times New Roman" w:cs="Times New Roman"/>
                <w:color w:val="000000"/>
                <w:sz w:val="20"/>
              </w:rPr>
              <w:t>–0.206</w:t>
            </w:r>
          </w:p>
        </w:tc>
        <w:tc>
          <w:tcPr>
            <w:tcW w:w="810" w:type="dxa"/>
            <w:tcBorders>
              <w:top w:val="nil"/>
              <w:left w:val="nil"/>
              <w:bottom w:val="nil"/>
              <w:right w:val="nil"/>
            </w:tcBorders>
            <w:shd w:val="clear" w:color="auto" w:fill="auto"/>
            <w:noWrap/>
            <w:vAlign w:val="bottom"/>
            <w:hideMark/>
          </w:tcPr>
          <w:p w14:paraId="3AAFD546" w14:textId="602B68A5" w:rsidR="00EB785F" w:rsidRPr="00C47367" w:rsidRDefault="00EB785F" w:rsidP="00301BA0">
            <w:pPr>
              <w:spacing w:line="276" w:lineRule="auto"/>
              <w:jc w:val="center"/>
              <w:rPr>
                <w:rFonts w:ascii="Times New Roman" w:eastAsia="Times New Roman" w:hAnsi="Times New Roman" w:cs="Times New Roman"/>
                <w:color w:val="000000"/>
                <w:sz w:val="20"/>
                <w:lang w:eastAsia="en-US"/>
              </w:rPr>
            </w:pPr>
            <w:r w:rsidRPr="00C47367">
              <w:rPr>
                <w:rFonts w:ascii="Times New Roman" w:eastAsia="Times New Roman" w:hAnsi="Times New Roman" w:cs="Times New Roman"/>
                <w:color w:val="000000"/>
                <w:sz w:val="20"/>
              </w:rPr>
              <w:t>0.84</w:t>
            </w:r>
          </w:p>
        </w:tc>
        <w:tc>
          <w:tcPr>
            <w:tcW w:w="270" w:type="dxa"/>
            <w:tcBorders>
              <w:top w:val="nil"/>
              <w:left w:val="nil"/>
              <w:bottom w:val="nil"/>
              <w:right w:val="nil"/>
            </w:tcBorders>
            <w:shd w:val="clear" w:color="auto" w:fill="auto"/>
            <w:noWrap/>
            <w:vAlign w:val="bottom"/>
            <w:hideMark/>
          </w:tcPr>
          <w:p w14:paraId="0695B0A1" w14:textId="77777777" w:rsidR="00EB785F" w:rsidRPr="00C47367" w:rsidRDefault="00EB785F" w:rsidP="00301BA0">
            <w:pPr>
              <w:spacing w:line="276" w:lineRule="auto"/>
              <w:jc w:val="center"/>
              <w:rPr>
                <w:rFonts w:ascii="Times New Roman" w:eastAsia="Times New Roman" w:hAnsi="Times New Roman" w:cs="Times New Roman"/>
                <w:color w:val="000000"/>
                <w:sz w:val="20"/>
                <w:lang w:eastAsia="en-US"/>
              </w:rPr>
            </w:pPr>
          </w:p>
        </w:tc>
        <w:tc>
          <w:tcPr>
            <w:tcW w:w="630" w:type="dxa"/>
            <w:tcBorders>
              <w:top w:val="nil"/>
              <w:left w:val="nil"/>
              <w:bottom w:val="nil"/>
              <w:right w:val="nil"/>
            </w:tcBorders>
            <w:shd w:val="clear" w:color="auto" w:fill="auto"/>
            <w:noWrap/>
            <w:vAlign w:val="bottom"/>
            <w:hideMark/>
          </w:tcPr>
          <w:p w14:paraId="37A5CDEE" w14:textId="77777777" w:rsidR="00EB785F" w:rsidRPr="00C47367" w:rsidRDefault="00EB785F" w:rsidP="00301BA0">
            <w:pPr>
              <w:spacing w:line="276" w:lineRule="auto"/>
              <w:jc w:val="center"/>
              <w:rPr>
                <w:rFonts w:ascii="Times New Roman" w:eastAsia="Times New Roman" w:hAnsi="Times New Roman" w:cs="Times New Roman"/>
                <w:color w:val="000000"/>
                <w:sz w:val="20"/>
                <w:lang w:eastAsia="en-US"/>
              </w:rPr>
            </w:pPr>
          </w:p>
        </w:tc>
        <w:tc>
          <w:tcPr>
            <w:tcW w:w="630" w:type="dxa"/>
            <w:tcBorders>
              <w:top w:val="nil"/>
              <w:left w:val="nil"/>
              <w:bottom w:val="nil"/>
              <w:right w:val="nil"/>
            </w:tcBorders>
            <w:shd w:val="clear" w:color="auto" w:fill="auto"/>
            <w:noWrap/>
            <w:vAlign w:val="bottom"/>
            <w:hideMark/>
          </w:tcPr>
          <w:p w14:paraId="6ED9FB33" w14:textId="77777777" w:rsidR="00EB785F" w:rsidRPr="00C47367" w:rsidRDefault="00EB785F" w:rsidP="00301BA0">
            <w:pPr>
              <w:spacing w:line="276" w:lineRule="auto"/>
              <w:jc w:val="center"/>
              <w:rPr>
                <w:rFonts w:ascii="Times New Roman" w:eastAsia="Times New Roman" w:hAnsi="Times New Roman" w:cs="Times New Roman"/>
                <w:color w:val="000000"/>
                <w:sz w:val="20"/>
                <w:lang w:eastAsia="en-US"/>
              </w:rPr>
            </w:pPr>
          </w:p>
        </w:tc>
        <w:tc>
          <w:tcPr>
            <w:tcW w:w="810" w:type="dxa"/>
            <w:tcBorders>
              <w:top w:val="nil"/>
              <w:left w:val="nil"/>
              <w:bottom w:val="nil"/>
              <w:right w:val="nil"/>
            </w:tcBorders>
            <w:shd w:val="clear" w:color="auto" w:fill="auto"/>
            <w:noWrap/>
            <w:vAlign w:val="bottom"/>
            <w:hideMark/>
          </w:tcPr>
          <w:p w14:paraId="3B86C844" w14:textId="77777777" w:rsidR="00EB785F" w:rsidRPr="00C47367" w:rsidRDefault="00EB785F" w:rsidP="00301BA0">
            <w:pPr>
              <w:spacing w:line="276" w:lineRule="auto"/>
              <w:jc w:val="center"/>
              <w:rPr>
                <w:rFonts w:ascii="Times New Roman" w:eastAsia="Times New Roman" w:hAnsi="Times New Roman" w:cs="Times New Roman"/>
                <w:color w:val="000000"/>
                <w:sz w:val="20"/>
                <w:lang w:eastAsia="en-US"/>
              </w:rPr>
            </w:pPr>
          </w:p>
        </w:tc>
      </w:tr>
      <w:tr w:rsidR="00C47367" w:rsidRPr="00C47367" w14:paraId="5633602C" w14:textId="77777777" w:rsidTr="00C47367">
        <w:trPr>
          <w:trHeight w:hRule="exact" w:val="288"/>
          <w:jc w:val="center"/>
        </w:trPr>
        <w:tc>
          <w:tcPr>
            <w:tcW w:w="1350" w:type="dxa"/>
            <w:tcBorders>
              <w:top w:val="nil"/>
              <w:left w:val="nil"/>
              <w:bottom w:val="nil"/>
              <w:right w:val="nil"/>
            </w:tcBorders>
            <w:shd w:val="clear" w:color="auto" w:fill="auto"/>
            <w:noWrap/>
            <w:vAlign w:val="bottom"/>
            <w:hideMark/>
          </w:tcPr>
          <w:p w14:paraId="5477502B" w14:textId="77777777" w:rsidR="00EB785F" w:rsidRPr="00C47367" w:rsidRDefault="00EB785F" w:rsidP="00301BA0">
            <w:pPr>
              <w:spacing w:line="276" w:lineRule="auto"/>
              <w:jc w:val="center"/>
              <w:rPr>
                <w:rFonts w:ascii="Times New Roman" w:eastAsia="Times New Roman" w:hAnsi="Times New Roman" w:cs="Times New Roman"/>
                <w:i/>
                <w:iCs/>
                <w:color w:val="000000"/>
                <w:sz w:val="20"/>
                <w:lang w:eastAsia="en-US"/>
              </w:rPr>
            </w:pPr>
          </w:p>
        </w:tc>
        <w:tc>
          <w:tcPr>
            <w:tcW w:w="900" w:type="dxa"/>
            <w:tcBorders>
              <w:top w:val="nil"/>
              <w:left w:val="nil"/>
              <w:bottom w:val="nil"/>
              <w:right w:val="nil"/>
            </w:tcBorders>
            <w:shd w:val="clear" w:color="auto" w:fill="auto"/>
            <w:noWrap/>
            <w:vAlign w:val="bottom"/>
            <w:hideMark/>
          </w:tcPr>
          <w:p w14:paraId="004B5B04" w14:textId="413F5E52" w:rsidR="00EB785F" w:rsidRPr="00C47367" w:rsidRDefault="00EB785F" w:rsidP="00301BA0">
            <w:pPr>
              <w:spacing w:line="276" w:lineRule="auto"/>
              <w:jc w:val="center"/>
              <w:rPr>
                <w:rFonts w:ascii="Times New Roman" w:eastAsia="Times New Roman" w:hAnsi="Times New Roman" w:cs="Times New Roman"/>
                <w:i/>
                <w:color w:val="000000"/>
                <w:sz w:val="20"/>
                <w:lang w:eastAsia="en-US"/>
              </w:rPr>
            </w:pPr>
            <w:r w:rsidRPr="00C47367">
              <w:rPr>
                <w:rFonts w:ascii="Times New Roman" w:eastAsia="Times New Roman" w:hAnsi="Times New Roman" w:cs="Times New Roman"/>
                <w:i/>
                <w:color w:val="000000"/>
                <w:sz w:val="20"/>
              </w:rPr>
              <w:t>L</w:t>
            </w:r>
          </w:p>
        </w:tc>
        <w:tc>
          <w:tcPr>
            <w:tcW w:w="1080" w:type="dxa"/>
            <w:tcBorders>
              <w:top w:val="nil"/>
              <w:left w:val="nil"/>
              <w:bottom w:val="nil"/>
              <w:right w:val="nil"/>
            </w:tcBorders>
            <w:shd w:val="clear" w:color="auto" w:fill="auto"/>
            <w:noWrap/>
            <w:vAlign w:val="bottom"/>
            <w:hideMark/>
          </w:tcPr>
          <w:p w14:paraId="65EF5050" w14:textId="05A41C81" w:rsidR="00EB785F" w:rsidRPr="00C47367" w:rsidRDefault="00EB785F" w:rsidP="00301BA0">
            <w:pPr>
              <w:spacing w:line="276" w:lineRule="auto"/>
              <w:jc w:val="center"/>
              <w:rPr>
                <w:rFonts w:ascii="Times New Roman" w:eastAsia="Times New Roman" w:hAnsi="Times New Roman" w:cs="Times New Roman"/>
                <w:color w:val="000000"/>
                <w:sz w:val="20"/>
                <w:lang w:eastAsia="en-US"/>
              </w:rPr>
            </w:pPr>
            <w:r w:rsidRPr="00C47367">
              <w:rPr>
                <w:rFonts w:ascii="Times New Roman" w:eastAsia="Times New Roman" w:hAnsi="Times New Roman" w:cs="Times New Roman"/>
                <w:color w:val="000000"/>
                <w:sz w:val="20"/>
              </w:rPr>
              <w:t>-0</w:t>
            </w:r>
            <w:r w:rsidR="00C47367">
              <w:rPr>
                <w:rFonts w:ascii="Times New Roman" w:eastAsia="Times New Roman" w:hAnsi="Times New Roman" w:cs="Times New Roman"/>
                <w:color w:val="000000"/>
                <w:sz w:val="20"/>
              </w:rPr>
              <w:t>.0008</w:t>
            </w:r>
          </w:p>
        </w:tc>
        <w:tc>
          <w:tcPr>
            <w:tcW w:w="1080" w:type="dxa"/>
            <w:tcBorders>
              <w:top w:val="nil"/>
              <w:left w:val="nil"/>
              <w:bottom w:val="nil"/>
              <w:right w:val="nil"/>
            </w:tcBorders>
            <w:shd w:val="clear" w:color="auto" w:fill="auto"/>
            <w:noWrap/>
            <w:vAlign w:val="bottom"/>
            <w:hideMark/>
          </w:tcPr>
          <w:p w14:paraId="28E8FF2E" w14:textId="5F20548E" w:rsidR="00EB785F" w:rsidRPr="00C47367" w:rsidRDefault="00EB785F" w:rsidP="00301BA0">
            <w:pPr>
              <w:spacing w:line="276" w:lineRule="auto"/>
              <w:jc w:val="center"/>
              <w:rPr>
                <w:rFonts w:ascii="Times New Roman" w:eastAsia="Times New Roman" w:hAnsi="Times New Roman" w:cs="Times New Roman"/>
                <w:color w:val="000000"/>
                <w:sz w:val="20"/>
                <w:lang w:eastAsia="en-US"/>
              </w:rPr>
            </w:pPr>
            <w:r w:rsidRPr="00C47367">
              <w:rPr>
                <w:rFonts w:ascii="Times New Roman" w:eastAsia="Times New Roman" w:hAnsi="Times New Roman" w:cs="Times New Roman"/>
                <w:color w:val="000000"/>
                <w:sz w:val="20"/>
              </w:rPr>
              <w:t>-0.0001</w:t>
            </w:r>
          </w:p>
        </w:tc>
        <w:tc>
          <w:tcPr>
            <w:tcW w:w="810" w:type="dxa"/>
            <w:tcBorders>
              <w:top w:val="nil"/>
              <w:left w:val="nil"/>
              <w:bottom w:val="nil"/>
              <w:right w:val="nil"/>
            </w:tcBorders>
            <w:shd w:val="clear" w:color="auto" w:fill="auto"/>
            <w:noWrap/>
            <w:vAlign w:val="bottom"/>
            <w:hideMark/>
          </w:tcPr>
          <w:p w14:paraId="0D926214" w14:textId="50A35B4A" w:rsidR="00EB785F" w:rsidRPr="00C47367" w:rsidRDefault="00EB785F" w:rsidP="00301BA0">
            <w:pPr>
              <w:spacing w:line="276" w:lineRule="auto"/>
              <w:jc w:val="center"/>
              <w:rPr>
                <w:rFonts w:ascii="Times New Roman" w:eastAsia="Times New Roman" w:hAnsi="Times New Roman" w:cs="Times New Roman"/>
                <w:color w:val="000000"/>
                <w:sz w:val="20"/>
                <w:lang w:eastAsia="en-US"/>
              </w:rPr>
            </w:pPr>
            <w:r w:rsidRPr="00C47367">
              <w:rPr>
                <w:rFonts w:ascii="Times New Roman" w:eastAsia="Times New Roman" w:hAnsi="Times New Roman" w:cs="Times New Roman"/>
                <w:color w:val="000000"/>
                <w:sz w:val="20"/>
              </w:rPr>
              <w:t>–4.898</w:t>
            </w:r>
          </w:p>
        </w:tc>
        <w:tc>
          <w:tcPr>
            <w:tcW w:w="810" w:type="dxa"/>
            <w:tcBorders>
              <w:top w:val="nil"/>
              <w:left w:val="nil"/>
              <w:bottom w:val="nil"/>
              <w:right w:val="nil"/>
            </w:tcBorders>
            <w:shd w:val="clear" w:color="auto" w:fill="auto"/>
            <w:noWrap/>
            <w:vAlign w:val="bottom"/>
            <w:hideMark/>
          </w:tcPr>
          <w:p w14:paraId="43C94EFD" w14:textId="7C5A60CC" w:rsidR="00EB785F" w:rsidRPr="00C47367" w:rsidRDefault="00EB785F" w:rsidP="00301BA0">
            <w:pPr>
              <w:spacing w:line="276" w:lineRule="auto"/>
              <w:jc w:val="center"/>
              <w:rPr>
                <w:rFonts w:ascii="Times New Roman" w:eastAsia="Times New Roman" w:hAnsi="Times New Roman" w:cs="Times New Roman"/>
                <w:color w:val="000000"/>
                <w:sz w:val="20"/>
                <w:lang w:eastAsia="en-US"/>
              </w:rPr>
            </w:pPr>
            <w:r w:rsidRPr="00C47367">
              <w:rPr>
                <w:rFonts w:ascii="Times New Roman" w:eastAsia="Times New Roman" w:hAnsi="Times New Roman" w:cs="Times New Roman"/>
                <w:color w:val="000000"/>
                <w:sz w:val="20"/>
              </w:rPr>
              <w:t>0.0006</w:t>
            </w:r>
          </w:p>
        </w:tc>
        <w:tc>
          <w:tcPr>
            <w:tcW w:w="270" w:type="dxa"/>
            <w:tcBorders>
              <w:top w:val="nil"/>
              <w:left w:val="nil"/>
              <w:bottom w:val="nil"/>
              <w:right w:val="nil"/>
            </w:tcBorders>
            <w:shd w:val="clear" w:color="auto" w:fill="auto"/>
            <w:noWrap/>
            <w:vAlign w:val="bottom"/>
            <w:hideMark/>
          </w:tcPr>
          <w:p w14:paraId="1CE822D1" w14:textId="77777777" w:rsidR="00EB785F" w:rsidRPr="00C47367" w:rsidRDefault="00EB785F" w:rsidP="00301BA0">
            <w:pPr>
              <w:spacing w:line="276" w:lineRule="auto"/>
              <w:jc w:val="center"/>
              <w:rPr>
                <w:rFonts w:ascii="Times New Roman" w:eastAsia="Times New Roman" w:hAnsi="Times New Roman" w:cs="Times New Roman"/>
                <w:color w:val="000000"/>
                <w:sz w:val="20"/>
                <w:lang w:eastAsia="en-US"/>
              </w:rPr>
            </w:pPr>
          </w:p>
        </w:tc>
        <w:tc>
          <w:tcPr>
            <w:tcW w:w="630" w:type="dxa"/>
            <w:tcBorders>
              <w:top w:val="nil"/>
              <w:left w:val="nil"/>
              <w:bottom w:val="nil"/>
              <w:right w:val="nil"/>
            </w:tcBorders>
            <w:shd w:val="clear" w:color="auto" w:fill="auto"/>
            <w:noWrap/>
            <w:vAlign w:val="bottom"/>
            <w:hideMark/>
          </w:tcPr>
          <w:p w14:paraId="108C7CC7" w14:textId="77777777" w:rsidR="00EB785F" w:rsidRPr="00C47367" w:rsidRDefault="00EB785F" w:rsidP="00301BA0">
            <w:pPr>
              <w:spacing w:line="276" w:lineRule="auto"/>
              <w:jc w:val="center"/>
              <w:rPr>
                <w:rFonts w:ascii="Times New Roman" w:eastAsia="Times New Roman" w:hAnsi="Times New Roman" w:cs="Times New Roman"/>
                <w:color w:val="000000"/>
                <w:sz w:val="20"/>
                <w:lang w:eastAsia="en-US"/>
              </w:rPr>
            </w:pPr>
          </w:p>
        </w:tc>
        <w:tc>
          <w:tcPr>
            <w:tcW w:w="630" w:type="dxa"/>
            <w:tcBorders>
              <w:top w:val="nil"/>
              <w:left w:val="nil"/>
              <w:bottom w:val="nil"/>
              <w:right w:val="nil"/>
            </w:tcBorders>
            <w:shd w:val="clear" w:color="auto" w:fill="auto"/>
            <w:noWrap/>
            <w:vAlign w:val="bottom"/>
            <w:hideMark/>
          </w:tcPr>
          <w:p w14:paraId="789B9164" w14:textId="77777777" w:rsidR="00EB785F" w:rsidRPr="00C47367" w:rsidRDefault="00EB785F" w:rsidP="00301BA0">
            <w:pPr>
              <w:spacing w:line="276" w:lineRule="auto"/>
              <w:jc w:val="center"/>
              <w:rPr>
                <w:rFonts w:ascii="Times New Roman" w:eastAsia="Times New Roman" w:hAnsi="Times New Roman" w:cs="Times New Roman"/>
                <w:color w:val="000000"/>
                <w:sz w:val="20"/>
                <w:lang w:eastAsia="en-US"/>
              </w:rPr>
            </w:pPr>
          </w:p>
        </w:tc>
        <w:tc>
          <w:tcPr>
            <w:tcW w:w="810" w:type="dxa"/>
            <w:tcBorders>
              <w:top w:val="nil"/>
              <w:left w:val="nil"/>
              <w:bottom w:val="nil"/>
              <w:right w:val="nil"/>
            </w:tcBorders>
            <w:shd w:val="clear" w:color="auto" w:fill="auto"/>
            <w:noWrap/>
            <w:vAlign w:val="bottom"/>
            <w:hideMark/>
          </w:tcPr>
          <w:p w14:paraId="0325A4E4" w14:textId="77777777" w:rsidR="00EB785F" w:rsidRPr="00C47367" w:rsidRDefault="00EB785F" w:rsidP="00301BA0">
            <w:pPr>
              <w:spacing w:line="276" w:lineRule="auto"/>
              <w:jc w:val="center"/>
              <w:rPr>
                <w:rFonts w:ascii="Times New Roman" w:eastAsia="Times New Roman" w:hAnsi="Times New Roman" w:cs="Times New Roman"/>
                <w:color w:val="000000"/>
                <w:sz w:val="20"/>
                <w:lang w:eastAsia="en-US"/>
              </w:rPr>
            </w:pPr>
          </w:p>
        </w:tc>
      </w:tr>
      <w:tr w:rsidR="00C47367" w:rsidRPr="00C47367" w14:paraId="23A73413" w14:textId="77777777" w:rsidTr="00C47367">
        <w:trPr>
          <w:trHeight w:hRule="exact" w:val="288"/>
          <w:jc w:val="center"/>
        </w:trPr>
        <w:tc>
          <w:tcPr>
            <w:tcW w:w="1350" w:type="dxa"/>
            <w:tcBorders>
              <w:top w:val="nil"/>
              <w:left w:val="nil"/>
              <w:bottom w:val="nil"/>
              <w:right w:val="nil"/>
            </w:tcBorders>
            <w:shd w:val="clear" w:color="auto" w:fill="auto"/>
            <w:noWrap/>
            <w:vAlign w:val="bottom"/>
            <w:hideMark/>
          </w:tcPr>
          <w:p w14:paraId="0BFD4B4F" w14:textId="77777777" w:rsidR="00EB785F" w:rsidRPr="00C47367" w:rsidRDefault="00EB785F" w:rsidP="00301BA0">
            <w:pPr>
              <w:spacing w:line="276" w:lineRule="auto"/>
              <w:jc w:val="center"/>
              <w:rPr>
                <w:rFonts w:ascii="Times New Roman" w:eastAsia="Times New Roman" w:hAnsi="Times New Roman" w:cs="Times New Roman"/>
                <w:i/>
                <w:iCs/>
                <w:color w:val="000000"/>
                <w:sz w:val="20"/>
                <w:lang w:eastAsia="en-US"/>
              </w:rPr>
            </w:pPr>
          </w:p>
        </w:tc>
        <w:tc>
          <w:tcPr>
            <w:tcW w:w="900" w:type="dxa"/>
            <w:tcBorders>
              <w:top w:val="nil"/>
              <w:left w:val="nil"/>
              <w:bottom w:val="nil"/>
              <w:right w:val="nil"/>
            </w:tcBorders>
            <w:shd w:val="clear" w:color="auto" w:fill="auto"/>
            <w:noWrap/>
            <w:vAlign w:val="bottom"/>
            <w:hideMark/>
          </w:tcPr>
          <w:p w14:paraId="0F3EDF95" w14:textId="55E09674" w:rsidR="00EB785F" w:rsidRPr="00C47367" w:rsidRDefault="00EB785F" w:rsidP="00301BA0">
            <w:pPr>
              <w:spacing w:line="276" w:lineRule="auto"/>
              <w:jc w:val="center"/>
              <w:rPr>
                <w:rFonts w:ascii="Times New Roman" w:eastAsia="Times New Roman" w:hAnsi="Times New Roman" w:cs="Times New Roman"/>
                <w:i/>
                <w:color w:val="000000"/>
                <w:sz w:val="20"/>
                <w:lang w:eastAsia="en-US"/>
              </w:rPr>
            </w:pPr>
            <w:r w:rsidRPr="00C47367">
              <w:rPr>
                <w:rFonts w:ascii="Times New Roman" w:eastAsia="Times New Roman" w:hAnsi="Times New Roman" w:cs="Times New Roman"/>
                <w:i/>
                <w:color w:val="000000"/>
                <w:sz w:val="20"/>
              </w:rPr>
              <w:t>K</w:t>
            </w:r>
          </w:p>
        </w:tc>
        <w:tc>
          <w:tcPr>
            <w:tcW w:w="1080" w:type="dxa"/>
            <w:tcBorders>
              <w:top w:val="nil"/>
              <w:left w:val="nil"/>
              <w:bottom w:val="nil"/>
              <w:right w:val="nil"/>
            </w:tcBorders>
            <w:shd w:val="clear" w:color="auto" w:fill="auto"/>
            <w:noWrap/>
            <w:vAlign w:val="bottom"/>
            <w:hideMark/>
          </w:tcPr>
          <w:p w14:paraId="7A140E59" w14:textId="17C466B4" w:rsidR="00EB785F" w:rsidRPr="00C47367" w:rsidRDefault="00EB785F" w:rsidP="00301BA0">
            <w:pPr>
              <w:spacing w:line="276" w:lineRule="auto"/>
              <w:jc w:val="center"/>
              <w:rPr>
                <w:rFonts w:ascii="Times New Roman" w:eastAsia="Times New Roman" w:hAnsi="Times New Roman" w:cs="Times New Roman"/>
                <w:color w:val="000000"/>
                <w:sz w:val="20"/>
                <w:lang w:eastAsia="en-US"/>
              </w:rPr>
            </w:pPr>
            <w:r w:rsidRPr="00C47367">
              <w:rPr>
                <w:rFonts w:ascii="Times New Roman" w:eastAsia="Times New Roman" w:hAnsi="Times New Roman" w:cs="Times New Roman"/>
                <w:color w:val="000000"/>
                <w:sz w:val="20"/>
              </w:rPr>
              <w:t>0.214</w:t>
            </w:r>
          </w:p>
        </w:tc>
        <w:tc>
          <w:tcPr>
            <w:tcW w:w="1080" w:type="dxa"/>
            <w:tcBorders>
              <w:top w:val="nil"/>
              <w:left w:val="nil"/>
              <w:bottom w:val="nil"/>
              <w:right w:val="nil"/>
            </w:tcBorders>
            <w:shd w:val="clear" w:color="auto" w:fill="auto"/>
            <w:noWrap/>
            <w:vAlign w:val="bottom"/>
            <w:hideMark/>
          </w:tcPr>
          <w:p w14:paraId="6E776783" w14:textId="20A7110B" w:rsidR="00EB785F" w:rsidRPr="00C47367" w:rsidRDefault="00EB785F" w:rsidP="00301BA0">
            <w:pPr>
              <w:spacing w:line="276" w:lineRule="auto"/>
              <w:jc w:val="center"/>
              <w:rPr>
                <w:rFonts w:ascii="Times New Roman" w:eastAsia="Times New Roman" w:hAnsi="Times New Roman" w:cs="Times New Roman"/>
                <w:color w:val="000000"/>
                <w:sz w:val="20"/>
                <w:lang w:eastAsia="en-US"/>
              </w:rPr>
            </w:pPr>
            <w:r w:rsidRPr="00C47367">
              <w:rPr>
                <w:rFonts w:ascii="Times New Roman" w:eastAsia="Times New Roman" w:hAnsi="Times New Roman" w:cs="Times New Roman"/>
                <w:color w:val="000000"/>
                <w:sz w:val="20"/>
              </w:rPr>
              <w:t>0.495</w:t>
            </w:r>
          </w:p>
        </w:tc>
        <w:tc>
          <w:tcPr>
            <w:tcW w:w="810" w:type="dxa"/>
            <w:tcBorders>
              <w:top w:val="nil"/>
              <w:left w:val="nil"/>
              <w:bottom w:val="nil"/>
              <w:right w:val="nil"/>
            </w:tcBorders>
            <w:shd w:val="clear" w:color="auto" w:fill="auto"/>
            <w:noWrap/>
            <w:vAlign w:val="bottom"/>
            <w:hideMark/>
          </w:tcPr>
          <w:p w14:paraId="75CAFE1A" w14:textId="3E04B66F" w:rsidR="00EB785F" w:rsidRPr="00C47367" w:rsidRDefault="00EB785F" w:rsidP="00301BA0">
            <w:pPr>
              <w:spacing w:line="276" w:lineRule="auto"/>
              <w:jc w:val="center"/>
              <w:rPr>
                <w:rFonts w:ascii="Times New Roman" w:eastAsia="Times New Roman" w:hAnsi="Times New Roman" w:cs="Times New Roman"/>
                <w:color w:val="000000"/>
                <w:sz w:val="20"/>
                <w:lang w:eastAsia="en-US"/>
              </w:rPr>
            </w:pPr>
            <w:r w:rsidRPr="00C47367">
              <w:rPr>
                <w:rFonts w:ascii="Times New Roman" w:eastAsia="Times New Roman" w:hAnsi="Times New Roman" w:cs="Times New Roman"/>
                <w:color w:val="000000"/>
                <w:sz w:val="20"/>
              </w:rPr>
              <w:t>0.433</w:t>
            </w:r>
          </w:p>
        </w:tc>
        <w:tc>
          <w:tcPr>
            <w:tcW w:w="810" w:type="dxa"/>
            <w:tcBorders>
              <w:top w:val="nil"/>
              <w:left w:val="nil"/>
              <w:bottom w:val="nil"/>
              <w:right w:val="nil"/>
            </w:tcBorders>
            <w:shd w:val="clear" w:color="auto" w:fill="auto"/>
            <w:noWrap/>
            <w:vAlign w:val="bottom"/>
            <w:hideMark/>
          </w:tcPr>
          <w:p w14:paraId="078332D8" w14:textId="32407C21" w:rsidR="00EB785F" w:rsidRPr="00C47367" w:rsidRDefault="00EB785F" w:rsidP="00301BA0">
            <w:pPr>
              <w:spacing w:line="276" w:lineRule="auto"/>
              <w:jc w:val="center"/>
              <w:rPr>
                <w:rFonts w:ascii="Times New Roman" w:eastAsia="Times New Roman" w:hAnsi="Times New Roman" w:cs="Times New Roman"/>
                <w:color w:val="000000"/>
                <w:sz w:val="20"/>
                <w:lang w:eastAsia="en-US"/>
              </w:rPr>
            </w:pPr>
            <w:r w:rsidRPr="00C47367">
              <w:rPr>
                <w:rFonts w:ascii="Times New Roman" w:eastAsia="Times New Roman" w:hAnsi="Times New Roman" w:cs="Times New Roman"/>
                <w:color w:val="000000"/>
                <w:sz w:val="20"/>
              </w:rPr>
              <w:t>0.67</w:t>
            </w:r>
          </w:p>
        </w:tc>
        <w:tc>
          <w:tcPr>
            <w:tcW w:w="270" w:type="dxa"/>
            <w:tcBorders>
              <w:top w:val="nil"/>
              <w:left w:val="nil"/>
              <w:bottom w:val="nil"/>
              <w:right w:val="nil"/>
            </w:tcBorders>
            <w:shd w:val="clear" w:color="auto" w:fill="auto"/>
            <w:noWrap/>
            <w:vAlign w:val="bottom"/>
            <w:hideMark/>
          </w:tcPr>
          <w:p w14:paraId="4F4244A3" w14:textId="77777777" w:rsidR="00EB785F" w:rsidRPr="00C47367" w:rsidRDefault="00EB785F" w:rsidP="00301BA0">
            <w:pPr>
              <w:spacing w:line="276" w:lineRule="auto"/>
              <w:jc w:val="center"/>
              <w:rPr>
                <w:rFonts w:ascii="Times New Roman" w:eastAsia="Times New Roman" w:hAnsi="Times New Roman" w:cs="Times New Roman"/>
                <w:color w:val="000000"/>
                <w:sz w:val="20"/>
                <w:lang w:eastAsia="en-US"/>
              </w:rPr>
            </w:pPr>
          </w:p>
        </w:tc>
        <w:tc>
          <w:tcPr>
            <w:tcW w:w="630" w:type="dxa"/>
            <w:tcBorders>
              <w:top w:val="nil"/>
              <w:left w:val="nil"/>
              <w:bottom w:val="nil"/>
              <w:right w:val="nil"/>
            </w:tcBorders>
            <w:shd w:val="clear" w:color="auto" w:fill="auto"/>
            <w:noWrap/>
            <w:vAlign w:val="bottom"/>
            <w:hideMark/>
          </w:tcPr>
          <w:p w14:paraId="3C4FF596" w14:textId="77777777" w:rsidR="00EB785F" w:rsidRPr="00C47367" w:rsidRDefault="00EB785F" w:rsidP="00301BA0">
            <w:pPr>
              <w:spacing w:line="276" w:lineRule="auto"/>
              <w:jc w:val="center"/>
              <w:rPr>
                <w:rFonts w:ascii="Times New Roman" w:eastAsia="Times New Roman" w:hAnsi="Times New Roman" w:cs="Times New Roman"/>
                <w:color w:val="000000"/>
                <w:sz w:val="20"/>
                <w:lang w:eastAsia="en-US"/>
              </w:rPr>
            </w:pPr>
          </w:p>
        </w:tc>
        <w:tc>
          <w:tcPr>
            <w:tcW w:w="630" w:type="dxa"/>
            <w:tcBorders>
              <w:top w:val="nil"/>
              <w:left w:val="nil"/>
              <w:bottom w:val="nil"/>
              <w:right w:val="nil"/>
            </w:tcBorders>
            <w:shd w:val="clear" w:color="auto" w:fill="auto"/>
            <w:noWrap/>
            <w:vAlign w:val="bottom"/>
            <w:hideMark/>
          </w:tcPr>
          <w:p w14:paraId="628D4332" w14:textId="77777777" w:rsidR="00EB785F" w:rsidRPr="00C47367" w:rsidRDefault="00EB785F" w:rsidP="00301BA0">
            <w:pPr>
              <w:spacing w:line="276" w:lineRule="auto"/>
              <w:jc w:val="center"/>
              <w:rPr>
                <w:rFonts w:ascii="Times New Roman" w:eastAsia="Times New Roman" w:hAnsi="Times New Roman" w:cs="Times New Roman"/>
                <w:color w:val="000000"/>
                <w:sz w:val="20"/>
                <w:lang w:eastAsia="en-US"/>
              </w:rPr>
            </w:pPr>
          </w:p>
        </w:tc>
        <w:tc>
          <w:tcPr>
            <w:tcW w:w="810" w:type="dxa"/>
            <w:tcBorders>
              <w:top w:val="nil"/>
              <w:left w:val="nil"/>
              <w:bottom w:val="nil"/>
              <w:right w:val="nil"/>
            </w:tcBorders>
            <w:shd w:val="clear" w:color="auto" w:fill="auto"/>
            <w:noWrap/>
            <w:vAlign w:val="bottom"/>
            <w:hideMark/>
          </w:tcPr>
          <w:p w14:paraId="6057CED9" w14:textId="77777777" w:rsidR="00EB785F" w:rsidRPr="00C47367" w:rsidRDefault="00EB785F" w:rsidP="00301BA0">
            <w:pPr>
              <w:spacing w:line="276" w:lineRule="auto"/>
              <w:jc w:val="center"/>
              <w:rPr>
                <w:rFonts w:ascii="Times New Roman" w:eastAsia="Times New Roman" w:hAnsi="Times New Roman" w:cs="Times New Roman"/>
                <w:color w:val="000000"/>
                <w:sz w:val="20"/>
                <w:lang w:eastAsia="en-US"/>
              </w:rPr>
            </w:pPr>
          </w:p>
        </w:tc>
      </w:tr>
      <w:tr w:rsidR="00C47367" w:rsidRPr="00C47367" w14:paraId="5CEEE9AC" w14:textId="77777777" w:rsidTr="00C47367">
        <w:trPr>
          <w:trHeight w:hRule="exact" w:val="288"/>
          <w:jc w:val="center"/>
        </w:trPr>
        <w:tc>
          <w:tcPr>
            <w:tcW w:w="1350" w:type="dxa"/>
            <w:tcBorders>
              <w:top w:val="nil"/>
              <w:left w:val="nil"/>
              <w:bottom w:val="nil"/>
              <w:right w:val="nil"/>
            </w:tcBorders>
            <w:shd w:val="clear" w:color="auto" w:fill="auto"/>
            <w:noWrap/>
            <w:vAlign w:val="bottom"/>
            <w:hideMark/>
          </w:tcPr>
          <w:p w14:paraId="60857D30" w14:textId="77777777" w:rsidR="00A667D2" w:rsidRPr="00C47367" w:rsidRDefault="00A667D2" w:rsidP="00301BA0">
            <w:pPr>
              <w:spacing w:line="276" w:lineRule="auto"/>
              <w:jc w:val="center"/>
              <w:rPr>
                <w:rFonts w:ascii="Times New Roman" w:eastAsia="Times New Roman" w:hAnsi="Times New Roman" w:cs="Times New Roman"/>
                <w:i/>
                <w:iCs/>
                <w:color w:val="000000"/>
                <w:sz w:val="20"/>
                <w:lang w:eastAsia="en-US"/>
              </w:rPr>
            </w:pPr>
          </w:p>
        </w:tc>
        <w:tc>
          <w:tcPr>
            <w:tcW w:w="900" w:type="dxa"/>
            <w:tcBorders>
              <w:top w:val="nil"/>
              <w:left w:val="nil"/>
              <w:bottom w:val="nil"/>
              <w:right w:val="nil"/>
            </w:tcBorders>
            <w:shd w:val="clear" w:color="auto" w:fill="auto"/>
            <w:noWrap/>
            <w:vAlign w:val="bottom"/>
            <w:hideMark/>
          </w:tcPr>
          <w:p w14:paraId="7C2094CB" w14:textId="77777777" w:rsidR="00A667D2" w:rsidRPr="00C47367" w:rsidRDefault="00A667D2" w:rsidP="00301BA0">
            <w:pPr>
              <w:spacing w:line="276" w:lineRule="auto"/>
              <w:jc w:val="center"/>
              <w:rPr>
                <w:rFonts w:ascii="Times New Roman" w:eastAsia="Times New Roman" w:hAnsi="Times New Roman" w:cs="Times New Roman"/>
                <w:i/>
                <w:color w:val="000000"/>
                <w:sz w:val="20"/>
                <w:lang w:eastAsia="en-US"/>
              </w:rPr>
            </w:pPr>
          </w:p>
        </w:tc>
        <w:tc>
          <w:tcPr>
            <w:tcW w:w="1080" w:type="dxa"/>
            <w:tcBorders>
              <w:top w:val="nil"/>
              <w:left w:val="nil"/>
              <w:bottom w:val="nil"/>
              <w:right w:val="nil"/>
            </w:tcBorders>
            <w:shd w:val="clear" w:color="auto" w:fill="auto"/>
            <w:noWrap/>
            <w:vAlign w:val="bottom"/>
            <w:hideMark/>
          </w:tcPr>
          <w:p w14:paraId="08F92157" w14:textId="77777777" w:rsidR="00A667D2" w:rsidRPr="00C47367" w:rsidRDefault="00A667D2" w:rsidP="00301BA0">
            <w:pPr>
              <w:spacing w:line="276" w:lineRule="auto"/>
              <w:jc w:val="center"/>
              <w:rPr>
                <w:rFonts w:ascii="Times New Roman" w:eastAsia="Times New Roman" w:hAnsi="Times New Roman" w:cs="Times New Roman"/>
                <w:color w:val="000000"/>
                <w:sz w:val="20"/>
                <w:lang w:eastAsia="en-US"/>
              </w:rPr>
            </w:pPr>
          </w:p>
        </w:tc>
        <w:tc>
          <w:tcPr>
            <w:tcW w:w="1080" w:type="dxa"/>
            <w:tcBorders>
              <w:top w:val="nil"/>
              <w:left w:val="nil"/>
              <w:bottom w:val="nil"/>
              <w:right w:val="nil"/>
            </w:tcBorders>
            <w:shd w:val="clear" w:color="auto" w:fill="auto"/>
            <w:noWrap/>
            <w:vAlign w:val="bottom"/>
            <w:hideMark/>
          </w:tcPr>
          <w:p w14:paraId="5880C82B" w14:textId="77777777" w:rsidR="00A667D2" w:rsidRPr="00C47367" w:rsidRDefault="00A667D2" w:rsidP="00301BA0">
            <w:pPr>
              <w:spacing w:line="276" w:lineRule="auto"/>
              <w:jc w:val="center"/>
              <w:rPr>
                <w:rFonts w:ascii="Times New Roman" w:eastAsia="Times New Roman" w:hAnsi="Times New Roman" w:cs="Times New Roman"/>
                <w:color w:val="000000"/>
                <w:sz w:val="20"/>
                <w:lang w:eastAsia="en-US"/>
              </w:rPr>
            </w:pPr>
          </w:p>
        </w:tc>
        <w:tc>
          <w:tcPr>
            <w:tcW w:w="810" w:type="dxa"/>
            <w:tcBorders>
              <w:top w:val="nil"/>
              <w:left w:val="nil"/>
              <w:bottom w:val="nil"/>
              <w:right w:val="nil"/>
            </w:tcBorders>
            <w:shd w:val="clear" w:color="auto" w:fill="auto"/>
            <w:noWrap/>
            <w:vAlign w:val="bottom"/>
            <w:hideMark/>
          </w:tcPr>
          <w:p w14:paraId="5F8BF0FC" w14:textId="77777777" w:rsidR="00A667D2" w:rsidRPr="00C47367" w:rsidRDefault="00A667D2" w:rsidP="00301BA0">
            <w:pPr>
              <w:spacing w:line="276" w:lineRule="auto"/>
              <w:jc w:val="center"/>
              <w:rPr>
                <w:rFonts w:ascii="Times New Roman" w:eastAsia="Times New Roman" w:hAnsi="Times New Roman" w:cs="Times New Roman"/>
                <w:color w:val="000000"/>
                <w:sz w:val="20"/>
                <w:lang w:eastAsia="en-US"/>
              </w:rPr>
            </w:pPr>
          </w:p>
        </w:tc>
        <w:tc>
          <w:tcPr>
            <w:tcW w:w="810" w:type="dxa"/>
            <w:tcBorders>
              <w:top w:val="nil"/>
              <w:left w:val="nil"/>
              <w:bottom w:val="nil"/>
              <w:right w:val="nil"/>
            </w:tcBorders>
            <w:shd w:val="clear" w:color="auto" w:fill="auto"/>
            <w:noWrap/>
            <w:vAlign w:val="bottom"/>
            <w:hideMark/>
          </w:tcPr>
          <w:p w14:paraId="16A8EBCF" w14:textId="77777777" w:rsidR="00A667D2" w:rsidRPr="00C47367" w:rsidRDefault="00A667D2" w:rsidP="00301BA0">
            <w:pPr>
              <w:spacing w:line="276" w:lineRule="auto"/>
              <w:jc w:val="center"/>
              <w:rPr>
                <w:rFonts w:ascii="Times New Roman" w:eastAsia="Times New Roman" w:hAnsi="Times New Roman" w:cs="Times New Roman"/>
                <w:color w:val="000000"/>
                <w:sz w:val="20"/>
                <w:lang w:eastAsia="en-US"/>
              </w:rPr>
            </w:pPr>
          </w:p>
        </w:tc>
        <w:tc>
          <w:tcPr>
            <w:tcW w:w="270" w:type="dxa"/>
            <w:tcBorders>
              <w:top w:val="nil"/>
              <w:left w:val="nil"/>
              <w:bottom w:val="nil"/>
              <w:right w:val="nil"/>
            </w:tcBorders>
            <w:shd w:val="clear" w:color="auto" w:fill="auto"/>
            <w:noWrap/>
            <w:vAlign w:val="bottom"/>
            <w:hideMark/>
          </w:tcPr>
          <w:p w14:paraId="696B2C21" w14:textId="77777777" w:rsidR="00A667D2" w:rsidRPr="00C47367" w:rsidRDefault="00A667D2" w:rsidP="00301BA0">
            <w:pPr>
              <w:spacing w:line="276" w:lineRule="auto"/>
              <w:jc w:val="center"/>
              <w:rPr>
                <w:rFonts w:ascii="Times New Roman" w:eastAsia="Times New Roman" w:hAnsi="Times New Roman" w:cs="Times New Roman"/>
                <w:color w:val="000000"/>
                <w:sz w:val="20"/>
                <w:lang w:eastAsia="en-US"/>
              </w:rPr>
            </w:pPr>
          </w:p>
        </w:tc>
        <w:tc>
          <w:tcPr>
            <w:tcW w:w="630" w:type="dxa"/>
            <w:tcBorders>
              <w:top w:val="nil"/>
              <w:left w:val="nil"/>
              <w:bottom w:val="nil"/>
              <w:right w:val="nil"/>
            </w:tcBorders>
            <w:shd w:val="clear" w:color="auto" w:fill="auto"/>
            <w:noWrap/>
            <w:vAlign w:val="bottom"/>
            <w:hideMark/>
          </w:tcPr>
          <w:p w14:paraId="4F88D637" w14:textId="77777777" w:rsidR="00A667D2" w:rsidRPr="00C47367" w:rsidRDefault="00A667D2" w:rsidP="00301BA0">
            <w:pPr>
              <w:spacing w:line="276" w:lineRule="auto"/>
              <w:jc w:val="center"/>
              <w:rPr>
                <w:rFonts w:ascii="Times New Roman" w:eastAsia="Times New Roman" w:hAnsi="Times New Roman" w:cs="Times New Roman"/>
                <w:color w:val="000000"/>
                <w:sz w:val="20"/>
                <w:lang w:eastAsia="en-US"/>
              </w:rPr>
            </w:pPr>
          </w:p>
        </w:tc>
        <w:tc>
          <w:tcPr>
            <w:tcW w:w="630" w:type="dxa"/>
            <w:tcBorders>
              <w:top w:val="nil"/>
              <w:left w:val="nil"/>
              <w:bottom w:val="nil"/>
              <w:right w:val="nil"/>
            </w:tcBorders>
            <w:shd w:val="clear" w:color="auto" w:fill="auto"/>
            <w:noWrap/>
            <w:vAlign w:val="bottom"/>
            <w:hideMark/>
          </w:tcPr>
          <w:p w14:paraId="4F8EC8DB" w14:textId="77777777" w:rsidR="00A667D2" w:rsidRPr="00C47367" w:rsidRDefault="00A667D2" w:rsidP="00301BA0">
            <w:pPr>
              <w:spacing w:line="276" w:lineRule="auto"/>
              <w:jc w:val="center"/>
              <w:rPr>
                <w:rFonts w:ascii="Times New Roman" w:eastAsia="Times New Roman" w:hAnsi="Times New Roman" w:cs="Times New Roman"/>
                <w:color w:val="000000"/>
                <w:sz w:val="20"/>
                <w:lang w:eastAsia="en-US"/>
              </w:rPr>
            </w:pPr>
          </w:p>
        </w:tc>
        <w:tc>
          <w:tcPr>
            <w:tcW w:w="810" w:type="dxa"/>
            <w:tcBorders>
              <w:top w:val="nil"/>
              <w:left w:val="nil"/>
              <w:bottom w:val="nil"/>
              <w:right w:val="nil"/>
            </w:tcBorders>
            <w:shd w:val="clear" w:color="auto" w:fill="auto"/>
            <w:noWrap/>
            <w:vAlign w:val="bottom"/>
            <w:hideMark/>
          </w:tcPr>
          <w:p w14:paraId="33BC6156" w14:textId="77777777" w:rsidR="00A667D2" w:rsidRPr="00C47367" w:rsidRDefault="00A667D2" w:rsidP="00301BA0">
            <w:pPr>
              <w:spacing w:line="276" w:lineRule="auto"/>
              <w:jc w:val="center"/>
              <w:rPr>
                <w:rFonts w:ascii="Times New Roman" w:eastAsia="Times New Roman" w:hAnsi="Times New Roman" w:cs="Times New Roman"/>
                <w:color w:val="000000"/>
                <w:sz w:val="20"/>
                <w:lang w:eastAsia="en-US"/>
              </w:rPr>
            </w:pPr>
          </w:p>
        </w:tc>
      </w:tr>
      <w:tr w:rsidR="00C47367" w:rsidRPr="00C47367" w14:paraId="0A01E6E8" w14:textId="77777777" w:rsidTr="00C47367">
        <w:trPr>
          <w:trHeight w:hRule="exact" w:val="288"/>
          <w:jc w:val="center"/>
        </w:trPr>
        <w:tc>
          <w:tcPr>
            <w:tcW w:w="1350" w:type="dxa"/>
            <w:tcBorders>
              <w:top w:val="nil"/>
              <w:left w:val="nil"/>
              <w:bottom w:val="nil"/>
              <w:right w:val="nil"/>
            </w:tcBorders>
            <w:shd w:val="clear" w:color="auto" w:fill="auto"/>
            <w:noWrap/>
            <w:vAlign w:val="bottom"/>
            <w:hideMark/>
          </w:tcPr>
          <w:p w14:paraId="5487459F" w14:textId="145D86B9" w:rsidR="00EB785F" w:rsidRPr="00C47367" w:rsidRDefault="00EB785F" w:rsidP="00301BA0">
            <w:pPr>
              <w:spacing w:line="276" w:lineRule="auto"/>
              <w:jc w:val="center"/>
              <w:rPr>
                <w:rFonts w:ascii="Times New Roman" w:eastAsia="Times New Roman" w:hAnsi="Times New Roman" w:cs="Times New Roman"/>
                <w:i/>
                <w:iCs/>
                <w:color w:val="000000"/>
                <w:sz w:val="20"/>
                <w:lang w:eastAsia="en-US"/>
              </w:rPr>
            </w:pPr>
            <w:r w:rsidRPr="00C47367">
              <w:rPr>
                <w:rFonts w:ascii="Times New Roman" w:eastAsia="Times New Roman" w:hAnsi="Times New Roman" w:cs="Times New Roman"/>
                <w:i/>
                <w:iCs/>
                <w:color w:val="000000"/>
                <w:sz w:val="20"/>
              </w:rPr>
              <w:t>P. syringae</w:t>
            </w:r>
          </w:p>
        </w:tc>
        <w:tc>
          <w:tcPr>
            <w:tcW w:w="900" w:type="dxa"/>
            <w:tcBorders>
              <w:top w:val="nil"/>
              <w:left w:val="nil"/>
              <w:bottom w:val="nil"/>
              <w:right w:val="nil"/>
            </w:tcBorders>
            <w:shd w:val="clear" w:color="auto" w:fill="auto"/>
            <w:noWrap/>
            <w:vAlign w:val="bottom"/>
            <w:hideMark/>
          </w:tcPr>
          <w:p w14:paraId="6486D24E" w14:textId="7D2352C4" w:rsidR="00EB785F" w:rsidRPr="00C47367" w:rsidRDefault="00EB785F" w:rsidP="00301BA0">
            <w:pPr>
              <w:spacing w:line="276" w:lineRule="auto"/>
              <w:jc w:val="center"/>
              <w:rPr>
                <w:rFonts w:ascii="Times New Roman" w:eastAsia="Times New Roman" w:hAnsi="Times New Roman" w:cs="Times New Roman"/>
                <w:i/>
                <w:color w:val="000000"/>
                <w:sz w:val="20"/>
                <w:lang w:eastAsia="en-US"/>
              </w:rPr>
            </w:pPr>
            <w:r w:rsidRPr="00C47367">
              <w:rPr>
                <w:rFonts w:ascii="Times New Roman" w:eastAsia="Times New Roman" w:hAnsi="Times New Roman" w:cs="Times New Roman"/>
                <w:color w:val="000000"/>
                <w:sz w:val="20"/>
              </w:rPr>
              <w:t>Int.</w:t>
            </w:r>
          </w:p>
        </w:tc>
        <w:tc>
          <w:tcPr>
            <w:tcW w:w="1080" w:type="dxa"/>
            <w:tcBorders>
              <w:top w:val="nil"/>
              <w:left w:val="nil"/>
              <w:bottom w:val="nil"/>
              <w:right w:val="nil"/>
            </w:tcBorders>
            <w:shd w:val="clear" w:color="auto" w:fill="auto"/>
            <w:noWrap/>
            <w:vAlign w:val="bottom"/>
            <w:hideMark/>
          </w:tcPr>
          <w:p w14:paraId="233EE99B" w14:textId="4786D998" w:rsidR="00EB785F" w:rsidRPr="00C47367" w:rsidRDefault="00EB785F" w:rsidP="00301BA0">
            <w:pPr>
              <w:spacing w:line="276" w:lineRule="auto"/>
              <w:jc w:val="center"/>
              <w:rPr>
                <w:rFonts w:ascii="Times New Roman" w:eastAsia="Times New Roman" w:hAnsi="Times New Roman" w:cs="Times New Roman"/>
                <w:color w:val="000000"/>
                <w:sz w:val="20"/>
                <w:lang w:eastAsia="en-US"/>
              </w:rPr>
            </w:pPr>
            <w:r w:rsidRPr="00C47367">
              <w:rPr>
                <w:rFonts w:ascii="Times New Roman" w:eastAsia="Times New Roman" w:hAnsi="Times New Roman" w:cs="Times New Roman"/>
                <w:color w:val="000000"/>
                <w:sz w:val="20"/>
              </w:rPr>
              <w:t>–0.693</w:t>
            </w:r>
          </w:p>
        </w:tc>
        <w:tc>
          <w:tcPr>
            <w:tcW w:w="1080" w:type="dxa"/>
            <w:tcBorders>
              <w:top w:val="nil"/>
              <w:left w:val="nil"/>
              <w:bottom w:val="nil"/>
              <w:right w:val="nil"/>
            </w:tcBorders>
            <w:shd w:val="clear" w:color="auto" w:fill="auto"/>
            <w:noWrap/>
            <w:vAlign w:val="bottom"/>
            <w:hideMark/>
          </w:tcPr>
          <w:p w14:paraId="3F94AF08" w14:textId="5C752C38" w:rsidR="00EB785F" w:rsidRPr="00C47367" w:rsidRDefault="00EB785F" w:rsidP="00301BA0">
            <w:pPr>
              <w:spacing w:line="276" w:lineRule="auto"/>
              <w:jc w:val="center"/>
              <w:rPr>
                <w:rFonts w:ascii="Times New Roman" w:eastAsia="Times New Roman" w:hAnsi="Times New Roman" w:cs="Times New Roman"/>
                <w:color w:val="000000"/>
                <w:sz w:val="20"/>
                <w:lang w:eastAsia="en-US"/>
              </w:rPr>
            </w:pPr>
            <w:r w:rsidRPr="00C47367">
              <w:rPr>
                <w:rFonts w:ascii="Times New Roman" w:eastAsia="Times New Roman" w:hAnsi="Times New Roman" w:cs="Times New Roman"/>
                <w:color w:val="000000"/>
                <w:sz w:val="20"/>
              </w:rPr>
              <w:t>0.129</w:t>
            </w:r>
          </w:p>
        </w:tc>
        <w:tc>
          <w:tcPr>
            <w:tcW w:w="810" w:type="dxa"/>
            <w:tcBorders>
              <w:top w:val="nil"/>
              <w:left w:val="nil"/>
              <w:bottom w:val="nil"/>
              <w:right w:val="nil"/>
            </w:tcBorders>
            <w:shd w:val="clear" w:color="auto" w:fill="auto"/>
            <w:noWrap/>
            <w:vAlign w:val="bottom"/>
            <w:hideMark/>
          </w:tcPr>
          <w:p w14:paraId="460BA9EF" w14:textId="0763C446" w:rsidR="00EB785F" w:rsidRPr="00C47367" w:rsidRDefault="00EB785F" w:rsidP="00301BA0">
            <w:pPr>
              <w:spacing w:line="276" w:lineRule="auto"/>
              <w:jc w:val="center"/>
              <w:rPr>
                <w:rFonts w:ascii="Times New Roman" w:eastAsia="Times New Roman" w:hAnsi="Times New Roman" w:cs="Times New Roman"/>
                <w:color w:val="000000"/>
                <w:sz w:val="20"/>
                <w:lang w:eastAsia="en-US"/>
              </w:rPr>
            </w:pPr>
            <w:r w:rsidRPr="00C47367">
              <w:rPr>
                <w:rFonts w:ascii="Times New Roman" w:eastAsia="Times New Roman" w:hAnsi="Times New Roman" w:cs="Times New Roman"/>
                <w:color w:val="000000"/>
                <w:sz w:val="20"/>
              </w:rPr>
              <w:t>–5.356</w:t>
            </w:r>
          </w:p>
        </w:tc>
        <w:tc>
          <w:tcPr>
            <w:tcW w:w="810" w:type="dxa"/>
            <w:tcBorders>
              <w:top w:val="nil"/>
              <w:left w:val="nil"/>
              <w:bottom w:val="nil"/>
              <w:right w:val="nil"/>
            </w:tcBorders>
            <w:shd w:val="clear" w:color="auto" w:fill="auto"/>
            <w:noWrap/>
            <w:vAlign w:val="bottom"/>
            <w:hideMark/>
          </w:tcPr>
          <w:p w14:paraId="48832278" w14:textId="166B76F2" w:rsidR="00EB785F" w:rsidRPr="00C47367" w:rsidRDefault="00EB785F" w:rsidP="00301BA0">
            <w:pPr>
              <w:spacing w:line="276" w:lineRule="auto"/>
              <w:jc w:val="center"/>
              <w:rPr>
                <w:rFonts w:ascii="Times New Roman" w:eastAsia="Times New Roman" w:hAnsi="Times New Roman" w:cs="Times New Roman"/>
                <w:color w:val="000000"/>
                <w:sz w:val="20"/>
                <w:lang w:eastAsia="en-US"/>
              </w:rPr>
            </w:pPr>
            <w:r w:rsidRPr="00C47367">
              <w:rPr>
                <w:rFonts w:ascii="Times New Roman" w:eastAsia="Times New Roman" w:hAnsi="Times New Roman" w:cs="Times New Roman"/>
                <w:color w:val="000000"/>
                <w:sz w:val="20"/>
              </w:rPr>
              <w:t>0.0001</w:t>
            </w:r>
          </w:p>
        </w:tc>
        <w:tc>
          <w:tcPr>
            <w:tcW w:w="270" w:type="dxa"/>
            <w:tcBorders>
              <w:top w:val="nil"/>
              <w:left w:val="nil"/>
              <w:bottom w:val="nil"/>
              <w:right w:val="nil"/>
            </w:tcBorders>
            <w:shd w:val="clear" w:color="auto" w:fill="auto"/>
            <w:noWrap/>
            <w:vAlign w:val="bottom"/>
            <w:hideMark/>
          </w:tcPr>
          <w:p w14:paraId="69CE3DF7" w14:textId="77777777" w:rsidR="00EB785F" w:rsidRPr="00C47367" w:rsidRDefault="00EB785F" w:rsidP="00301BA0">
            <w:pPr>
              <w:spacing w:line="276" w:lineRule="auto"/>
              <w:jc w:val="center"/>
              <w:rPr>
                <w:rFonts w:ascii="Times New Roman" w:eastAsia="Times New Roman" w:hAnsi="Times New Roman" w:cs="Times New Roman"/>
                <w:color w:val="000000"/>
                <w:sz w:val="20"/>
                <w:lang w:eastAsia="en-US"/>
              </w:rPr>
            </w:pPr>
          </w:p>
        </w:tc>
        <w:tc>
          <w:tcPr>
            <w:tcW w:w="630" w:type="dxa"/>
            <w:tcBorders>
              <w:top w:val="nil"/>
              <w:left w:val="nil"/>
              <w:bottom w:val="nil"/>
              <w:right w:val="nil"/>
            </w:tcBorders>
            <w:shd w:val="clear" w:color="auto" w:fill="auto"/>
            <w:noWrap/>
            <w:vAlign w:val="bottom"/>
            <w:hideMark/>
          </w:tcPr>
          <w:p w14:paraId="282C2DE9" w14:textId="3C2F81F0" w:rsidR="00EB785F" w:rsidRPr="00C47367" w:rsidRDefault="00EB785F" w:rsidP="00301BA0">
            <w:pPr>
              <w:spacing w:line="276" w:lineRule="auto"/>
              <w:jc w:val="center"/>
              <w:rPr>
                <w:rFonts w:ascii="Times New Roman" w:eastAsia="Times New Roman" w:hAnsi="Times New Roman" w:cs="Times New Roman"/>
                <w:color w:val="000000"/>
                <w:sz w:val="20"/>
                <w:lang w:eastAsia="en-US"/>
              </w:rPr>
            </w:pPr>
            <w:r w:rsidRPr="00C47367">
              <w:rPr>
                <w:rFonts w:ascii="Times New Roman" w:eastAsia="Times New Roman" w:hAnsi="Times New Roman" w:cs="Times New Roman"/>
                <w:color w:val="000000"/>
                <w:sz w:val="20"/>
              </w:rPr>
              <w:t>11.5</w:t>
            </w:r>
          </w:p>
        </w:tc>
        <w:tc>
          <w:tcPr>
            <w:tcW w:w="630" w:type="dxa"/>
            <w:tcBorders>
              <w:top w:val="nil"/>
              <w:left w:val="nil"/>
              <w:bottom w:val="nil"/>
              <w:right w:val="nil"/>
            </w:tcBorders>
            <w:shd w:val="clear" w:color="auto" w:fill="auto"/>
            <w:noWrap/>
            <w:vAlign w:val="bottom"/>
            <w:hideMark/>
          </w:tcPr>
          <w:p w14:paraId="41E9FCD1" w14:textId="4E252B08" w:rsidR="00EB785F" w:rsidRPr="00C47367" w:rsidRDefault="00EB785F" w:rsidP="00301BA0">
            <w:pPr>
              <w:spacing w:line="276" w:lineRule="auto"/>
              <w:jc w:val="center"/>
              <w:rPr>
                <w:rFonts w:ascii="Times New Roman" w:eastAsia="Times New Roman" w:hAnsi="Times New Roman" w:cs="Times New Roman"/>
                <w:color w:val="000000"/>
                <w:sz w:val="20"/>
                <w:lang w:eastAsia="en-US"/>
              </w:rPr>
            </w:pPr>
            <w:r w:rsidRPr="00C47367">
              <w:rPr>
                <w:rFonts w:ascii="Times New Roman" w:eastAsia="Times New Roman" w:hAnsi="Times New Roman" w:cs="Times New Roman"/>
                <w:color w:val="000000"/>
                <w:sz w:val="20"/>
              </w:rPr>
              <w:t>0.57</w:t>
            </w:r>
          </w:p>
        </w:tc>
        <w:tc>
          <w:tcPr>
            <w:tcW w:w="810" w:type="dxa"/>
            <w:tcBorders>
              <w:top w:val="nil"/>
              <w:left w:val="nil"/>
              <w:bottom w:val="nil"/>
              <w:right w:val="nil"/>
            </w:tcBorders>
            <w:shd w:val="clear" w:color="auto" w:fill="auto"/>
            <w:noWrap/>
            <w:vAlign w:val="bottom"/>
            <w:hideMark/>
          </w:tcPr>
          <w:p w14:paraId="4894A81B" w14:textId="680D5822" w:rsidR="00EB785F" w:rsidRPr="00C47367" w:rsidRDefault="00EB785F" w:rsidP="00301BA0">
            <w:pPr>
              <w:spacing w:line="276" w:lineRule="auto"/>
              <w:jc w:val="center"/>
              <w:rPr>
                <w:rFonts w:ascii="Times New Roman" w:eastAsia="Times New Roman" w:hAnsi="Times New Roman" w:cs="Times New Roman"/>
                <w:color w:val="000000"/>
                <w:sz w:val="20"/>
                <w:lang w:eastAsia="en-US"/>
              </w:rPr>
            </w:pPr>
            <w:r w:rsidRPr="00C47367">
              <w:rPr>
                <w:rFonts w:ascii="Times New Roman" w:eastAsia="Times New Roman" w:hAnsi="Times New Roman" w:cs="Times New Roman"/>
                <w:color w:val="000000"/>
                <w:sz w:val="20"/>
              </w:rPr>
              <w:t>0.0001</w:t>
            </w:r>
          </w:p>
        </w:tc>
      </w:tr>
      <w:tr w:rsidR="00C47367" w:rsidRPr="00C47367" w14:paraId="33121EC9" w14:textId="77777777" w:rsidTr="00C47367">
        <w:trPr>
          <w:trHeight w:hRule="exact" w:val="288"/>
          <w:jc w:val="center"/>
        </w:trPr>
        <w:tc>
          <w:tcPr>
            <w:tcW w:w="1350" w:type="dxa"/>
            <w:tcBorders>
              <w:top w:val="nil"/>
              <w:left w:val="nil"/>
              <w:bottom w:val="nil"/>
              <w:right w:val="nil"/>
            </w:tcBorders>
            <w:shd w:val="clear" w:color="auto" w:fill="auto"/>
            <w:noWrap/>
            <w:vAlign w:val="bottom"/>
            <w:hideMark/>
          </w:tcPr>
          <w:p w14:paraId="0604169F" w14:textId="77777777" w:rsidR="00EB785F" w:rsidRPr="00C47367" w:rsidRDefault="00EB785F" w:rsidP="00301BA0">
            <w:pPr>
              <w:spacing w:line="276" w:lineRule="auto"/>
              <w:jc w:val="center"/>
              <w:rPr>
                <w:rFonts w:ascii="Times New Roman" w:eastAsia="Times New Roman" w:hAnsi="Times New Roman" w:cs="Times New Roman"/>
                <w:color w:val="000000"/>
                <w:sz w:val="20"/>
                <w:lang w:eastAsia="en-US"/>
              </w:rPr>
            </w:pPr>
          </w:p>
        </w:tc>
        <w:tc>
          <w:tcPr>
            <w:tcW w:w="900" w:type="dxa"/>
            <w:tcBorders>
              <w:top w:val="nil"/>
              <w:left w:val="nil"/>
              <w:bottom w:val="nil"/>
              <w:right w:val="nil"/>
            </w:tcBorders>
            <w:shd w:val="clear" w:color="auto" w:fill="auto"/>
            <w:noWrap/>
            <w:vAlign w:val="bottom"/>
            <w:hideMark/>
          </w:tcPr>
          <w:p w14:paraId="65E4780C" w14:textId="33A53DC8" w:rsidR="00EB785F" w:rsidRPr="00C47367" w:rsidRDefault="00EB785F" w:rsidP="00301BA0">
            <w:pPr>
              <w:spacing w:line="276" w:lineRule="auto"/>
              <w:jc w:val="center"/>
              <w:rPr>
                <w:rFonts w:ascii="Times New Roman" w:eastAsia="Times New Roman" w:hAnsi="Times New Roman" w:cs="Times New Roman"/>
                <w:i/>
                <w:color w:val="000000"/>
                <w:sz w:val="20"/>
                <w:lang w:eastAsia="en-US"/>
              </w:rPr>
            </w:pPr>
            <w:proofErr w:type="spellStart"/>
            <w:r w:rsidRPr="00C47367">
              <w:rPr>
                <w:rFonts w:ascii="Times New Roman" w:eastAsia="Times New Roman" w:hAnsi="Times New Roman" w:cs="Times New Roman"/>
                <w:i/>
                <w:color w:val="000000"/>
                <w:sz w:val="20"/>
              </w:rPr>
              <w:t>r</w:t>
            </w:r>
            <w:r w:rsidRPr="00C47367">
              <w:rPr>
                <w:rFonts w:ascii="Times New Roman" w:eastAsia="Times New Roman" w:hAnsi="Times New Roman" w:cs="Times New Roman"/>
                <w:i/>
                <w:color w:val="000000"/>
                <w:sz w:val="20"/>
                <w:vertAlign w:val="subscript"/>
              </w:rPr>
              <w:t>m</w:t>
            </w:r>
            <w:proofErr w:type="spellEnd"/>
          </w:p>
        </w:tc>
        <w:tc>
          <w:tcPr>
            <w:tcW w:w="1080" w:type="dxa"/>
            <w:tcBorders>
              <w:top w:val="nil"/>
              <w:left w:val="nil"/>
              <w:bottom w:val="nil"/>
              <w:right w:val="nil"/>
            </w:tcBorders>
            <w:shd w:val="clear" w:color="auto" w:fill="auto"/>
            <w:noWrap/>
            <w:vAlign w:val="bottom"/>
            <w:hideMark/>
          </w:tcPr>
          <w:p w14:paraId="08DE5D99" w14:textId="1F748EF5" w:rsidR="00EB785F" w:rsidRPr="00C47367" w:rsidRDefault="00EB785F" w:rsidP="00301BA0">
            <w:pPr>
              <w:spacing w:line="276" w:lineRule="auto"/>
              <w:jc w:val="center"/>
              <w:rPr>
                <w:rFonts w:ascii="Times New Roman" w:eastAsia="Times New Roman" w:hAnsi="Times New Roman" w:cs="Times New Roman"/>
                <w:color w:val="000000"/>
                <w:sz w:val="20"/>
                <w:lang w:eastAsia="en-US"/>
              </w:rPr>
            </w:pPr>
            <w:r w:rsidRPr="00C47367">
              <w:rPr>
                <w:rFonts w:ascii="Times New Roman" w:eastAsia="Times New Roman" w:hAnsi="Times New Roman" w:cs="Times New Roman"/>
                <w:color w:val="000000"/>
                <w:sz w:val="20"/>
              </w:rPr>
              <w:t>1016</w:t>
            </w:r>
          </w:p>
        </w:tc>
        <w:tc>
          <w:tcPr>
            <w:tcW w:w="1080" w:type="dxa"/>
            <w:tcBorders>
              <w:top w:val="nil"/>
              <w:left w:val="nil"/>
              <w:bottom w:val="nil"/>
              <w:right w:val="nil"/>
            </w:tcBorders>
            <w:shd w:val="clear" w:color="auto" w:fill="auto"/>
            <w:noWrap/>
            <w:vAlign w:val="bottom"/>
            <w:hideMark/>
          </w:tcPr>
          <w:p w14:paraId="55B96603" w14:textId="04647222" w:rsidR="00EB785F" w:rsidRPr="00C47367" w:rsidRDefault="00EB785F" w:rsidP="00301BA0">
            <w:pPr>
              <w:spacing w:line="276" w:lineRule="auto"/>
              <w:jc w:val="center"/>
              <w:rPr>
                <w:rFonts w:ascii="Times New Roman" w:eastAsia="Times New Roman" w:hAnsi="Times New Roman" w:cs="Times New Roman"/>
                <w:color w:val="000000"/>
                <w:sz w:val="20"/>
                <w:lang w:eastAsia="en-US"/>
              </w:rPr>
            </w:pPr>
            <w:r w:rsidRPr="00C47367">
              <w:rPr>
                <w:rFonts w:ascii="Times New Roman" w:eastAsia="Times New Roman" w:hAnsi="Times New Roman" w:cs="Times New Roman"/>
                <w:color w:val="000000"/>
                <w:sz w:val="20"/>
              </w:rPr>
              <w:t>217</w:t>
            </w:r>
          </w:p>
        </w:tc>
        <w:tc>
          <w:tcPr>
            <w:tcW w:w="810" w:type="dxa"/>
            <w:tcBorders>
              <w:top w:val="nil"/>
              <w:left w:val="nil"/>
              <w:bottom w:val="nil"/>
              <w:right w:val="nil"/>
            </w:tcBorders>
            <w:shd w:val="clear" w:color="auto" w:fill="auto"/>
            <w:noWrap/>
            <w:vAlign w:val="bottom"/>
            <w:hideMark/>
          </w:tcPr>
          <w:p w14:paraId="448B5A1B" w14:textId="468CC8C7" w:rsidR="00EB785F" w:rsidRPr="00C47367" w:rsidRDefault="006D2F63" w:rsidP="00301BA0">
            <w:pPr>
              <w:spacing w:line="276" w:lineRule="auto"/>
              <w:jc w:val="center"/>
              <w:rPr>
                <w:rFonts w:ascii="Times New Roman" w:eastAsia="Times New Roman" w:hAnsi="Times New Roman" w:cs="Times New Roman"/>
                <w:color w:val="000000"/>
                <w:sz w:val="20"/>
                <w:lang w:eastAsia="en-US"/>
              </w:rPr>
            </w:pPr>
            <w:r w:rsidRPr="00C47367">
              <w:rPr>
                <w:rFonts w:ascii="Times New Roman" w:eastAsia="Times New Roman" w:hAnsi="Times New Roman" w:cs="Times New Roman"/>
                <w:color w:val="000000"/>
                <w:sz w:val="20"/>
              </w:rPr>
              <w:t>4.681</w:t>
            </w:r>
          </w:p>
        </w:tc>
        <w:tc>
          <w:tcPr>
            <w:tcW w:w="810" w:type="dxa"/>
            <w:tcBorders>
              <w:top w:val="nil"/>
              <w:left w:val="nil"/>
              <w:bottom w:val="nil"/>
              <w:right w:val="nil"/>
            </w:tcBorders>
            <w:shd w:val="clear" w:color="auto" w:fill="auto"/>
            <w:noWrap/>
            <w:vAlign w:val="bottom"/>
            <w:hideMark/>
          </w:tcPr>
          <w:p w14:paraId="310C8F8E" w14:textId="26914D1B" w:rsidR="00EB785F" w:rsidRPr="00C47367" w:rsidRDefault="00EB785F" w:rsidP="00301BA0">
            <w:pPr>
              <w:spacing w:line="276" w:lineRule="auto"/>
              <w:jc w:val="center"/>
              <w:rPr>
                <w:rFonts w:ascii="Times New Roman" w:eastAsia="Times New Roman" w:hAnsi="Times New Roman" w:cs="Times New Roman"/>
                <w:color w:val="000000"/>
                <w:sz w:val="20"/>
                <w:lang w:eastAsia="en-US"/>
              </w:rPr>
            </w:pPr>
            <w:r w:rsidRPr="00C47367">
              <w:rPr>
                <w:rFonts w:ascii="Times New Roman" w:eastAsia="Times New Roman" w:hAnsi="Times New Roman" w:cs="Times New Roman"/>
                <w:color w:val="000000"/>
                <w:sz w:val="20"/>
              </w:rPr>
              <w:t>0.001</w:t>
            </w:r>
            <w:r w:rsidR="00F357C8" w:rsidRPr="00C47367">
              <w:rPr>
                <w:rFonts w:ascii="Times New Roman" w:eastAsia="Times New Roman" w:hAnsi="Times New Roman" w:cs="Times New Roman"/>
                <w:color w:val="000000"/>
                <w:sz w:val="20"/>
              </w:rPr>
              <w:t>3</w:t>
            </w:r>
          </w:p>
        </w:tc>
        <w:tc>
          <w:tcPr>
            <w:tcW w:w="270" w:type="dxa"/>
            <w:tcBorders>
              <w:top w:val="nil"/>
              <w:left w:val="nil"/>
              <w:bottom w:val="nil"/>
              <w:right w:val="nil"/>
            </w:tcBorders>
            <w:shd w:val="clear" w:color="auto" w:fill="auto"/>
            <w:noWrap/>
            <w:vAlign w:val="bottom"/>
            <w:hideMark/>
          </w:tcPr>
          <w:p w14:paraId="49EC1AF2" w14:textId="77777777" w:rsidR="00EB785F" w:rsidRPr="00C47367" w:rsidRDefault="00EB785F" w:rsidP="00301BA0">
            <w:pPr>
              <w:spacing w:line="276" w:lineRule="auto"/>
              <w:jc w:val="center"/>
              <w:rPr>
                <w:rFonts w:ascii="Times New Roman" w:eastAsia="Times New Roman" w:hAnsi="Times New Roman" w:cs="Times New Roman"/>
                <w:color w:val="000000"/>
                <w:sz w:val="20"/>
                <w:lang w:eastAsia="en-US"/>
              </w:rPr>
            </w:pPr>
          </w:p>
        </w:tc>
        <w:tc>
          <w:tcPr>
            <w:tcW w:w="630" w:type="dxa"/>
            <w:tcBorders>
              <w:top w:val="nil"/>
              <w:left w:val="nil"/>
              <w:bottom w:val="nil"/>
              <w:right w:val="nil"/>
            </w:tcBorders>
            <w:shd w:val="clear" w:color="auto" w:fill="auto"/>
            <w:noWrap/>
            <w:vAlign w:val="bottom"/>
            <w:hideMark/>
          </w:tcPr>
          <w:p w14:paraId="01D28006" w14:textId="77777777" w:rsidR="00EB785F" w:rsidRPr="00C47367" w:rsidRDefault="00EB785F" w:rsidP="00301BA0">
            <w:pPr>
              <w:spacing w:line="276" w:lineRule="auto"/>
              <w:jc w:val="center"/>
              <w:rPr>
                <w:rFonts w:ascii="Times New Roman" w:eastAsia="Times New Roman" w:hAnsi="Times New Roman" w:cs="Times New Roman"/>
                <w:color w:val="000000"/>
                <w:sz w:val="20"/>
                <w:lang w:eastAsia="en-US"/>
              </w:rPr>
            </w:pPr>
          </w:p>
        </w:tc>
        <w:tc>
          <w:tcPr>
            <w:tcW w:w="630" w:type="dxa"/>
            <w:tcBorders>
              <w:top w:val="nil"/>
              <w:left w:val="nil"/>
              <w:bottom w:val="nil"/>
              <w:right w:val="nil"/>
            </w:tcBorders>
            <w:shd w:val="clear" w:color="auto" w:fill="auto"/>
            <w:noWrap/>
            <w:vAlign w:val="bottom"/>
            <w:hideMark/>
          </w:tcPr>
          <w:p w14:paraId="03860BF3" w14:textId="77777777" w:rsidR="00EB785F" w:rsidRPr="00C47367" w:rsidRDefault="00EB785F" w:rsidP="00301BA0">
            <w:pPr>
              <w:spacing w:line="276" w:lineRule="auto"/>
              <w:jc w:val="center"/>
              <w:rPr>
                <w:rFonts w:ascii="Times New Roman" w:eastAsia="Times New Roman" w:hAnsi="Times New Roman" w:cs="Times New Roman"/>
                <w:color w:val="000000"/>
                <w:sz w:val="20"/>
                <w:lang w:eastAsia="en-US"/>
              </w:rPr>
            </w:pPr>
          </w:p>
        </w:tc>
        <w:tc>
          <w:tcPr>
            <w:tcW w:w="810" w:type="dxa"/>
            <w:tcBorders>
              <w:top w:val="nil"/>
              <w:left w:val="nil"/>
              <w:bottom w:val="nil"/>
              <w:right w:val="nil"/>
            </w:tcBorders>
            <w:shd w:val="clear" w:color="auto" w:fill="auto"/>
            <w:noWrap/>
            <w:vAlign w:val="bottom"/>
            <w:hideMark/>
          </w:tcPr>
          <w:p w14:paraId="48850B5F" w14:textId="77777777" w:rsidR="00EB785F" w:rsidRPr="00C47367" w:rsidRDefault="00EB785F" w:rsidP="00301BA0">
            <w:pPr>
              <w:spacing w:line="276" w:lineRule="auto"/>
              <w:jc w:val="center"/>
              <w:rPr>
                <w:rFonts w:ascii="Times New Roman" w:eastAsia="Times New Roman" w:hAnsi="Times New Roman" w:cs="Times New Roman"/>
                <w:color w:val="000000"/>
                <w:sz w:val="20"/>
                <w:lang w:eastAsia="en-US"/>
              </w:rPr>
            </w:pPr>
          </w:p>
        </w:tc>
      </w:tr>
      <w:tr w:rsidR="00C47367" w:rsidRPr="00C47367" w14:paraId="750B9A26" w14:textId="77777777" w:rsidTr="00C47367">
        <w:trPr>
          <w:trHeight w:hRule="exact" w:val="288"/>
          <w:jc w:val="center"/>
        </w:trPr>
        <w:tc>
          <w:tcPr>
            <w:tcW w:w="1350" w:type="dxa"/>
            <w:tcBorders>
              <w:top w:val="nil"/>
              <w:left w:val="nil"/>
              <w:bottom w:val="nil"/>
              <w:right w:val="nil"/>
            </w:tcBorders>
            <w:shd w:val="clear" w:color="auto" w:fill="auto"/>
            <w:noWrap/>
            <w:vAlign w:val="bottom"/>
            <w:hideMark/>
          </w:tcPr>
          <w:p w14:paraId="5933C30F" w14:textId="77777777" w:rsidR="00EB785F" w:rsidRPr="00C47367" w:rsidRDefault="00EB785F" w:rsidP="00301BA0">
            <w:pPr>
              <w:spacing w:line="276" w:lineRule="auto"/>
              <w:jc w:val="center"/>
              <w:rPr>
                <w:rFonts w:ascii="Times New Roman" w:eastAsia="Times New Roman" w:hAnsi="Times New Roman" w:cs="Times New Roman"/>
                <w:color w:val="000000"/>
                <w:sz w:val="20"/>
                <w:lang w:eastAsia="en-US"/>
              </w:rPr>
            </w:pPr>
          </w:p>
        </w:tc>
        <w:tc>
          <w:tcPr>
            <w:tcW w:w="900" w:type="dxa"/>
            <w:tcBorders>
              <w:top w:val="nil"/>
              <w:left w:val="nil"/>
              <w:bottom w:val="nil"/>
              <w:right w:val="nil"/>
            </w:tcBorders>
            <w:shd w:val="clear" w:color="auto" w:fill="auto"/>
            <w:noWrap/>
            <w:vAlign w:val="bottom"/>
            <w:hideMark/>
          </w:tcPr>
          <w:p w14:paraId="31CEFF93" w14:textId="5F1F3128" w:rsidR="00EB785F" w:rsidRPr="00C47367" w:rsidRDefault="00EB785F" w:rsidP="00301BA0">
            <w:pPr>
              <w:spacing w:line="276" w:lineRule="auto"/>
              <w:jc w:val="center"/>
              <w:rPr>
                <w:rFonts w:ascii="Times New Roman" w:eastAsia="Times New Roman" w:hAnsi="Times New Roman" w:cs="Times New Roman"/>
                <w:i/>
                <w:color w:val="000000"/>
                <w:sz w:val="20"/>
                <w:lang w:eastAsia="en-US"/>
              </w:rPr>
            </w:pPr>
            <w:r w:rsidRPr="00C47367">
              <w:rPr>
                <w:rFonts w:ascii="Times New Roman" w:eastAsia="Times New Roman" w:hAnsi="Times New Roman" w:cs="Times New Roman"/>
                <w:i/>
                <w:color w:val="000000"/>
                <w:sz w:val="20"/>
              </w:rPr>
              <w:t>L</w:t>
            </w:r>
          </w:p>
        </w:tc>
        <w:tc>
          <w:tcPr>
            <w:tcW w:w="1080" w:type="dxa"/>
            <w:tcBorders>
              <w:top w:val="nil"/>
              <w:left w:val="nil"/>
              <w:bottom w:val="nil"/>
              <w:right w:val="nil"/>
            </w:tcBorders>
            <w:shd w:val="clear" w:color="auto" w:fill="auto"/>
            <w:noWrap/>
            <w:vAlign w:val="bottom"/>
            <w:hideMark/>
          </w:tcPr>
          <w:p w14:paraId="6D2F7E2B" w14:textId="610B7507" w:rsidR="00EB785F" w:rsidRPr="00C47367" w:rsidRDefault="00EB785F" w:rsidP="00301BA0">
            <w:pPr>
              <w:spacing w:line="276" w:lineRule="auto"/>
              <w:jc w:val="center"/>
              <w:rPr>
                <w:rFonts w:ascii="Times New Roman" w:eastAsia="Times New Roman" w:hAnsi="Times New Roman" w:cs="Times New Roman"/>
                <w:color w:val="000000"/>
                <w:sz w:val="20"/>
                <w:lang w:eastAsia="en-US"/>
              </w:rPr>
            </w:pPr>
            <w:r w:rsidRPr="00C47367">
              <w:rPr>
                <w:rFonts w:ascii="Times New Roman" w:eastAsia="Times New Roman" w:hAnsi="Times New Roman" w:cs="Times New Roman"/>
                <w:color w:val="000000"/>
                <w:sz w:val="20"/>
              </w:rPr>
              <w:t>-5.88E-05</w:t>
            </w:r>
          </w:p>
        </w:tc>
        <w:tc>
          <w:tcPr>
            <w:tcW w:w="1080" w:type="dxa"/>
            <w:tcBorders>
              <w:top w:val="nil"/>
              <w:left w:val="nil"/>
              <w:bottom w:val="nil"/>
              <w:right w:val="nil"/>
            </w:tcBorders>
            <w:shd w:val="clear" w:color="auto" w:fill="auto"/>
            <w:noWrap/>
            <w:vAlign w:val="bottom"/>
            <w:hideMark/>
          </w:tcPr>
          <w:p w14:paraId="52083AAB" w14:textId="74E7C706" w:rsidR="00EB785F" w:rsidRPr="00C47367" w:rsidRDefault="00EB785F" w:rsidP="00301BA0">
            <w:pPr>
              <w:spacing w:line="276" w:lineRule="auto"/>
              <w:jc w:val="center"/>
              <w:rPr>
                <w:rFonts w:ascii="Times New Roman" w:eastAsia="Times New Roman" w:hAnsi="Times New Roman" w:cs="Times New Roman"/>
                <w:color w:val="000000"/>
                <w:sz w:val="20"/>
                <w:lang w:eastAsia="en-US"/>
              </w:rPr>
            </w:pPr>
            <w:r w:rsidRPr="00C47367">
              <w:rPr>
                <w:rFonts w:ascii="Times New Roman" w:eastAsia="Times New Roman" w:hAnsi="Times New Roman" w:cs="Times New Roman"/>
                <w:color w:val="000000"/>
                <w:sz w:val="20"/>
              </w:rPr>
              <w:t>-7.08E-05</w:t>
            </w:r>
          </w:p>
        </w:tc>
        <w:tc>
          <w:tcPr>
            <w:tcW w:w="810" w:type="dxa"/>
            <w:tcBorders>
              <w:top w:val="nil"/>
              <w:left w:val="nil"/>
              <w:bottom w:val="nil"/>
              <w:right w:val="nil"/>
            </w:tcBorders>
            <w:shd w:val="clear" w:color="auto" w:fill="auto"/>
            <w:noWrap/>
            <w:vAlign w:val="bottom"/>
            <w:hideMark/>
          </w:tcPr>
          <w:p w14:paraId="20BFA67D" w14:textId="55805724" w:rsidR="00EB785F" w:rsidRPr="00C47367" w:rsidRDefault="006D2F63" w:rsidP="00301BA0">
            <w:pPr>
              <w:spacing w:line="276" w:lineRule="auto"/>
              <w:jc w:val="center"/>
              <w:rPr>
                <w:rFonts w:ascii="Times New Roman" w:eastAsia="Times New Roman" w:hAnsi="Times New Roman" w:cs="Times New Roman"/>
                <w:color w:val="000000"/>
                <w:sz w:val="20"/>
                <w:lang w:eastAsia="en-US"/>
              </w:rPr>
            </w:pPr>
            <w:r w:rsidRPr="00C47367">
              <w:rPr>
                <w:rFonts w:ascii="Times New Roman" w:eastAsia="Times New Roman" w:hAnsi="Times New Roman" w:cs="Times New Roman"/>
                <w:color w:val="000000"/>
                <w:sz w:val="20"/>
              </w:rPr>
              <w:t>–0.832</w:t>
            </w:r>
          </w:p>
        </w:tc>
        <w:tc>
          <w:tcPr>
            <w:tcW w:w="810" w:type="dxa"/>
            <w:tcBorders>
              <w:top w:val="nil"/>
              <w:left w:val="nil"/>
              <w:bottom w:val="nil"/>
              <w:right w:val="nil"/>
            </w:tcBorders>
            <w:shd w:val="clear" w:color="auto" w:fill="auto"/>
            <w:noWrap/>
            <w:vAlign w:val="bottom"/>
            <w:hideMark/>
          </w:tcPr>
          <w:p w14:paraId="7362C041" w14:textId="0A89318D" w:rsidR="00EB785F" w:rsidRPr="00C47367" w:rsidRDefault="00EB785F" w:rsidP="00301BA0">
            <w:pPr>
              <w:spacing w:line="276" w:lineRule="auto"/>
              <w:jc w:val="center"/>
              <w:rPr>
                <w:rFonts w:ascii="Times New Roman" w:eastAsia="Times New Roman" w:hAnsi="Times New Roman" w:cs="Times New Roman"/>
                <w:color w:val="000000"/>
                <w:sz w:val="20"/>
                <w:lang w:eastAsia="en-US"/>
              </w:rPr>
            </w:pPr>
            <w:r w:rsidRPr="00C47367">
              <w:rPr>
                <w:rFonts w:ascii="Times New Roman" w:eastAsia="Times New Roman" w:hAnsi="Times New Roman" w:cs="Times New Roman"/>
                <w:color w:val="000000"/>
                <w:sz w:val="20"/>
              </w:rPr>
              <w:t>0.41</w:t>
            </w:r>
          </w:p>
        </w:tc>
        <w:tc>
          <w:tcPr>
            <w:tcW w:w="270" w:type="dxa"/>
            <w:tcBorders>
              <w:top w:val="nil"/>
              <w:left w:val="nil"/>
              <w:bottom w:val="nil"/>
              <w:right w:val="nil"/>
            </w:tcBorders>
            <w:shd w:val="clear" w:color="auto" w:fill="auto"/>
            <w:noWrap/>
            <w:vAlign w:val="bottom"/>
            <w:hideMark/>
          </w:tcPr>
          <w:p w14:paraId="2E767C52" w14:textId="77777777" w:rsidR="00EB785F" w:rsidRPr="00C47367" w:rsidRDefault="00EB785F" w:rsidP="00301BA0">
            <w:pPr>
              <w:spacing w:line="276" w:lineRule="auto"/>
              <w:jc w:val="center"/>
              <w:rPr>
                <w:rFonts w:ascii="Times New Roman" w:eastAsia="Times New Roman" w:hAnsi="Times New Roman" w:cs="Times New Roman"/>
                <w:color w:val="000000"/>
                <w:sz w:val="20"/>
                <w:lang w:eastAsia="en-US"/>
              </w:rPr>
            </w:pPr>
          </w:p>
        </w:tc>
        <w:tc>
          <w:tcPr>
            <w:tcW w:w="630" w:type="dxa"/>
            <w:tcBorders>
              <w:top w:val="nil"/>
              <w:left w:val="nil"/>
              <w:bottom w:val="nil"/>
              <w:right w:val="nil"/>
            </w:tcBorders>
            <w:shd w:val="clear" w:color="auto" w:fill="auto"/>
            <w:noWrap/>
            <w:vAlign w:val="bottom"/>
            <w:hideMark/>
          </w:tcPr>
          <w:p w14:paraId="128C0F43" w14:textId="1568187E" w:rsidR="00EB785F" w:rsidRPr="00C47367" w:rsidRDefault="00EB785F" w:rsidP="00301BA0">
            <w:pPr>
              <w:spacing w:line="276" w:lineRule="auto"/>
              <w:jc w:val="center"/>
              <w:rPr>
                <w:rFonts w:ascii="Times New Roman" w:eastAsia="Times New Roman" w:hAnsi="Times New Roman" w:cs="Times New Roman"/>
                <w:color w:val="000000"/>
                <w:sz w:val="20"/>
                <w:lang w:eastAsia="en-US"/>
              </w:rPr>
            </w:pPr>
          </w:p>
        </w:tc>
        <w:tc>
          <w:tcPr>
            <w:tcW w:w="630" w:type="dxa"/>
            <w:tcBorders>
              <w:top w:val="nil"/>
              <w:left w:val="nil"/>
              <w:bottom w:val="nil"/>
              <w:right w:val="nil"/>
            </w:tcBorders>
            <w:shd w:val="clear" w:color="auto" w:fill="auto"/>
            <w:noWrap/>
            <w:vAlign w:val="bottom"/>
            <w:hideMark/>
          </w:tcPr>
          <w:p w14:paraId="22323D08" w14:textId="77777777" w:rsidR="00EB785F" w:rsidRPr="00C47367" w:rsidRDefault="00EB785F" w:rsidP="00301BA0">
            <w:pPr>
              <w:spacing w:line="276" w:lineRule="auto"/>
              <w:jc w:val="center"/>
              <w:rPr>
                <w:rFonts w:ascii="Times New Roman" w:eastAsia="Times New Roman" w:hAnsi="Times New Roman" w:cs="Times New Roman"/>
                <w:color w:val="000000"/>
                <w:sz w:val="20"/>
                <w:lang w:eastAsia="en-US"/>
              </w:rPr>
            </w:pPr>
          </w:p>
        </w:tc>
        <w:tc>
          <w:tcPr>
            <w:tcW w:w="810" w:type="dxa"/>
            <w:tcBorders>
              <w:top w:val="nil"/>
              <w:left w:val="nil"/>
              <w:bottom w:val="nil"/>
              <w:right w:val="nil"/>
            </w:tcBorders>
            <w:shd w:val="clear" w:color="auto" w:fill="auto"/>
            <w:noWrap/>
            <w:vAlign w:val="bottom"/>
            <w:hideMark/>
          </w:tcPr>
          <w:p w14:paraId="7C5C1E84" w14:textId="77777777" w:rsidR="00EB785F" w:rsidRPr="00C47367" w:rsidRDefault="00EB785F" w:rsidP="00301BA0">
            <w:pPr>
              <w:spacing w:line="276" w:lineRule="auto"/>
              <w:jc w:val="center"/>
              <w:rPr>
                <w:rFonts w:ascii="Times New Roman" w:eastAsia="Times New Roman" w:hAnsi="Times New Roman" w:cs="Times New Roman"/>
                <w:color w:val="000000"/>
                <w:sz w:val="20"/>
                <w:lang w:eastAsia="en-US"/>
              </w:rPr>
            </w:pPr>
          </w:p>
        </w:tc>
      </w:tr>
      <w:tr w:rsidR="00C47367" w:rsidRPr="00C47367" w14:paraId="5DCAB3E5" w14:textId="77777777" w:rsidTr="00C47367">
        <w:trPr>
          <w:trHeight w:hRule="exact" w:val="288"/>
          <w:jc w:val="center"/>
        </w:trPr>
        <w:tc>
          <w:tcPr>
            <w:tcW w:w="1350" w:type="dxa"/>
            <w:tcBorders>
              <w:top w:val="nil"/>
              <w:left w:val="nil"/>
              <w:bottom w:val="single" w:sz="4" w:space="0" w:color="auto"/>
              <w:right w:val="nil"/>
            </w:tcBorders>
            <w:shd w:val="clear" w:color="auto" w:fill="auto"/>
            <w:noWrap/>
            <w:vAlign w:val="bottom"/>
            <w:hideMark/>
          </w:tcPr>
          <w:p w14:paraId="592588BB" w14:textId="1AA897DF" w:rsidR="00EB785F" w:rsidRPr="00C47367" w:rsidRDefault="00EB785F" w:rsidP="00301BA0">
            <w:pPr>
              <w:spacing w:line="276" w:lineRule="auto"/>
              <w:jc w:val="center"/>
              <w:rPr>
                <w:rFonts w:ascii="Times New Roman" w:eastAsia="Times New Roman" w:hAnsi="Times New Roman" w:cs="Times New Roman"/>
                <w:color w:val="000000"/>
                <w:sz w:val="20"/>
                <w:lang w:eastAsia="en-US"/>
              </w:rPr>
            </w:pPr>
            <w:r w:rsidRPr="00C47367">
              <w:rPr>
                <w:rFonts w:ascii="Times New Roman" w:eastAsia="Times New Roman" w:hAnsi="Times New Roman" w:cs="Times New Roman"/>
                <w:i/>
                <w:iCs/>
                <w:color w:val="000000"/>
                <w:sz w:val="20"/>
              </w:rPr>
              <w:t> </w:t>
            </w:r>
          </w:p>
        </w:tc>
        <w:tc>
          <w:tcPr>
            <w:tcW w:w="900" w:type="dxa"/>
            <w:tcBorders>
              <w:top w:val="nil"/>
              <w:left w:val="nil"/>
              <w:bottom w:val="single" w:sz="4" w:space="0" w:color="auto"/>
              <w:right w:val="nil"/>
            </w:tcBorders>
            <w:shd w:val="clear" w:color="auto" w:fill="auto"/>
            <w:noWrap/>
            <w:vAlign w:val="bottom"/>
            <w:hideMark/>
          </w:tcPr>
          <w:p w14:paraId="0FFB618D" w14:textId="05939DD2" w:rsidR="00EB785F" w:rsidRPr="00C47367" w:rsidRDefault="00EB785F" w:rsidP="00301BA0">
            <w:pPr>
              <w:spacing w:line="276" w:lineRule="auto"/>
              <w:jc w:val="center"/>
              <w:rPr>
                <w:rFonts w:ascii="Times New Roman" w:eastAsia="Times New Roman" w:hAnsi="Times New Roman" w:cs="Times New Roman"/>
                <w:i/>
                <w:color w:val="000000"/>
                <w:sz w:val="20"/>
                <w:lang w:eastAsia="en-US"/>
              </w:rPr>
            </w:pPr>
            <w:r w:rsidRPr="00C47367">
              <w:rPr>
                <w:rFonts w:ascii="Times New Roman" w:eastAsia="Times New Roman" w:hAnsi="Times New Roman" w:cs="Times New Roman"/>
                <w:i/>
                <w:color w:val="000000"/>
                <w:sz w:val="20"/>
              </w:rPr>
              <w:t>K</w:t>
            </w:r>
          </w:p>
        </w:tc>
        <w:tc>
          <w:tcPr>
            <w:tcW w:w="1080" w:type="dxa"/>
            <w:tcBorders>
              <w:top w:val="nil"/>
              <w:left w:val="nil"/>
              <w:bottom w:val="single" w:sz="4" w:space="0" w:color="auto"/>
              <w:right w:val="nil"/>
            </w:tcBorders>
            <w:shd w:val="clear" w:color="auto" w:fill="auto"/>
            <w:noWrap/>
            <w:vAlign w:val="bottom"/>
            <w:hideMark/>
          </w:tcPr>
          <w:p w14:paraId="39DA1C1D" w14:textId="4B1CF89C" w:rsidR="00EB785F" w:rsidRPr="00C47367" w:rsidRDefault="00EB785F" w:rsidP="00301BA0">
            <w:pPr>
              <w:spacing w:line="276" w:lineRule="auto"/>
              <w:jc w:val="center"/>
              <w:rPr>
                <w:rFonts w:ascii="Times New Roman" w:eastAsia="Times New Roman" w:hAnsi="Times New Roman" w:cs="Times New Roman"/>
                <w:color w:val="000000"/>
                <w:sz w:val="20"/>
                <w:lang w:eastAsia="en-US"/>
              </w:rPr>
            </w:pPr>
            <w:r w:rsidRPr="00C47367">
              <w:rPr>
                <w:rFonts w:ascii="Times New Roman" w:eastAsia="Times New Roman" w:hAnsi="Times New Roman" w:cs="Times New Roman"/>
                <w:color w:val="000000"/>
                <w:sz w:val="20"/>
              </w:rPr>
              <w:t>0.202</w:t>
            </w:r>
          </w:p>
        </w:tc>
        <w:tc>
          <w:tcPr>
            <w:tcW w:w="1080" w:type="dxa"/>
            <w:tcBorders>
              <w:top w:val="nil"/>
              <w:left w:val="nil"/>
              <w:bottom w:val="single" w:sz="4" w:space="0" w:color="auto"/>
              <w:right w:val="nil"/>
            </w:tcBorders>
            <w:shd w:val="clear" w:color="auto" w:fill="auto"/>
            <w:noWrap/>
            <w:vAlign w:val="bottom"/>
            <w:hideMark/>
          </w:tcPr>
          <w:p w14:paraId="7F755FB8" w14:textId="3C21043F" w:rsidR="00EB785F" w:rsidRPr="00C47367" w:rsidRDefault="00EB785F" w:rsidP="00301BA0">
            <w:pPr>
              <w:spacing w:line="276" w:lineRule="auto"/>
              <w:jc w:val="center"/>
              <w:rPr>
                <w:rFonts w:ascii="Times New Roman" w:eastAsia="Times New Roman" w:hAnsi="Times New Roman" w:cs="Times New Roman"/>
                <w:color w:val="000000"/>
                <w:sz w:val="20"/>
                <w:lang w:eastAsia="en-US"/>
              </w:rPr>
            </w:pPr>
            <w:r w:rsidRPr="00C47367">
              <w:rPr>
                <w:rFonts w:ascii="Times New Roman" w:eastAsia="Times New Roman" w:hAnsi="Times New Roman" w:cs="Times New Roman"/>
                <w:color w:val="000000"/>
                <w:sz w:val="20"/>
              </w:rPr>
              <w:t>0.296</w:t>
            </w:r>
          </w:p>
        </w:tc>
        <w:tc>
          <w:tcPr>
            <w:tcW w:w="810" w:type="dxa"/>
            <w:tcBorders>
              <w:top w:val="nil"/>
              <w:left w:val="nil"/>
              <w:bottom w:val="single" w:sz="4" w:space="0" w:color="auto"/>
              <w:right w:val="nil"/>
            </w:tcBorders>
            <w:shd w:val="clear" w:color="auto" w:fill="auto"/>
            <w:noWrap/>
            <w:vAlign w:val="bottom"/>
            <w:hideMark/>
          </w:tcPr>
          <w:p w14:paraId="54E61838" w14:textId="51E74535" w:rsidR="00EB785F" w:rsidRPr="00C47367" w:rsidRDefault="00EB785F" w:rsidP="00301BA0">
            <w:pPr>
              <w:spacing w:line="276" w:lineRule="auto"/>
              <w:jc w:val="center"/>
              <w:rPr>
                <w:rFonts w:ascii="Times New Roman" w:eastAsia="Times New Roman" w:hAnsi="Times New Roman" w:cs="Times New Roman"/>
                <w:color w:val="000000"/>
                <w:sz w:val="20"/>
                <w:lang w:eastAsia="en-US"/>
              </w:rPr>
            </w:pPr>
            <w:r w:rsidRPr="00C47367">
              <w:rPr>
                <w:rFonts w:ascii="Times New Roman" w:eastAsia="Times New Roman" w:hAnsi="Times New Roman" w:cs="Times New Roman"/>
                <w:color w:val="000000"/>
                <w:sz w:val="20"/>
              </w:rPr>
              <w:t>0.681</w:t>
            </w:r>
          </w:p>
        </w:tc>
        <w:tc>
          <w:tcPr>
            <w:tcW w:w="810" w:type="dxa"/>
            <w:tcBorders>
              <w:top w:val="nil"/>
              <w:left w:val="nil"/>
              <w:bottom w:val="single" w:sz="4" w:space="0" w:color="auto"/>
              <w:right w:val="nil"/>
            </w:tcBorders>
            <w:shd w:val="clear" w:color="auto" w:fill="auto"/>
            <w:noWrap/>
            <w:vAlign w:val="bottom"/>
            <w:hideMark/>
          </w:tcPr>
          <w:p w14:paraId="1A3BF849" w14:textId="12AA6F56" w:rsidR="00EB785F" w:rsidRPr="00C47367" w:rsidRDefault="00EB785F" w:rsidP="00301BA0">
            <w:pPr>
              <w:spacing w:line="276" w:lineRule="auto"/>
              <w:jc w:val="center"/>
              <w:rPr>
                <w:rFonts w:ascii="Times New Roman" w:eastAsia="Times New Roman" w:hAnsi="Times New Roman" w:cs="Times New Roman"/>
                <w:color w:val="000000"/>
                <w:sz w:val="20"/>
                <w:lang w:eastAsia="en-US"/>
              </w:rPr>
            </w:pPr>
            <w:r w:rsidRPr="00C47367">
              <w:rPr>
                <w:rFonts w:ascii="Times New Roman" w:eastAsia="Times New Roman" w:hAnsi="Times New Roman" w:cs="Times New Roman"/>
                <w:color w:val="000000"/>
                <w:sz w:val="20"/>
              </w:rPr>
              <w:t>0.51</w:t>
            </w:r>
          </w:p>
        </w:tc>
        <w:tc>
          <w:tcPr>
            <w:tcW w:w="270" w:type="dxa"/>
            <w:tcBorders>
              <w:top w:val="nil"/>
              <w:left w:val="nil"/>
              <w:bottom w:val="single" w:sz="4" w:space="0" w:color="auto"/>
              <w:right w:val="nil"/>
            </w:tcBorders>
            <w:shd w:val="clear" w:color="auto" w:fill="auto"/>
            <w:noWrap/>
            <w:vAlign w:val="bottom"/>
            <w:hideMark/>
          </w:tcPr>
          <w:p w14:paraId="09B0B721" w14:textId="0FA0E54F" w:rsidR="00EB785F" w:rsidRPr="00C47367" w:rsidRDefault="00EB785F" w:rsidP="00301BA0">
            <w:pPr>
              <w:spacing w:line="276" w:lineRule="auto"/>
              <w:jc w:val="center"/>
              <w:rPr>
                <w:rFonts w:ascii="Times New Roman" w:eastAsia="Times New Roman" w:hAnsi="Times New Roman" w:cs="Times New Roman"/>
                <w:color w:val="000000"/>
                <w:sz w:val="20"/>
                <w:lang w:eastAsia="en-US"/>
              </w:rPr>
            </w:pPr>
            <w:r w:rsidRPr="00C47367">
              <w:rPr>
                <w:rFonts w:ascii="Times New Roman" w:eastAsia="Times New Roman" w:hAnsi="Times New Roman" w:cs="Times New Roman"/>
                <w:color w:val="000000"/>
                <w:sz w:val="20"/>
              </w:rPr>
              <w:t> </w:t>
            </w:r>
          </w:p>
        </w:tc>
        <w:tc>
          <w:tcPr>
            <w:tcW w:w="630" w:type="dxa"/>
            <w:tcBorders>
              <w:top w:val="nil"/>
              <w:left w:val="nil"/>
              <w:bottom w:val="single" w:sz="4" w:space="0" w:color="auto"/>
              <w:right w:val="nil"/>
            </w:tcBorders>
            <w:shd w:val="clear" w:color="auto" w:fill="auto"/>
            <w:noWrap/>
            <w:vAlign w:val="bottom"/>
            <w:hideMark/>
          </w:tcPr>
          <w:p w14:paraId="5B6E1FB7" w14:textId="005A44F9" w:rsidR="00EB785F" w:rsidRPr="00C47367" w:rsidRDefault="00EB785F" w:rsidP="00301BA0">
            <w:pPr>
              <w:spacing w:line="276" w:lineRule="auto"/>
              <w:jc w:val="center"/>
              <w:rPr>
                <w:rFonts w:ascii="Times New Roman" w:eastAsia="Times New Roman" w:hAnsi="Times New Roman" w:cs="Times New Roman"/>
                <w:color w:val="000000"/>
                <w:sz w:val="20"/>
                <w:lang w:eastAsia="en-US"/>
              </w:rPr>
            </w:pPr>
            <w:r w:rsidRPr="00C47367">
              <w:rPr>
                <w:rFonts w:ascii="Times New Roman" w:eastAsia="Times New Roman" w:hAnsi="Times New Roman" w:cs="Times New Roman"/>
                <w:color w:val="000000"/>
                <w:sz w:val="20"/>
              </w:rPr>
              <w:t> </w:t>
            </w:r>
          </w:p>
        </w:tc>
        <w:tc>
          <w:tcPr>
            <w:tcW w:w="630" w:type="dxa"/>
            <w:tcBorders>
              <w:top w:val="nil"/>
              <w:left w:val="nil"/>
              <w:bottom w:val="single" w:sz="4" w:space="0" w:color="auto"/>
              <w:right w:val="nil"/>
            </w:tcBorders>
            <w:shd w:val="clear" w:color="auto" w:fill="auto"/>
            <w:noWrap/>
            <w:vAlign w:val="bottom"/>
            <w:hideMark/>
          </w:tcPr>
          <w:p w14:paraId="2AC38832" w14:textId="0F79A228" w:rsidR="00EB785F" w:rsidRPr="00C47367" w:rsidRDefault="00EB785F" w:rsidP="00301BA0">
            <w:pPr>
              <w:spacing w:line="276" w:lineRule="auto"/>
              <w:jc w:val="center"/>
              <w:rPr>
                <w:rFonts w:ascii="Times New Roman" w:eastAsia="Times New Roman" w:hAnsi="Times New Roman" w:cs="Times New Roman"/>
                <w:color w:val="000000"/>
                <w:sz w:val="20"/>
                <w:lang w:eastAsia="en-US"/>
              </w:rPr>
            </w:pPr>
            <w:r w:rsidRPr="00C47367">
              <w:rPr>
                <w:rFonts w:ascii="Times New Roman" w:eastAsia="Times New Roman" w:hAnsi="Times New Roman" w:cs="Times New Roman"/>
                <w:color w:val="000000"/>
                <w:sz w:val="20"/>
              </w:rPr>
              <w:t> </w:t>
            </w:r>
          </w:p>
        </w:tc>
        <w:tc>
          <w:tcPr>
            <w:tcW w:w="810" w:type="dxa"/>
            <w:tcBorders>
              <w:top w:val="nil"/>
              <w:left w:val="nil"/>
              <w:bottom w:val="single" w:sz="4" w:space="0" w:color="auto"/>
              <w:right w:val="nil"/>
            </w:tcBorders>
            <w:shd w:val="clear" w:color="auto" w:fill="auto"/>
            <w:noWrap/>
            <w:vAlign w:val="bottom"/>
            <w:hideMark/>
          </w:tcPr>
          <w:p w14:paraId="2A4CC267" w14:textId="09B12B24" w:rsidR="00EB785F" w:rsidRPr="00C47367" w:rsidRDefault="00EB785F" w:rsidP="00301BA0">
            <w:pPr>
              <w:spacing w:line="276" w:lineRule="auto"/>
              <w:jc w:val="center"/>
              <w:rPr>
                <w:rFonts w:ascii="Times New Roman" w:eastAsia="Times New Roman" w:hAnsi="Times New Roman" w:cs="Times New Roman"/>
                <w:color w:val="000000"/>
                <w:sz w:val="20"/>
                <w:lang w:eastAsia="en-US"/>
              </w:rPr>
            </w:pPr>
            <w:r w:rsidRPr="00C47367">
              <w:rPr>
                <w:rFonts w:ascii="Times New Roman" w:eastAsia="Times New Roman" w:hAnsi="Times New Roman" w:cs="Times New Roman"/>
                <w:color w:val="000000"/>
                <w:sz w:val="20"/>
              </w:rPr>
              <w:t> </w:t>
            </w:r>
          </w:p>
        </w:tc>
      </w:tr>
    </w:tbl>
    <w:p w14:paraId="7B91F894" w14:textId="7191D48B" w:rsidR="00A667D2" w:rsidRPr="00496740" w:rsidRDefault="00A75502" w:rsidP="00301BA0">
      <w:pPr>
        <w:spacing w:line="276" w:lineRule="auto"/>
        <w:rPr>
          <w:rFonts w:ascii="Times New Roman" w:hAnsi="Times New Roman" w:cs="Times New Roman"/>
          <w:sz w:val="24"/>
          <w:szCs w:val="24"/>
        </w:rPr>
      </w:pPr>
      <w:proofErr w:type="spellStart"/>
      <w:r w:rsidRPr="00496740">
        <w:rPr>
          <w:rFonts w:ascii="Times New Roman" w:hAnsi="Times New Roman" w:cs="Times New Roman"/>
          <w:i/>
          <w:sz w:val="24"/>
          <w:szCs w:val="24"/>
        </w:rPr>
        <w:t>r</w:t>
      </w:r>
      <w:r w:rsidRPr="00496740">
        <w:rPr>
          <w:rFonts w:ascii="Times New Roman" w:hAnsi="Times New Roman" w:cs="Times New Roman"/>
          <w:i/>
          <w:sz w:val="24"/>
          <w:szCs w:val="24"/>
          <w:vertAlign w:val="subscript"/>
        </w:rPr>
        <w:t>m</w:t>
      </w:r>
      <w:proofErr w:type="spellEnd"/>
      <w:r w:rsidRPr="00496740">
        <w:rPr>
          <w:rFonts w:ascii="Times New Roman" w:hAnsi="Times New Roman" w:cs="Times New Roman"/>
          <w:sz w:val="24"/>
          <w:szCs w:val="24"/>
        </w:rPr>
        <w:t xml:space="preserve"> = maximum growth rate</w:t>
      </w:r>
    </w:p>
    <w:p w14:paraId="1CA086E6" w14:textId="7C55AEDC" w:rsidR="00A75502" w:rsidRPr="00496740" w:rsidRDefault="00A75502" w:rsidP="00301BA0">
      <w:pPr>
        <w:spacing w:line="276" w:lineRule="auto"/>
        <w:rPr>
          <w:rFonts w:ascii="Times New Roman" w:hAnsi="Times New Roman" w:cs="Times New Roman"/>
          <w:sz w:val="24"/>
          <w:szCs w:val="24"/>
        </w:rPr>
      </w:pPr>
      <w:r w:rsidRPr="00496740">
        <w:rPr>
          <w:rFonts w:ascii="Times New Roman" w:hAnsi="Times New Roman" w:cs="Times New Roman"/>
          <w:i/>
          <w:sz w:val="24"/>
          <w:szCs w:val="24"/>
        </w:rPr>
        <w:t>L</w:t>
      </w:r>
      <w:r w:rsidRPr="00496740">
        <w:rPr>
          <w:rFonts w:ascii="Times New Roman" w:hAnsi="Times New Roman" w:cs="Times New Roman"/>
          <w:sz w:val="24"/>
          <w:szCs w:val="24"/>
        </w:rPr>
        <w:t xml:space="preserve"> = lag phase duration</w:t>
      </w:r>
    </w:p>
    <w:p w14:paraId="39228504" w14:textId="7CE1C262" w:rsidR="00A75502" w:rsidRPr="00496740" w:rsidRDefault="00A75502" w:rsidP="00301BA0">
      <w:pPr>
        <w:spacing w:line="276" w:lineRule="auto"/>
        <w:rPr>
          <w:rFonts w:ascii="Times New Roman" w:hAnsi="Times New Roman" w:cs="Times New Roman"/>
          <w:sz w:val="24"/>
          <w:szCs w:val="24"/>
        </w:rPr>
      </w:pPr>
      <w:r w:rsidRPr="00496740">
        <w:rPr>
          <w:rFonts w:ascii="Times New Roman" w:hAnsi="Times New Roman" w:cs="Times New Roman"/>
          <w:i/>
          <w:sz w:val="24"/>
          <w:szCs w:val="24"/>
        </w:rPr>
        <w:t>K</w:t>
      </w:r>
      <w:r w:rsidRPr="00496740">
        <w:rPr>
          <w:rFonts w:ascii="Times New Roman" w:hAnsi="Times New Roman" w:cs="Times New Roman"/>
          <w:sz w:val="24"/>
          <w:szCs w:val="24"/>
        </w:rPr>
        <w:t xml:space="preserve"> = maximum growth yield</w:t>
      </w:r>
    </w:p>
    <w:p w14:paraId="7580641F" w14:textId="77777777" w:rsidR="005D77C1" w:rsidRDefault="00EE7F15" w:rsidP="00301BA0">
      <w:pPr>
        <w:spacing w:line="276" w:lineRule="auto"/>
        <w:rPr>
          <w:rFonts w:ascii="Times New Roman" w:hAnsi="Times New Roman" w:cs="Times New Roman"/>
          <w:b/>
          <w:sz w:val="24"/>
          <w:szCs w:val="24"/>
        </w:rPr>
      </w:pPr>
      <w:r w:rsidRPr="00496740">
        <w:rPr>
          <w:rFonts w:ascii="Times New Roman" w:hAnsi="Times New Roman" w:cs="Times New Roman"/>
          <w:sz w:val="24"/>
          <w:szCs w:val="24"/>
        </w:rPr>
        <w:t>se = standard error of the coefficient estimate</w:t>
      </w:r>
    </w:p>
    <w:p w14:paraId="3349C2C7" w14:textId="77777777" w:rsidR="005D77C1" w:rsidRDefault="005D77C1" w:rsidP="00301BA0">
      <w:pPr>
        <w:spacing w:line="276" w:lineRule="auto"/>
        <w:rPr>
          <w:rFonts w:ascii="Times New Roman" w:hAnsi="Times New Roman" w:cs="Times New Roman"/>
          <w:b/>
          <w:sz w:val="24"/>
          <w:szCs w:val="24"/>
        </w:rPr>
      </w:pPr>
    </w:p>
    <w:p w14:paraId="07D9BC0A" w14:textId="598DE2FC" w:rsidR="007A1AC3" w:rsidRPr="005D77C1" w:rsidRDefault="0058798A" w:rsidP="00301BA0">
      <w:pPr>
        <w:spacing w:line="276" w:lineRule="auto"/>
        <w:rPr>
          <w:rFonts w:ascii="Times New Roman" w:hAnsi="Times New Roman" w:cs="Times New Roman"/>
          <w:b/>
          <w:sz w:val="24"/>
          <w:szCs w:val="24"/>
        </w:rPr>
      </w:pPr>
      <w:r>
        <w:rPr>
          <w:rFonts w:ascii="Times New Roman" w:hAnsi="Times New Roman" w:cs="Times New Roman"/>
          <w:b/>
          <w:sz w:val="24"/>
          <w:szCs w:val="24"/>
        </w:rPr>
        <w:t>Table 2</w:t>
      </w:r>
      <w:r w:rsidR="001105F9" w:rsidRPr="00496740">
        <w:rPr>
          <w:rFonts w:ascii="Times New Roman" w:hAnsi="Times New Roman" w:cs="Times New Roman"/>
          <w:b/>
          <w:sz w:val="24"/>
          <w:szCs w:val="24"/>
        </w:rPr>
        <w:t xml:space="preserve">. </w:t>
      </w:r>
      <w:r w:rsidR="001105F9" w:rsidRPr="00496740">
        <w:rPr>
          <w:rFonts w:ascii="Times New Roman" w:hAnsi="Times New Roman" w:cs="Times New Roman"/>
          <w:sz w:val="24"/>
          <w:szCs w:val="24"/>
        </w:rPr>
        <w:t xml:space="preserve">GLM results for pairwise interaction outcomes vs. </w:t>
      </w:r>
      <w:r w:rsidR="001976DF" w:rsidRPr="00496740">
        <w:rPr>
          <w:rFonts w:ascii="Times New Roman" w:hAnsi="Times New Roman" w:cs="Times New Roman"/>
          <w:sz w:val="24"/>
          <w:szCs w:val="24"/>
        </w:rPr>
        <w:t>genetic</w:t>
      </w:r>
      <w:r w:rsidR="001105F9" w:rsidRPr="00496740">
        <w:rPr>
          <w:rFonts w:ascii="Times New Roman" w:hAnsi="Times New Roman" w:cs="Times New Roman"/>
          <w:sz w:val="24"/>
          <w:szCs w:val="24"/>
        </w:rPr>
        <w:t xml:space="preserve"> distance with and without self-interactions included.</w:t>
      </w:r>
    </w:p>
    <w:tbl>
      <w:tblPr>
        <w:tblW w:w="7920" w:type="dxa"/>
        <w:jc w:val="center"/>
        <w:tblLook w:val="04A0" w:firstRow="1" w:lastRow="0" w:firstColumn="1" w:lastColumn="0" w:noHBand="0" w:noVBand="1"/>
      </w:tblPr>
      <w:tblGrid>
        <w:gridCol w:w="1003"/>
        <w:gridCol w:w="720"/>
        <w:gridCol w:w="612"/>
        <w:gridCol w:w="878"/>
        <w:gridCol w:w="1193"/>
        <w:gridCol w:w="281"/>
        <w:gridCol w:w="716"/>
        <w:gridCol w:w="611"/>
        <w:gridCol w:w="716"/>
        <w:gridCol w:w="1190"/>
      </w:tblGrid>
      <w:tr w:rsidR="001105F9" w:rsidRPr="00EA1CF8" w14:paraId="6A1B4C1F" w14:textId="77777777" w:rsidTr="00EA1CF8">
        <w:trPr>
          <w:trHeight w:hRule="exact" w:val="288"/>
          <w:jc w:val="center"/>
        </w:trPr>
        <w:tc>
          <w:tcPr>
            <w:tcW w:w="786" w:type="dxa"/>
            <w:tcBorders>
              <w:top w:val="nil"/>
              <w:left w:val="nil"/>
              <w:bottom w:val="nil"/>
              <w:right w:val="nil"/>
            </w:tcBorders>
            <w:shd w:val="clear" w:color="auto" w:fill="auto"/>
            <w:noWrap/>
            <w:vAlign w:val="bottom"/>
            <w:hideMark/>
          </w:tcPr>
          <w:p w14:paraId="4B07243D" w14:textId="77777777" w:rsidR="001105F9" w:rsidRPr="00EA1CF8" w:rsidRDefault="001105F9" w:rsidP="00301BA0">
            <w:pPr>
              <w:spacing w:line="276" w:lineRule="auto"/>
              <w:rPr>
                <w:rFonts w:ascii="Times New Roman" w:eastAsia="Times New Roman" w:hAnsi="Times New Roman" w:cs="Times New Roman"/>
                <w:color w:val="000000"/>
                <w:sz w:val="20"/>
                <w:lang w:eastAsia="en-US"/>
              </w:rPr>
            </w:pPr>
          </w:p>
        </w:tc>
        <w:tc>
          <w:tcPr>
            <w:tcW w:w="3220" w:type="dxa"/>
            <w:gridSpan w:val="4"/>
            <w:tcBorders>
              <w:top w:val="single" w:sz="4" w:space="0" w:color="auto"/>
              <w:left w:val="nil"/>
              <w:bottom w:val="single" w:sz="4" w:space="0" w:color="auto"/>
              <w:right w:val="nil"/>
            </w:tcBorders>
            <w:shd w:val="clear" w:color="auto" w:fill="auto"/>
            <w:noWrap/>
            <w:vAlign w:val="bottom"/>
            <w:hideMark/>
          </w:tcPr>
          <w:p w14:paraId="6C0608A1" w14:textId="77777777" w:rsidR="001105F9" w:rsidRPr="00EA1CF8" w:rsidRDefault="001105F9" w:rsidP="00301BA0">
            <w:pPr>
              <w:spacing w:line="276" w:lineRule="auto"/>
              <w:jc w:val="center"/>
              <w:rPr>
                <w:rFonts w:ascii="Times New Roman" w:eastAsia="Times New Roman" w:hAnsi="Times New Roman" w:cs="Times New Roman"/>
                <w:color w:val="000000"/>
                <w:sz w:val="20"/>
                <w:lang w:eastAsia="en-US"/>
              </w:rPr>
            </w:pPr>
            <w:r w:rsidRPr="00EA1CF8">
              <w:rPr>
                <w:rFonts w:ascii="Times New Roman" w:eastAsia="Times New Roman" w:hAnsi="Times New Roman" w:cs="Times New Roman"/>
                <w:color w:val="000000"/>
                <w:sz w:val="20"/>
                <w:lang w:eastAsia="en-US"/>
              </w:rPr>
              <w:t>Including self-interactions</w:t>
            </w:r>
          </w:p>
        </w:tc>
        <w:tc>
          <w:tcPr>
            <w:tcW w:w="261" w:type="dxa"/>
            <w:tcBorders>
              <w:top w:val="single" w:sz="4" w:space="0" w:color="auto"/>
              <w:left w:val="nil"/>
              <w:bottom w:val="single" w:sz="4" w:space="0" w:color="auto"/>
              <w:right w:val="nil"/>
            </w:tcBorders>
            <w:shd w:val="clear" w:color="auto" w:fill="auto"/>
            <w:noWrap/>
            <w:vAlign w:val="bottom"/>
            <w:hideMark/>
          </w:tcPr>
          <w:p w14:paraId="3E860BD7" w14:textId="77777777" w:rsidR="001105F9" w:rsidRPr="00EA1CF8" w:rsidRDefault="001105F9" w:rsidP="00301BA0">
            <w:pPr>
              <w:spacing w:line="276" w:lineRule="auto"/>
              <w:rPr>
                <w:rFonts w:ascii="Times New Roman" w:eastAsia="Times New Roman" w:hAnsi="Times New Roman" w:cs="Times New Roman"/>
                <w:color w:val="000000"/>
                <w:sz w:val="20"/>
                <w:lang w:eastAsia="en-US"/>
              </w:rPr>
            </w:pPr>
            <w:r w:rsidRPr="00EA1CF8">
              <w:rPr>
                <w:rFonts w:ascii="Times New Roman" w:eastAsia="Times New Roman" w:hAnsi="Times New Roman" w:cs="Times New Roman"/>
                <w:color w:val="000000"/>
                <w:sz w:val="20"/>
                <w:lang w:eastAsia="en-US"/>
              </w:rPr>
              <w:t> </w:t>
            </w:r>
          </w:p>
        </w:tc>
        <w:tc>
          <w:tcPr>
            <w:tcW w:w="3060" w:type="dxa"/>
            <w:gridSpan w:val="4"/>
            <w:tcBorders>
              <w:top w:val="single" w:sz="4" w:space="0" w:color="auto"/>
              <w:left w:val="nil"/>
              <w:bottom w:val="single" w:sz="4" w:space="0" w:color="auto"/>
              <w:right w:val="nil"/>
            </w:tcBorders>
            <w:shd w:val="clear" w:color="auto" w:fill="auto"/>
            <w:noWrap/>
            <w:vAlign w:val="bottom"/>
            <w:hideMark/>
          </w:tcPr>
          <w:p w14:paraId="3780FA9E" w14:textId="77777777" w:rsidR="001105F9" w:rsidRPr="00EA1CF8" w:rsidRDefault="001105F9" w:rsidP="00301BA0">
            <w:pPr>
              <w:spacing w:line="276" w:lineRule="auto"/>
              <w:jc w:val="center"/>
              <w:rPr>
                <w:rFonts w:ascii="Times New Roman" w:eastAsia="Times New Roman" w:hAnsi="Times New Roman" w:cs="Times New Roman"/>
                <w:color w:val="000000"/>
                <w:sz w:val="20"/>
                <w:lang w:eastAsia="en-US"/>
              </w:rPr>
            </w:pPr>
            <w:r w:rsidRPr="00EA1CF8">
              <w:rPr>
                <w:rFonts w:ascii="Times New Roman" w:eastAsia="Times New Roman" w:hAnsi="Times New Roman" w:cs="Times New Roman"/>
                <w:color w:val="000000"/>
                <w:sz w:val="20"/>
                <w:lang w:eastAsia="en-US"/>
              </w:rPr>
              <w:t>Excluding self-interactions</w:t>
            </w:r>
          </w:p>
        </w:tc>
      </w:tr>
      <w:tr w:rsidR="001105F9" w:rsidRPr="00EA1CF8" w14:paraId="0670F985" w14:textId="77777777" w:rsidTr="00EA1CF8">
        <w:trPr>
          <w:trHeight w:hRule="exact" w:val="505"/>
          <w:jc w:val="center"/>
        </w:trPr>
        <w:tc>
          <w:tcPr>
            <w:tcW w:w="786" w:type="dxa"/>
            <w:tcBorders>
              <w:top w:val="nil"/>
              <w:left w:val="nil"/>
              <w:bottom w:val="double" w:sz="6" w:space="0" w:color="auto"/>
              <w:right w:val="nil"/>
            </w:tcBorders>
            <w:shd w:val="clear" w:color="auto" w:fill="auto"/>
            <w:noWrap/>
            <w:vAlign w:val="bottom"/>
            <w:hideMark/>
          </w:tcPr>
          <w:p w14:paraId="34444177" w14:textId="77777777" w:rsidR="001105F9" w:rsidRPr="00EA1CF8" w:rsidRDefault="001105F9" w:rsidP="00301BA0">
            <w:pPr>
              <w:spacing w:line="276" w:lineRule="auto"/>
              <w:jc w:val="right"/>
              <w:rPr>
                <w:rFonts w:ascii="Times New Roman" w:eastAsia="Times New Roman" w:hAnsi="Times New Roman" w:cs="Times New Roman"/>
                <w:color w:val="000000"/>
                <w:sz w:val="20"/>
                <w:lang w:eastAsia="en-US"/>
              </w:rPr>
            </w:pPr>
            <w:r w:rsidRPr="00EA1CF8">
              <w:rPr>
                <w:rFonts w:ascii="Times New Roman" w:eastAsia="Times New Roman" w:hAnsi="Times New Roman" w:cs="Times New Roman"/>
                <w:color w:val="000000"/>
                <w:sz w:val="20"/>
                <w:lang w:eastAsia="en-US"/>
              </w:rPr>
              <w:t>Outcome</w:t>
            </w:r>
          </w:p>
        </w:tc>
        <w:tc>
          <w:tcPr>
            <w:tcW w:w="681" w:type="dxa"/>
            <w:tcBorders>
              <w:top w:val="nil"/>
              <w:left w:val="nil"/>
              <w:bottom w:val="double" w:sz="6" w:space="0" w:color="auto"/>
              <w:right w:val="nil"/>
            </w:tcBorders>
            <w:shd w:val="clear" w:color="auto" w:fill="auto"/>
            <w:noWrap/>
            <w:vAlign w:val="bottom"/>
            <w:hideMark/>
          </w:tcPr>
          <w:p w14:paraId="399043E7" w14:textId="4691E83A" w:rsidR="001105F9" w:rsidRPr="00EA1CF8" w:rsidRDefault="001105F9" w:rsidP="00301BA0">
            <w:pPr>
              <w:spacing w:line="276" w:lineRule="auto"/>
              <w:jc w:val="center"/>
              <w:rPr>
                <w:rFonts w:ascii="Times New Roman" w:eastAsia="Times New Roman" w:hAnsi="Times New Roman" w:cs="Times New Roman"/>
                <w:color w:val="000000"/>
                <w:sz w:val="20"/>
                <w:lang w:eastAsia="en-US"/>
              </w:rPr>
            </w:pPr>
            <w:r w:rsidRPr="00EA1CF8">
              <w:rPr>
                <w:rFonts w:ascii="Times New Roman" w:eastAsia="Times New Roman" w:hAnsi="Times New Roman" w:cs="Times New Roman"/>
                <w:color w:val="000000"/>
                <w:sz w:val="20"/>
                <w:lang w:eastAsia="en-US"/>
              </w:rPr>
              <w:t>LOR</w:t>
            </w:r>
            <w:r w:rsidR="00D55D3C" w:rsidRPr="00EA1CF8">
              <w:rPr>
                <w:rFonts w:ascii="Times New Roman" w:eastAsia="Times New Roman" w:hAnsi="Times New Roman" w:cs="Times New Roman"/>
                <w:color w:val="000000"/>
                <w:sz w:val="20"/>
                <w:lang w:eastAsia="en-US"/>
              </w:rPr>
              <w:t xml:space="preserve"> (</w:t>
            </w:r>
            <w:r w:rsidR="00AF5A49" w:rsidRPr="00EA1CF8">
              <w:rPr>
                <w:rFonts w:ascii="Times New Roman" w:eastAsia="Times New Roman" w:hAnsi="Times New Roman" w:cs="Times New Roman"/>
                <w:i/>
                <w:iCs/>
                <w:color w:val="000000"/>
                <w:sz w:val="20"/>
                <w:lang w:eastAsia="en-US"/>
              </w:rPr>
              <w:t>D</w:t>
            </w:r>
            <w:r w:rsidR="00AF5A49" w:rsidRPr="00EA1CF8">
              <w:rPr>
                <w:rFonts w:ascii="Times New Roman" w:eastAsia="Times New Roman" w:hAnsi="Times New Roman" w:cs="Times New Roman"/>
                <w:i/>
                <w:iCs/>
                <w:color w:val="000000"/>
                <w:sz w:val="20"/>
                <w:vertAlign w:val="subscript"/>
                <w:lang w:eastAsia="en-US"/>
              </w:rPr>
              <w:t>G</w:t>
            </w:r>
            <w:r w:rsidR="00D55D3C" w:rsidRPr="00EA1CF8">
              <w:rPr>
                <w:rFonts w:ascii="Times New Roman" w:eastAsia="Times New Roman" w:hAnsi="Times New Roman" w:cs="Times New Roman"/>
                <w:color w:val="000000"/>
                <w:sz w:val="20"/>
                <w:lang w:eastAsia="en-US"/>
              </w:rPr>
              <w:t>)</w:t>
            </w:r>
          </w:p>
        </w:tc>
        <w:tc>
          <w:tcPr>
            <w:tcW w:w="579" w:type="dxa"/>
            <w:tcBorders>
              <w:top w:val="nil"/>
              <w:left w:val="nil"/>
              <w:bottom w:val="double" w:sz="6" w:space="0" w:color="auto"/>
              <w:right w:val="nil"/>
            </w:tcBorders>
            <w:shd w:val="clear" w:color="auto" w:fill="auto"/>
            <w:noWrap/>
            <w:vAlign w:val="bottom"/>
            <w:hideMark/>
          </w:tcPr>
          <w:p w14:paraId="6E89CE4E" w14:textId="77777777" w:rsidR="001105F9" w:rsidRPr="00EA1CF8" w:rsidRDefault="001105F9" w:rsidP="00301BA0">
            <w:pPr>
              <w:spacing w:line="276" w:lineRule="auto"/>
              <w:jc w:val="center"/>
              <w:rPr>
                <w:rFonts w:ascii="Times New Roman" w:eastAsia="Times New Roman" w:hAnsi="Times New Roman" w:cs="Times New Roman"/>
                <w:color w:val="000000"/>
                <w:sz w:val="20"/>
                <w:lang w:eastAsia="en-US"/>
              </w:rPr>
            </w:pPr>
            <w:r w:rsidRPr="00EA1CF8">
              <w:rPr>
                <w:rFonts w:ascii="Times New Roman" w:eastAsia="Times New Roman" w:hAnsi="Times New Roman" w:cs="Times New Roman"/>
                <w:color w:val="000000"/>
                <w:sz w:val="20"/>
                <w:lang w:eastAsia="en-US"/>
              </w:rPr>
              <w:t>se</w:t>
            </w:r>
          </w:p>
        </w:tc>
        <w:tc>
          <w:tcPr>
            <w:tcW w:w="831" w:type="dxa"/>
            <w:tcBorders>
              <w:top w:val="nil"/>
              <w:left w:val="nil"/>
              <w:bottom w:val="double" w:sz="6" w:space="0" w:color="auto"/>
              <w:right w:val="nil"/>
            </w:tcBorders>
            <w:shd w:val="clear" w:color="auto" w:fill="auto"/>
            <w:noWrap/>
            <w:vAlign w:val="bottom"/>
            <w:hideMark/>
          </w:tcPr>
          <w:p w14:paraId="37BC7AED" w14:textId="77777777" w:rsidR="001105F9" w:rsidRPr="00EA1CF8" w:rsidRDefault="001105F9" w:rsidP="00301BA0">
            <w:pPr>
              <w:spacing w:line="276" w:lineRule="auto"/>
              <w:jc w:val="center"/>
              <w:rPr>
                <w:rFonts w:ascii="Times New Roman" w:eastAsia="Times New Roman" w:hAnsi="Times New Roman" w:cs="Times New Roman"/>
                <w:i/>
                <w:color w:val="000000"/>
                <w:sz w:val="20"/>
                <w:lang w:eastAsia="en-US"/>
              </w:rPr>
            </w:pPr>
            <w:r w:rsidRPr="00EA1CF8">
              <w:rPr>
                <w:rFonts w:ascii="Times New Roman" w:eastAsia="Times New Roman" w:hAnsi="Times New Roman" w:cs="Times New Roman"/>
                <w:i/>
                <w:color w:val="000000"/>
                <w:sz w:val="20"/>
                <w:lang w:eastAsia="en-US"/>
              </w:rPr>
              <w:t>z</w:t>
            </w:r>
          </w:p>
        </w:tc>
        <w:tc>
          <w:tcPr>
            <w:tcW w:w="1129" w:type="dxa"/>
            <w:tcBorders>
              <w:top w:val="nil"/>
              <w:left w:val="nil"/>
              <w:bottom w:val="double" w:sz="6" w:space="0" w:color="auto"/>
              <w:right w:val="nil"/>
            </w:tcBorders>
            <w:shd w:val="clear" w:color="auto" w:fill="auto"/>
            <w:noWrap/>
            <w:vAlign w:val="bottom"/>
            <w:hideMark/>
          </w:tcPr>
          <w:p w14:paraId="54C4A1D9" w14:textId="77777777" w:rsidR="001105F9" w:rsidRPr="00EA1CF8" w:rsidRDefault="001105F9" w:rsidP="00301BA0">
            <w:pPr>
              <w:spacing w:line="276" w:lineRule="auto"/>
              <w:jc w:val="center"/>
              <w:rPr>
                <w:rFonts w:ascii="Times New Roman" w:eastAsia="Times New Roman" w:hAnsi="Times New Roman" w:cs="Times New Roman"/>
                <w:i/>
                <w:color w:val="000000"/>
                <w:sz w:val="20"/>
                <w:lang w:eastAsia="en-US"/>
              </w:rPr>
            </w:pPr>
            <w:r w:rsidRPr="00EA1CF8">
              <w:rPr>
                <w:rFonts w:ascii="Times New Roman" w:eastAsia="Times New Roman" w:hAnsi="Times New Roman" w:cs="Times New Roman"/>
                <w:i/>
                <w:color w:val="000000"/>
                <w:sz w:val="20"/>
                <w:lang w:eastAsia="en-US"/>
              </w:rPr>
              <w:t>p</w:t>
            </w:r>
          </w:p>
        </w:tc>
        <w:tc>
          <w:tcPr>
            <w:tcW w:w="261" w:type="dxa"/>
            <w:tcBorders>
              <w:top w:val="nil"/>
              <w:left w:val="nil"/>
              <w:bottom w:val="double" w:sz="6" w:space="0" w:color="auto"/>
              <w:right w:val="nil"/>
            </w:tcBorders>
            <w:shd w:val="clear" w:color="auto" w:fill="auto"/>
            <w:noWrap/>
            <w:vAlign w:val="bottom"/>
            <w:hideMark/>
          </w:tcPr>
          <w:p w14:paraId="1681F42D" w14:textId="77777777" w:rsidR="001105F9" w:rsidRPr="00EA1CF8" w:rsidRDefault="001105F9" w:rsidP="00301BA0">
            <w:pPr>
              <w:spacing w:line="276" w:lineRule="auto"/>
              <w:jc w:val="center"/>
              <w:rPr>
                <w:rFonts w:ascii="Times New Roman" w:eastAsia="Times New Roman" w:hAnsi="Times New Roman" w:cs="Times New Roman"/>
                <w:color w:val="000000"/>
                <w:sz w:val="20"/>
                <w:lang w:eastAsia="en-US"/>
              </w:rPr>
            </w:pPr>
            <w:r w:rsidRPr="00EA1CF8">
              <w:rPr>
                <w:rFonts w:ascii="Times New Roman" w:eastAsia="Times New Roman" w:hAnsi="Times New Roman" w:cs="Times New Roman"/>
                <w:color w:val="000000"/>
                <w:sz w:val="20"/>
                <w:lang w:eastAsia="en-US"/>
              </w:rPr>
              <w:t> </w:t>
            </w:r>
          </w:p>
        </w:tc>
        <w:tc>
          <w:tcPr>
            <w:tcW w:w="678" w:type="dxa"/>
            <w:tcBorders>
              <w:top w:val="nil"/>
              <w:left w:val="nil"/>
              <w:bottom w:val="double" w:sz="6" w:space="0" w:color="auto"/>
              <w:right w:val="nil"/>
            </w:tcBorders>
            <w:shd w:val="clear" w:color="auto" w:fill="auto"/>
            <w:noWrap/>
            <w:vAlign w:val="bottom"/>
            <w:hideMark/>
          </w:tcPr>
          <w:p w14:paraId="394DABE0" w14:textId="77777777" w:rsidR="00D55D3C" w:rsidRPr="00EA1CF8" w:rsidRDefault="001105F9" w:rsidP="00301BA0">
            <w:pPr>
              <w:spacing w:line="276" w:lineRule="auto"/>
              <w:jc w:val="center"/>
              <w:rPr>
                <w:rFonts w:ascii="Times New Roman" w:eastAsia="Times New Roman" w:hAnsi="Times New Roman" w:cs="Times New Roman"/>
                <w:color w:val="000000"/>
                <w:sz w:val="20"/>
                <w:lang w:eastAsia="en-US"/>
              </w:rPr>
            </w:pPr>
            <w:r w:rsidRPr="00EA1CF8">
              <w:rPr>
                <w:rFonts w:ascii="Times New Roman" w:eastAsia="Times New Roman" w:hAnsi="Times New Roman" w:cs="Times New Roman"/>
                <w:color w:val="000000"/>
                <w:sz w:val="20"/>
                <w:lang w:eastAsia="en-US"/>
              </w:rPr>
              <w:t>LOR</w:t>
            </w:r>
          </w:p>
          <w:p w14:paraId="12811CDF" w14:textId="144CE4A7" w:rsidR="001105F9" w:rsidRPr="00EA1CF8" w:rsidRDefault="00D55D3C" w:rsidP="00301BA0">
            <w:pPr>
              <w:spacing w:line="276" w:lineRule="auto"/>
              <w:jc w:val="center"/>
              <w:rPr>
                <w:rFonts w:ascii="Times New Roman" w:eastAsia="Times New Roman" w:hAnsi="Times New Roman" w:cs="Times New Roman"/>
                <w:color w:val="000000"/>
                <w:sz w:val="20"/>
                <w:lang w:eastAsia="en-US"/>
              </w:rPr>
            </w:pPr>
            <w:r w:rsidRPr="00EA1CF8">
              <w:rPr>
                <w:rFonts w:ascii="Times New Roman" w:eastAsia="Times New Roman" w:hAnsi="Times New Roman" w:cs="Times New Roman"/>
                <w:color w:val="000000"/>
                <w:sz w:val="20"/>
                <w:lang w:eastAsia="en-US"/>
              </w:rPr>
              <w:t>(</w:t>
            </w:r>
            <w:r w:rsidR="00AF5A49" w:rsidRPr="00EA1CF8">
              <w:rPr>
                <w:rFonts w:ascii="Times New Roman" w:eastAsia="Times New Roman" w:hAnsi="Times New Roman" w:cs="Times New Roman"/>
                <w:i/>
                <w:iCs/>
                <w:color w:val="000000"/>
                <w:sz w:val="20"/>
                <w:lang w:eastAsia="en-US"/>
              </w:rPr>
              <w:t>D</w:t>
            </w:r>
            <w:r w:rsidR="00AF5A49" w:rsidRPr="00EA1CF8">
              <w:rPr>
                <w:rFonts w:ascii="Times New Roman" w:eastAsia="Times New Roman" w:hAnsi="Times New Roman" w:cs="Times New Roman"/>
                <w:i/>
                <w:iCs/>
                <w:color w:val="000000"/>
                <w:sz w:val="20"/>
                <w:vertAlign w:val="subscript"/>
                <w:lang w:eastAsia="en-US"/>
              </w:rPr>
              <w:t>G</w:t>
            </w:r>
            <w:r w:rsidRPr="00EA1CF8">
              <w:rPr>
                <w:rFonts w:ascii="Times New Roman" w:eastAsia="Times New Roman" w:hAnsi="Times New Roman" w:cs="Times New Roman"/>
                <w:color w:val="000000"/>
                <w:sz w:val="20"/>
                <w:lang w:eastAsia="en-US"/>
              </w:rPr>
              <w:t>)</w:t>
            </w:r>
          </w:p>
        </w:tc>
        <w:tc>
          <w:tcPr>
            <w:tcW w:w="578" w:type="dxa"/>
            <w:tcBorders>
              <w:top w:val="nil"/>
              <w:left w:val="nil"/>
              <w:bottom w:val="double" w:sz="6" w:space="0" w:color="auto"/>
              <w:right w:val="nil"/>
            </w:tcBorders>
            <w:shd w:val="clear" w:color="auto" w:fill="auto"/>
            <w:noWrap/>
            <w:vAlign w:val="bottom"/>
            <w:hideMark/>
          </w:tcPr>
          <w:p w14:paraId="7E3D452A" w14:textId="77777777" w:rsidR="001105F9" w:rsidRPr="00EA1CF8" w:rsidRDefault="001105F9" w:rsidP="00301BA0">
            <w:pPr>
              <w:spacing w:line="276" w:lineRule="auto"/>
              <w:jc w:val="center"/>
              <w:rPr>
                <w:rFonts w:ascii="Times New Roman" w:eastAsia="Times New Roman" w:hAnsi="Times New Roman" w:cs="Times New Roman"/>
                <w:color w:val="000000"/>
                <w:sz w:val="20"/>
                <w:lang w:eastAsia="en-US"/>
              </w:rPr>
            </w:pPr>
            <w:r w:rsidRPr="00EA1CF8">
              <w:rPr>
                <w:rFonts w:ascii="Times New Roman" w:eastAsia="Times New Roman" w:hAnsi="Times New Roman" w:cs="Times New Roman"/>
                <w:color w:val="000000"/>
                <w:sz w:val="20"/>
                <w:lang w:eastAsia="en-US"/>
              </w:rPr>
              <w:t>se</w:t>
            </w:r>
          </w:p>
        </w:tc>
        <w:tc>
          <w:tcPr>
            <w:tcW w:w="678" w:type="dxa"/>
            <w:tcBorders>
              <w:top w:val="nil"/>
              <w:left w:val="nil"/>
              <w:bottom w:val="double" w:sz="6" w:space="0" w:color="auto"/>
              <w:right w:val="nil"/>
            </w:tcBorders>
            <w:shd w:val="clear" w:color="auto" w:fill="auto"/>
            <w:noWrap/>
            <w:vAlign w:val="bottom"/>
            <w:hideMark/>
          </w:tcPr>
          <w:p w14:paraId="0F935844" w14:textId="77777777" w:rsidR="001105F9" w:rsidRPr="00EA1CF8" w:rsidRDefault="001105F9" w:rsidP="00301BA0">
            <w:pPr>
              <w:spacing w:line="276" w:lineRule="auto"/>
              <w:jc w:val="center"/>
              <w:rPr>
                <w:rFonts w:ascii="Times New Roman" w:eastAsia="Times New Roman" w:hAnsi="Times New Roman" w:cs="Times New Roman"/>
                <w:i/>
                <w:color w:val="000000"/>
                <w:sz w:val="20"/>
                <w:lang w:eastAsia="en-US"/>
              </w:rPr>
            </w:pPr>
            <w:r w:rsidRPr="00EA1CF8">
              <w:rPr>
                <w:rFonts w:ascii="Times New Roman" w:eastAsia="Times New Roman" w:hAnsi="Times New Roman" w:cs="Times New Roman"/>
                <w:i/>
                <w:color w:val="000000"/>
                <w:sz w:val="20"/>
                <w:lang w:eastAsia="en-US"/>
              </w:rPr>
              <w:t>z</w:t>
            </w:r>
          </w:p>
        </w:tc>
        <w:tc>
          <w:tcPr>
            <w:tcW w:w="1126" w:type="dxa"/>
            <w:tcBorders>
              <w:top w:val="nil"/>
              <w:left w:val="nil"/>
              <w:bottom w:val="double" w:sz="6" w:space="0" w:color="auto"/>
              <w:right w:val="nil"/>
            </w:tcBorders>
            <w:shd w:val="clear" w:color="auto" w:fill="auto"/>
            <w:noWrap/>
            <w:vAlign w:val="bottom"/>
            <w:hideMark/>
          </w:tcPr>
          <w:p w14:paraId="22ADF3DC" w14:textId="77777777" w:rsidR="001105F9" w:rsidRPr="00EA1CF8" w:rsidRDefault="001105F9" w:rsidP="00301BA0">
            <w:pPr>
              <w:spacing w:line="276" w:lineRule="auto"/>
              <w:jc w:val="center"/>
              <w:rPr>
                <w:rFonts w:ascii="Times New Roman" w:eastAsia="Times New Roman" w:hAnsi="Times New Roman" w:cs="Times New Roman"/>
                <w:i/>
                <w:color w:val="000000"/>
                <w:sz w:val="20"/>
                <w:lang w:eastAsia="en-US"/>
              </w:rPr>
            </w:pPr>
            <w:r w:rsidRPr="00EA1CF8">
              <w:rPr>
                <w:rFonts w:ascii="Times New Roman" w:eastAsia="Times New Roman" w:hAnsi="Times New Roman" w:cs="Times New Roman"/>
                <w:i/>
                <w:color w:val="000000"/>
                <w:sz w:val="20"/>
                <w:lang w:eastAsia="en-US"/>
              </w:rPr>
              <w:t>p</w:t>
            </w:r>
          </w:p>
        </w:tc>
      </w:tr>
      <w:tr w:rsidR="001105F9" w:rsidRPr="00EA1CF8" w14:paraId="4D891582" w14:textId="77777777" w:rsidTr="00EA1CF8">
        <w:trPr>
          <w:trHeight w:hRule="exact" w:val="288"/>
          <w:jc w:val="center"/>
        </w:trPr>
        <w:tc>
          <w:tcPr>
            <w:tcW w:w="786" w:type="dxa"/>
            <w:tcBorders>
              <w:top w:val="nil"/>
              <w:left w:val="nil"/>
              <w:bottom w:val="nil"/>
              <w:right w:val="nil"/>
            </w:tcBorders>
            <w:shd w:val="clear" w:color="auto" w:fill="auto"/>
            <w:noWrap/>
            <w:vAlign w:val="bottom"/>
            <w:hideMark/>
          </w:tcPr>
          <w:p w14:paraId="37211871" w14:textId="77777777" w:rsidR="001105F9" w:rsidRPr="00EA1CF8" w:rsidRDefault="001105F9" w:rsidP="00301BA0">
            <w:pPr>
              <w:spacing w:line="276" w:lineRule="auto"/>
              <w:jc w:val="right"/>
              <w:rPr>
                <w:rFonts w:ascii="Times New Roman" w:eastAsia="Times New Roman" w:hAnsi="Times New Roman" w:cs="Times New Roman"/>
                <w:color w:val="000000"/>
                <w:sz w:val="20"/>
                <w:lang w:eastAsia="en-US"/>
              </w:rPr>
            </w:pPr>
            <w:r w:rsidRPr="00EA1CF8">
              <w:rPr>
                <w:rFonts w:ascii="Times New Roman" w:eastAsia="Times New Roman" w:hAnsi="Times New Roman" w:cs="Times New Roman"/>
                <w:color w:val="000000"/>
                <w:sz w:val="20"/>
                <w:lang w:eastAsia="en-US"/>
              </w:rPr>
              <w:t>RI</w:t>
            </w:r>
          </w:p>
        </w:tc>
        <w:tc>
          <w:tcPr>
            <w:tcW w:w="681" w:type="dxa"/>
            <w:tcBorders>
              <w:top w:val="nil"/>
              <w:left w:val="nil"/>
              <w:bottom w:val="nil"/>
              <w:right w:val="nil"/>
            </w:tcBorders>
            <w:shd w:val="clear" w:color="auto" w:fill="auto"/>
            <w:noWrap/>
            <w:vAlign w:val="bottom"/>
            <w:hideMark/>
          </w:tcPr>
          <w:p w14:paraId="0BB37894" w14:textId="4E2DD935" w:rsidR="001105F9" w:rsidRPr="00EA1CF8" w:rsidRDefault="00FE109A" w:rsidP="00301BA0">
            <w:pPr>
              <w:spacing w:line="276" w:lineRule="auto"/>
              <w:jc w:val="center"/>
              <w:rPr>
                <w:rFonts w:ascii="Times New Roman" w:eastAsia="Times New Roman" w:hAnsi="Times New Roman" w:cs="Times New Roman"/>
                <w:color w:val="000000"/>
                <w:sz w:val="20"/>
                <w:lang w:eastAsia="en-US"/>
              </w:rPr>
            </w:pPr>
            <w:r w:rsidRPr="00EA1CF8">
              <w:rPr>
                <w:rFonts w:ascii="Times New Roman" w:eastAsia="Times New Roman" w:hAnsi="Times New Roman" w:cs="Times New Roman"/>
                <w:color w:val="000000"/>
                <w:sz w:val="20"/>
                <w:lang w:eastAsia="en-US"/>
              </w:rPr>
              <w:t>–</w:t>
            </w:r>
            <w:r w:rsidR="001105F9" w:rsidRPr="00EA1CF8">
              <w:rPr>
                <w:rFonts w:ascii="Times New Roman" w:eastAsia="Times New Roman" w:hAnsi="Times New Roman" w:cs="Times New Roman"/>
                <w:color w:val="000000"/>
                <w:sz w:val="20"/>
                <w:lang w:eastAsia="en-US"/>
              </w:rPr>
              <w:t>0.17</w:t>
            </w:r>
          </w:p>
        </w:tc>
        <w:tc>
          <w:tcPr>
            <w:tcW w:w="579" w:type="dxa"/>
            <w:tcBorders>
              <w:top w:val="nil"/>
              <w:left w:val="nil"/>
              <w:bottom w:val="nil"/>
              <w:right w:val="nil"/>
            </w:tcBorders>
            <w:shd w:val="clear" w:color="auto" w:fill="auto"/>
            <w:noWrap/>
            <w:vAlign w:val="bottom"/>
            <w:hideMark/>
          </w:tcPr>
          <w:p w14:paraId="7F256ADA" w14:textId="77777777" w:rsidR="001105F9" w:rsidRPr="00EA1CF8" w:rsidRDefault="001105F9" w:rsidP="00301BA0">
            <w:pPr>
              <w:spacing w:line="276" w:lineRule="auto"/>
              <w:jc w:val="center"/>
              <w:rPr>
                <w:rFonts w:ascii="Times New Roman" w:eastAsia="Times New Roman" w:hAnsi="Times New Roman" w:cs="Times New Roman"/>
                <w:color w:val="000000"/>
                <w:sz w:val="20"/>
                <w:lang w:eastAsia="en-US"/>
              </w:rPr>
            </w:pPr>
            <w:r w:rsidRPr="00EA1CF8">
              <w:rPr>
                <w:rFonts w:ascii="Times New Roman" w:eastAsia="Times New Roman" w:hAnsi="Times New Roman" w:cs="Times New Roman"/>
                <w:color w:val="000000"/>
                <w:sz w:val="20"/>
                <w:lang w:eastAsia="en-US"/>
              </w:rPr>
              <w:t>0.02</w:t>
            </w:r>
          </w:p>
        </w:tc>
        <w:tc>
          <w:tcPr>
            <w:tcW w:w="831" w:type="dxa"/>
            <w:tcBorders>
              <w:top w:val="nil"/>
              <w:left w:val="nil"/>
              <w:bottom w:val="nil"/>
              <w:right w:val="nil"/>
            </w:tcBorders>
            <w:shd w:val="clear" w:color="auto" w:fill="auto"/>
            <w:noWrap/>
            <w:vAlign w:val="bottom"/>
            <w:hideMark/>
          </w:tcPr>
          <w:p w14:paraId="59812A06" w14:textId="77777777" w:rsidR="001105F9" w:rsidRPr="00EA1CF8" w:rsidRDefault="001105F9" w:rsidP="00301BA0">
            <w:pPr>
              <w:spacing w:line="276" w:lineRule="auto"/>
              <w:jc w:val="center"/>
              <w:rPr>
                <w:rFonts w:ascii="Times New Roman" w:eastAsia="Times New Roman" w:hAnsi="Times New Roman" w:cs="Times New Roman"/>
                <w:color w:val="000000"/>
                <w:sz w:val="20"/>
                <w:lang w:eastAsia="en-US"/>
              </w:rPr>
            </w:pPr>
            <w:r w:rsidRPr="00EA1CF8">
              <w:rPr>
                <w:rFonts w:ascii="Times New Roman" w:eastAsia="Times New Roman" w:hAnsi="Times New Roman" w:cs="Times New Roman"/>
                <w:color w:val="000000"/>
                <w:sz w:val="20"/>
                <w:lang w:eastAsia="en-US"/>
              </w:rPr>
              <w:t>7.25</w:t>
            </w:r>
          </w:p>
        </w:tc>
        <w:tc>
          <w:tcPr>
            <w:tcW w:w="1129" w:type="dxa"/>
            <w:tcBorders>
              <w:top w:val="nil"/>
              <w:left w:val="nil"/>
              <w:bottom w:val="nil"/>
              <w:right w:val="nil"/>
            </w:tcBorders>
            <w:shd w:val="clear" w:color="auto" w:fill="auto"/>
            <w:noWrap/>
            <w:vAlign w:val="bottom"/>
            <w:hideMark/>
          </w:tcPr>
          <w:p w14:paraId="4B3619B2" w14:textId="77777777" w:rsidR="001105F9" w:rsidRPr="00EA1CF8" w:rsidRDefault="001105F9" w:rsidP="00301BA0">
            <w:pPr>
              <w:spacing w:line="276" w:lineRule="auto"/>
              <w:jc w:val="center"/>
              <w:rPr>
                <w:rFonts w:ascii="Times New Roman" w:eastAsia="Times New Roman" w:hAnsi="Times New Roman" w:cs="Times New Roman"/>
                <w:color w:val="000000"/>
                <w:sz w:val="20"/>
                <w:lang w:eastAsia="en-US"/>
              </w:rPr>
            </w:pPr>
            <w:r w:rsidRPr="00EA1CF8">
              <w:rPr>
                <w:rFonts w:ascii="Times New Roman" w:eastAsia="Times New Roman" w:hAnsi="Times New Roman" w:cs="Times New Roman"/>
                <w:color w:val="000000"/>
                <w:sz w:val="20"/>
                <w:lang w:eastAsia="en-US"/>
              </w:rPr>
              <w:t>&lt; 0.0001</w:t>
            </w:r>
          </w:p>
        </w:tc>
        <w:tc>
          <w:tcPr>
            <w:tcW w:w="261" w:type="dxa"/>
            <w:tcBorders>
              <w:top w:val="nil"/>
              <w:left w:val="nil"/>
              <w:bottom w:val="nil"/>
              <w:right w:val="nil"/>
            </w:tcBorders>
            <w:shd w:val="clear" w:color="auto" w:fill="auto"/>
            <w:noWrap/>
            <w:vAlign w:val="bottom"/>
            <w:hideMark/>
          </w:tcPr>
          <w:p w14:paraId="7584A29E" w14:textId="77777777" w:rsidR="001105F9" w:rsidRPr="00EA1CF8" w:rsidRDefault="001105F9" w:rsidP="00301BA0">
            <w:pPr>
              <w:spacing w:line="276" w:lineRule="auto"/>
              <w:jc w:val="center"/>
              <w:rPr>
                <w:rFonts w:ascii="Times New Roman" w:eastAsia="Times New Roman" w:hAnsi="Times New Roman" w:cs="Times New Roman"/>
                <w:color w:val="000000"/>
                <w:sz w:val="20"/>
                <w:lang w:eastAsia="en-US"/>
              </w:rPr>
            </w:pPr>
          </w:p>
        </w:tc>
        <w:tc>
          <w:tcPr>
            <w:tcW w:w="678" w:type="dxa"/>
            <w:tcBorders>
              <w:top w:val="nil"/>
              <w:left w:val="nil"/>
              <w:bottom w:val="nil"/>
              <w:right w:val="nil"/>
            </w:tcBorders>
            <w:shd w:val="clear" w:color="auto" w:fill="auto"/>
            <w:noWrap/>
            <w:vAlign w:val="bottom"/>
            <w:hideMark/>
          </w:tcPr>
          <w:p w14:paraId="7C5F893F" w14:textId="2D0987F9" w:rsidR="001105F9" w:rsidRPr="00EA1CF8" w:rsidRDefault="00FE109A" w:rsidP="00301BA0">
            <w:pPr>
              <w:spacing w:line="276" w:lineRule="auto"/>
              <w:jc w:val="center"/>
              <w:rPr>
                <w:rFonts w:ascii="Times New Roman" w:eastAsia="Times New Roman" w:hAnsi="Times New Roman" w:cs="Times New Roman"/>
                <w:color w:val="000000"/>
                <w:sz w:val="20"/>
                <w:lang w:eastAsia="en-US"/>
              </w:rPr>
            </w:pPr>
            <w:r w:rsidRPr="00EA1CF8">
              <w:rPr>
                <w:rFonts w:ascii="Times New Roman" w:eastAsia="Times New Roman" w:hAnsi="Times New Roman" w:cs="Times New Roman"/>
                <w:color w:val="000000"/>
                <w:sz w:val="20"/>
                <w:lang w:eastAsia="en-US"/>
              </w:rPr>
              <w:t>–</w:t>
            </w:r>
            <w:r w:rsidR="001105F9" w:rsidRPr="00EA1CF8">
              <w:rPr>
                <w:rFonts w:ascii="Times New Roman" w:eastAsia="Times New Roman" w:hAnsi="Times New Roman" w:cs="Times New Roman"/>
                <w:color w:val="000000"/>
                <w:sz w:val="20"/>
                <w:lang w:eastAsia="en-US"/>
              </w:rPr>
              <w:t>0.11</w:t>
            </w:r>
          </w:p>
        </w:tc>
        <w:tc>
          <w:tcPr>
            <w:tcW w:w="578" w:type="dxa"/>
            <w:tcBorders>
              <w:top w:val="nil"/>
              <w:left w:val="nil"/>
              <w:bottom w:val="nil"/>
              <w:right w:val="nil"/>
            </w:tcBorders>
            <w:shd w:val="clear" w:color="auto" w:fill="auto"/>
            <w:noWrap/>
            <w:vAlign w:val="bottom"/>
            <w:hideMark/>
          </w:tcPr>
          <w:p w14:paraId="78212DD8" w14:textId="77777777" w:rsidR="001105F9" w:rsidRPr="00EA1CF8" w:rsidRDefault="001105F9" w:rsidP="00301BA0">
            <w:pPr>
              <w:spacing w:line="276" w:lineRule="auto"/>
              <w:jc w:val="center"/>
              <w:rPr>
                <w:rFonts w:ascii="Times New Roman" w:eastAsia="Times New Roman" w:hAnsi="Times New Roman" w:cs="Times New Roman"/>
                <w:color w:val="000000"/>
                <w:sz w:val="20"/>
                <w:lang w:eastAsia="en-US"/>
              </w:rPr>
            </w:pPr>
            <w:r w:rsidRPr="00EA1CF8">
              <w:rPr>
                <w:rFonts w:ascii="Times New Roman" w:eastAsia="Times New Roman" w:hAnsi="Times New Roman" w:cs="Times New Roman"/>
                <w:color w:val="000000"/>
                <w:sz w:val="20"/>
                <w:lang w:eastAsia="en-US"/>
              </w:rPr>
              <w:t>0.03</w:t>
            </w:r>
          </w:p>
        </w:tc>
        <w:tc>
          <w:tcPr>
            <w:tcW w:w="678" w:type="dxa"/>
            <w:tcBorders>
              <w:top w:val="nil"/>
              <w:left w:val="nil"/>
              <w:bottom w:val="nil"/>
              <w:right w:val="nil"/>
            </w:tcBorders>
            <w:shd w:val="clear" w:color="auto" w:fill="auto"/>
            <w:noWrap/>
            <w:vAlign w:val="bottom"/>
            <w:hideMark/>
          </w:tcPr>
          <w:p w14:paraId="2BE8B054" w14:textId="77777777" w:rsidR="001105F9" w:rsidRPr="00EA1CF8" w:rsidRDefault="001105F9" w:rsidP="00301BA0">
            <w:pPr>
              <w:spacing w:line="276" w:lineRule="auto"/>
              <w:jc w:val="center"/>
              <w:rPr>
                <w:rFonts w:ascii="Times New Roman" w:eastAsia="Times New Roman" w:hAnsi="Times New Roman" w:cs="Times New Roman"/>
                <w:color w:val="000000"/>
                <w:sz w:val="20"/>
                <w:lang w:eastAsia="en-US"/>
              </w:rPr>
            </w:pPr>
            <w:r w:rsidRPr="00EA1CF8">
              <w:rPr>
                <w:rFonts w:ascii="Times New Roman" w:eastAsia="Times New Roman" w:hAnsi="Times New Roman" w:cs="Times New Roman"/>
                <w:color w:val="000000"/>
                <w:sz w:val="20"/>
                <w:lang w:eastAsia="en-US"/>
              </w:rPr>
              <w:t>3.62</w:t>
            </w:r>
          </w:p>
        </w:tc>
        <w:tc>
          <w:tcPr>
            <w:tcW w:w="1126" w:type="dxa"/>
            <w:tcBorders>
              <w:top w:val="nil"/>
              <w:left w:val="nil"/>
              <w:bottom w:val="nil"/>
              <w:right w:val="nil"/>
            </w:tcBorders>
            <w:shd w:val="clear" w:color="auto" w:fill="auto"/>
            <w:noWrap/>
            <w:vAlign w:val="bottom"/>
            <w:hideMark/>
          </w:tcPr>
          <w:p w14:paraId="18C15FE8" w14:textId="77777777" w:rsidR="001105F9" w:rsidRPr="00EA1CF8" w:rsidRDefault="001105F9" w:rsidP="00301BA0">
            <w:pPr>
              <w:spacing w:line="276" w:lineRule="auto"/>
              <w:jc w:val="center"/>
              <w:rPr>
                <w:rFonts w:ascii="Times New Roman" w:eastAsia="Times New Roman" w:hAnsi="Times New Roman" w:cs="Times New Roman"/>
                <w:color w:val="000000"/>
                <w:sz w:val="20"/>
                <w:lang w:eastAsia="en-US"/>
              </w:rPr>
            </w:pPr>
            <w:r w:rsidRPr="00EA1CF8">
              <w:rPr>
                <w:rFonts w:ascii="Times New Roman" w:eastAsia="Times New Roman" w:hAnsi="Times New Roman" w:cs="Times New Roman"/>
                <w:color w:val="000000"/>
                <w:sz w:val="20"/>
                <w:lang w:eastAsia="en-US"/>
              </w:rPr>
              <w:t>0.0003</w:t>
            </w:r>
          </w:p>
        </w:tc>
      </w:tr>
      <w:tr w:rsidR="001105F9" w:rsidRPr="00EA1CF8" w14:paraId="067DD54A" w14:textId="77777777" w:rsidTr="00EA1CF8">
        <w:trPr>
          <w:trHeight w:hRule="exact" w:val="288"/>
          <w:jc w:val="center"/>
        </w:trPr>
        <w:tc>
          <w:tcPr>
            <w:tcW w:w="786" w:type="dxa"/>
            <w:tcBorders>
              <w:top w:val="nil"/>
              <w:left w:val="nil"/>
              <w:bottom w:val="nil"/>
              <w:right w:val="nil"/>
            </w:tcBorders>
            <w:shd w:val="clear" w:color="auto" w:fill="auto"/>
            <w:noWrap/>
            <w:vAlign w:val="bottom"/>
            <w:hideMark/>
          </w:tcPr>
          <w:p w14:paraId="1F0AE7FB" w14:textId="77777777" w:rsidR="001105F9" w:rsidRPr="00EA1CF8" w:rsidRDefault="001105F9" w:rsidP="00301BA0">
            <w:pPr>
              <w:spacing w:line="276" w:lineRule="auto"/>
              <w:jc w:val="right"/>
              <w:rPr>
                <w:rFonts w:ascii="Times New Roman" w:eastAsia="Times New Roman" w:hAnsi="Times New Roman" w:cs="Times New Roman"/>
                <w:color w:val="000000"/>
                <w:sz w:val="20"/>
                <w:lang w:eastAsia="en-US"/>
              </w:rPr>
            </w:pPr>
            <w:r w:rsidRPr="00EA1CF8">
              <w:rPr>
                <w:rFonts w:ascii="Times New Roman" w:eastAsia="Times New Roman" w:hAnsi="Times New Roman" w:cs="Times New Roman"/>
                <w:color w:val="000000"/>
                <w:sz w:val="20"/>
                <w:lang w:eastAsia="en-US"/>
              </w:rPr>
              <w:t>RNI</w:t>
            </w:r>
          </w:p>
        </w:tc>
        <w:tc>
          <w:tcPr>
            <w:tcW w:w="681" w:type="dxa"/>
            <w:tcBorders>
              <w:top w:val="nil"/>
              <w:left w:val="nil"/>
              <w:bottom w:val="nil"/>
              <w:right w:val="nil"/>
            </w:tcBorders>
            <w:shd w:val="clear" w:color="auto" w:fill="auto"/>
            <w:noWrap/>
            <w:vAlign w:val="bottom"/>
            <w:hideMark/>
          </w:tcPr>
          <w:p w14:paraId="0072542A" w14:textId="4FF2AAE2" w:rsidR="001105F9" w:rsidRPr="00EA1CF8" w:rsidRDefault="00FE109A" w:rsidP="00301BA0">
            <w:pPr>
              <w:spacing w:line="276" w:lineRule="auto"/>
              <w:jc w:val="center"/>
              <w:rPr>
                <w:rFonts w:ascii="Times New Roman" w:eastAsia="Times New Roman" w:hAnsi="Times New Roman" w:cs="Times New Roman"/>
                <w:color w:val="000000"/>
                <w:sz w:val="20"/>
                <w:lang w:eastAsia="en-US"/>
              </w:rPr>
            </w:pPr>
            <w:r w:rsidRPr="00EA1CF8">
              <w:rPr>
                <w:rFonts w:ascii="Times New Roman" w:eastAsia="Times New Roman" w:hAnsi="Times New Roman" w:cs="Times New Roman"/>
                <w:color w:val="000000"/>
                <w:sz w:val="20"/>
                <w:lang w:eastAsia="en-US"/>
              </w:rPr>
              <w:t>–</w:t>
            </w:r>
            <w:r w:rsidR="001105F9" w:rsidRPr="00EA1CF8">
              <w:rPr>
                <w:rFonts w:ascii="Times New Roman" w:eastAsia="Times New Roman" w:hAnsi="Times New Roman" w:cs="Times New Roman"/>
                <w:color w:val="000000"/>
                <w:sz w:val="20"/>
                <w:lang w:eastAsia="en-US"/>
              </w:rPr>
              <w:t>0.17</w:t>
            </w:r>
          </w:p>
        </w:tc>
        <w:tc>
          <w:tcPr>
            <w:tcW w:w="579" w:type="dxa"/>
            <w:tcBorders>
              <w:top w:val="nil"/>
              <w:left w:val="nil"/>
              <w:bottom w:val="nil"/>
              <w:right w:val="nil"/>
            </w:tcBorders>
            <w:shd w:val="clear" w:color="auto" w:fill="auto"/>
            <w:noWrap/>
            <w:vAlign w:val="bottom"/>
            <w:hideMark/>
          </w:tcPr>
          <w:p w14:paraId="3D1389C7" w14:textId="77777777" w:rsidR="001105F9" w:rsidRPr="00EA1CF8" w:rsidRDefault="001105F9" w:rsidP="00301BA0">
            <w:pPr>
              <w:spacing w:line="276" w:lineRule="auto"/>
              <w:jc w:val="center"/>
              <w:rPr>
                <w:rFonts w:ascii="Times New Roman" w:eastAsia="Times New Roman" w:hAnsi="Times New Roman" w:cs="Times New Roman"/>
                <w:color w:val="000000"/>
                <w:sz w:val="20"/>
                <w:lang w:eastAsia="en-US"/>
              </w:rPr>
            </w:pPr>
            <w:r w:rsidRPr="00EA1CF8">
              <w:rPr>
                <w:rFonts w:ascii="Times New Roman" w:eastAsia="Times New Roman" w:hAnsi="Times New Roman" w:cs="Times New Roman"/>
                <w:color w:val="000000"/>
                <w:sz w:val="20"/>
                <w:lang w:eastAsia="en-US"/>
              </w:rPr>
              <w:t>0.02</w:t>
            </w:r>
          </w:p>
        </w:tc>
        <w:tc>
          <w:tcPr>
            <w:tcW w:w="831" w:type="dxa"/>
            <w:tcBorders>
              <w:top w:val="nil"/>
              <w:left w:val="nil"/>
              <w:bottom w:val="nil"/>
              <w:right w:val="nil"/>
            </w:tcBorders>
            <w:shd w:val="clear" w:color="auto" w:fill="auto"/>
            <w:noWrap/>
            <w:vAlign w:val="bottom"/>
            <w:hideMark/>
          </w:tcPr>
          <w:p w14:paraId="31996BD1" w14:textId="77777777" w:rsidR="001105F9" w:rsidRPr="00EA1CF8" w:rsidRDefault="001105F9" w:rsidP="00301BA0">
            <w:pPr>
              <w:spacing w:line="276" w:lineRule="auto"/>
              <w:jc w:val="center"/>
              <w:rPr>
                <w:rFonts w:ascii="Times New Roman" w:eastAsia="Times New Roman" w:hAnsi="Times New Roman" w:cs="Times New Roman"/>
                <w:color w:val="000000"/>
                <w:sz w:val="20"/>
                <w:lang w:eastAsia="en-US"/>
              </w:rPr>
            </w:pPr>
            <w:r w:rsidRPr="00EA1CF8">
              <w:rPr>
                <w:rFonts w:ascii="Times New Roman" w:eastAsia="Times New Roman" w:hAnsi="Times New Roman" w:cs="Times New Roman"/>
                <w:color w:val="000000"/>
                <w:sz w:val="20"/>
                <w:lang w:eastAsia="en-US"/>
              </w:rPr>
              <w:t>8.13</w:t>
            </w:r>
          </w:p>
        </w:tc>
        <w:tc>
          <w:tcPr>
            <w:tcW w:w="1129" w:type="dxa"/>
            <w:tcBorders>
              <w:top w:val="nil"/>
              <w:left w:val="nil"/>
              <w:bottom w:val="nil"/>
              <w:right w:val="nil"/>
            </w:tcBorders>
            <w:shd w:val="clear" w:color="auto" w:fill="auto"/>
            <w:noWrap/>
            <w:vAlign w:val="bottom"/>
            <w:hideMark/>
          </w:tcPr>
          <w:p w14:paraId="65C9EBAB" w14:textId="77777777" w:rsidR="001105F9" w:rsidRPr="00EA1CF8" w:rsidRDefault="001105F9" w:rsidP="00301BA0">
            <w:pPr>
              <w:spacing w:line="276" w:lineRule="auto"/>
              <w:jc w:val="center"/>
              <w:rPr>
                <w:rFonts w:ascii="Times New Roman" w:eastAsia="Times New Roman" w:hAnsi="Times New Roman" w:cs="Times New Roman"/>
                <w:color w:val="000000"/>
                <w:sz w:val="20"/>
                <w:lang w:eastAsia="en-US"/>
              </w:rPr>
            </w:pPr>
            <w:r w:rsidRPr="00EA1CF8">
              <w:rPr>
                <w:rFonts w:ascii="Times New Roman" w:eastAsia="Times New Roman" w:hAnsi="Times New Roman" w:cs="Times New Roman"/>
                <w:color w:val="000000"/>
                <w:sz w:val="20"/>
                <w:lang w:eastAsia="en-US"/>
              </w:rPr>
              <w:t>&lt; 0.0001</w:t>
            </w:r>
          </w:p>
        </w:tc>
        <w:tc>
          <w:tcPr>
            <w:tcW w:w="261" w:type="dxa"/>
            <w:tcBorders>
              <w:top w:val="nil"/>
              <w:left w:val="nil"/>
              <w:bottom w:val="nil"/>
              <w:right w:val="nil"/>
            </w:tcBorders>
            <w:shd w:val="clear" w:color="auto" w:fill="auto"/>
            <w:noWrap/>
            <w:vAlign w:val="bottom"/>
            <w:hideMark/>
          </w:tcPr>
          <w:p w14:paraId="0E62E88C" w14:textId="77777777" w:rsidR="001105F9" w:rsidRPr="00EA1CF8" w:rsidRDefault="001105F9" w:rsidP="00301BA0">
            <w:pPr>
              <w:spacing w:line="276" w:lineRule="auto"/>
              <w:jc w:val="center"/>
              <w:rPr>
                <w:rFonts w:ascii="Times New Roman" w:eastAsia="Times New Roman" w:hAnsi="Times New Roman" w:cs="Times New Roman"/>
                <w:color w:val="000000"/>
                <w:sz w:val="20"/>
                <w:lang w:eastAsia="en-US"/>
              </w:rPr>
            </w:pPr>
          </w:p>
        </w:tc>
        <w:tc>
          <w:tcPr>
            <w:tcW w:w="678" w:type="dxa"/>
            <w:tcBorders>
              <w:top w:val="nil"/>
              <w:left w:val="nil"/>
              <w:bottom w:val="nil"/>
              <w:right w:val="nil"/>
            </w:tcBorders>
            <w:shd w:val="clear" w:color="auto" w:fill="auto"/>
            <w:noWrap/>
            <w:vAlign w:val="bottom"/>
            <w:hideMark/>
          </w:tcPr>
          <w:p w14:paraId="03800C25" w14:textId="61B23944" w:rsidR="001105F9" w:rsidRPr="00EA1CF8" w:rsidRDefault="00FE109A" w:rsidP="00301BA0">
            <w:pPr>
              <w:spacing w:line="276" w:lineRule="auto"/>
              <w:jc w:val="center"/>
              <w:rPr>
                <w:rFonts w:ascii="Times New Roman" w:eastAsia="Times New Roman" w:hAnsi="Times New Roman" w:cs="Times New Roman"/>
                <w:color w:val="000000"/>
                <w:sz w:val="20"/>
                <w:lang w:eastAsia="en-US"/>
              </w:rPr>
            </w:pPr>
            <w:r w:rsidRPr="00EA1CF8">
              <w:rPr>
                <w:rFonts w:ascii="Times New Roman" w:eastAsia="Times New Roman" w:hAnsi="Times New Roman" w:cs="Times New Roman"/>
                <w:color w:val="000000"/>
                <w:sz w:val="20"/>
                <w:lang w:eastAsia="en-US"/>
              </w:rPr>
              <w:t>–</w:t>
            </w:r>
            <w:r w:rsidR="001105F9" w:rsidRPr="00EA1CF8">
              <w:rPr>
                <w:rFonts w:ascii="Times New Roman" w:eastAsia="Times New Roman" w:hAnsi="Times New Roman" w:cs="Times New Roman"/>
                <w:color w:val="000000"/>
                <w:sz w:val="20"/>
                <w:lang w:eastAsia="en-US"/>
              </w:rPr>
              <w:t>0.13</w:t>
            </w:r>
          </w:p>
        </w:tc>
        <w:tc>
          <w:tcPr>
            <w:tcW w:w="578" w:type="dxa"/>
            <w:tcBorders>
              <w:top w:val="nil"/>
              <w:left w:val="nil"/>
              <w:bottom w:val="nil"/>
              <w:right w:val="nil"/>
            </w:tcBorders>
            <w:shd w:val="clear" w:color="auto" w:fill="auto"/>
            <w:noWrap/>
            <w:vAlign w:val="bottom"/>
            <w:hideMark/>
          </w:tcPr>
          <w:p w14:paraId="625E8D47" w14:textId="77777777" w:rsidR="001105F9" w:rsidRPr="00EA1CF8" w:rsidRDefault="001105F9" w:rsidP="00301BA0">
            <w:pPr>
              <w:spacing w:line="276" w:lineRule="auto"/>
              <w:jc w:val="center"/>
              <w:rPr>
                <w:rFonts w:ascii="Times New Roman" w:eastAsia="Times New Roman" w:hAnsi="Times New Roman" w:cs="Times New Roman"/>
                <w:color w:val="000000"/>
                <w:sz w:val="20"/>
                <w:lang w:eastAsia="en-US"/>
              </w:rPr>
            </w:pPr>
            <w:r w:rsidRPr="00EA1CF8">
              <w:rPr>
                <w:rFonts w:ascii="Times New Roman" w:eastAsia="Times New Roman" w:hAnsi="Times New Roman" w:cs="Times New Roman"/>
                <w:color w:val="000000"/>
                <w:sz w:val="20"/>
                <w:lang w:eastAsia="en-US"/>
              </w:rPr>
              <w:t>0.03</w:t>
            </w:r>
          </w:p>
        </w:tc>
        <w:tc>
          <w:tcPr>
            <w:tcW w:w="678" w:type="dxa"/>
            <w:tcBorders>
              <w:top w:val="nil"/>
              <w:left w:val="nil"/>
              <w:bottom w:val="nil"/>
              <w:right w:val="nil"/>
            </w:tcBorders>
            <w:shd w:val="clear" w:color="auto" w:fill="auto"/>
            <w:noWrap/>
            <w:vAlign w:val="bottom"/>
            <w:hideMark/>
          </w:tcPr>
          <w:p w14:paraId="605ED294" w14:textId="77777777" w:rsidR="001105F9" w:rsidRPr="00EA1CF8" w:rsidRDefault="001105F9" w:rsidP="00301BA0">
            <w:pPr>
              <w:spacing w:line="276" w:lineRule="auto"/>
              <w:jc w:val="center"/>
              <w:rPr>
                <w:rFonts w:ascii="Times New Roman" w:eastAsia="Times New Roman" w:hAnsi="Times New Roman" w:cs="Times New Roman"/>
                <w:color w:val="000000"/>
                <w:sz w:val="20"/>
                <w:lang w:eastAsia="en-US"/>
              </w:rPr>
            </w:pPr>
            <w:r w:rsidRPr="00EA1CF8">
              <w:rPr>
                <w:rFonts w:ascii="Times New Roman" w:eastAsia="Times New Roman" w:hAnsi="Times New Roman" w:cs="Times New Roman"/>
                <w:color w:val="000000"/>
                <w:sz w:val="20"/>
                <w:lang w:eastAsia="en-US"/>
              </w:rPr>
              <w:t>4.88</w:t>
            </w:r>
          </w:p>
        </w:tc>
        <w:tc>
          <w:tcPr>
            <w:tcW w:w="1126" w:type="dxa"/>
            <w:tcBorders>
              <w:top w:val="nil"/>
              <w:left w:val="nil"/>
              <w:bottom w:val="nil"/>
              <w:right w:val="nil"/>
            </w:tcBorders>
            <w:shd w:val="clear" w:color="auto" w:fill="auto"/>
            <w:noWrap/>
            <w:vAlign w:val="bottom"/>
            <w:hideMark/>
          </w:tcPr>
          <w:p w14:paraId="30C16649" w14:textId="77777777" w:rsidR="001105F9" w:rsidRPr="00EA1CF8" w:rsidRDefault="001105F9" w:rsidP="00301BA0">
            <w:pPr>
              <w:spacing w:line="276" w:lineRule="auto"/>
              <w:jc w:val="center"/>
              <w:rPr>
                <w:rFonts w:ascii="Times New Roman" w:eastAsia="Times New Roman" w:hAnsi="Times New Roman" w:cs="Times New Roman"/>
                <w:color w:val="000000"/>
                <w:sz w:val="20"/>
                <w:lang w:eastAsia="en-US"/>
              </w:rPr>
            </w:pPr>
            <w:r w:rsidRPr="00EA1CF8">
              <w:rPr>
                <w:rFonts w:ascii="Times New Roman" w:eastAsia="Times New Roman" w:hAnsi="Times New Roman" w:cs="Times New Roman"/>
                <w:color w:val="000000"/>
                <w:sz w:val="20"/>
                <w:lang w:eastAsia="en-US"/>
              </w:rPr>
              <w:t>&lt; 0.0001</w:t>
            </w:r>
          </w:p>
        </w:tc>
      </w:tr>
      <w:tr w:rsidR="001105F9" w:rsidRPr="00EA1CF8" w14:paraId="21AFE6A4" w14:textId="77777777" w:rsidTr="00EA1CF8">
        <w:trPr>
          <w:trHeight w:hRule="exact" w:val="288"/>
          <w:jc w:val="center"/>
        </w:trPr>
        <w:tc>
          <w:tcPr>
            <w:tcW w:w="786" w:type="dxa"/>
            <w:tcBorders>
              <w:top w:val="nil"/>
              <w:left w:val="nil"/>
              <w:bottom w:val="single" w:sz="4" w:space="0" w:color="auto"/>
              <w:right w:val="nil"/>
            </w:tcBorders>
            <w:shd w:val="clear" w:color="auto" w:fill="auto"/>
            <w:noWrap/>
            <w:vAlign w:val="bottom"/>
            <w:hideMark/>
          </w:tcPr>
          <w:p w14:paraId="246C3866" w14:textId="060CB84B" w:rsidR="001105F9" w:rsidRPr="00EA1CF8" w:rsidRDefault="00951E41" w:rsidP="00301BA0">
            <w:pPr>
              <w:spacing w:line="276" w:lineRule="auto"/>
              <w:jc w:val="right"/>
              <w:rPr>
                <w:rFonts w:ascii="Times New Roman" w:eastAsia="Times New Roman" w:hAnsi="Times New Roman" w:cs="Times New Roman"/>
                <w:color w:val="000000"/>
                <w:sz w:val="20"/>
                <w:lang w:eastAsia="en-US"/>
              </w:rPr>
            </w:pPr>
            <w:r>
              <w:rPr>
                <w:rFonts w:ascii="Times New Roman" w:eastAsia="Times New Roman" w:hAnsi="Times New Roman" w:cs="Times New Roman"/>
                <w:color w:val="000000"/>
                <w:sz w:val="20"/>
                <w:lang w:eastAsia="en-US"/>
              </w:rPr>
              <w:t>AS</w:t>
            </w:r>
            <w:r w:rsidR="001105F9" w:rsidRPr="00EA1CF8">
              <w:rPr>
                <w:rFonts w:ascii="Times New Roman" w:eastAsia="Times New Roman" w:hAnsi="Times New Roman" w:cs="Times New Roman"/>
                <w:color w:val="000000"/>
                <w:sz w:val="20"/>
                <w:lang w:eastAsia="en-US"/>
              </w:rPr>
              <w:t>.</w:t>
            </w:r>
          </w:p>
        </w:tc>
        <w:tc>
          <w:tcPr>
            <w:tcW w:w="681" w:type="dxa"/>
            <w:tcBorders>
              <w:top w:val="nil"/>
              <w:left w:val="nil"/>
              <w:bottom w:val="single" w:sz="4" w:space="0" w:color="auto"/>
              <w:right w:val="nil"/>
            </w:tcBorders>
            <w:shd w:val="clear" w:color="auto" w:fill="auto"/>
            <w:noWrap/>
            <w:vAlign w:val="bottom"/>
            <w:hideMark/>
          </w:tcPr>
          <w:p w14:paraId="66BC6397" w14:textId="2B9277C5" w:rsidR="001105F9" w:rsidRPr="00EA1CF8" w:rsidRDefault="001105F9" w:rsidP="00301BA0">
            <w:pPr>
              <w:spacing w:line="276" w:lineRule="auto"/>
              <w:jc w:val="center"/>
              <w:rPr>
                <w:rFonts w:ascii="Times New Roman" w:eastAsia="Times New Roman" w:hAnsi="Times New Roman" w:cs="Times New Roman"/>
                <w:color w:val="000000"/>
                <w:sz w:val="20"/>
                <w:lang w:eastAsia="en-US"/>
              </w:rPr>
            </w:pPr>
            <w:r w:rsidRPr="00EA1CF8">
              <w:rPr>
                <w:rFonts w:ascii="Times New Roman" w:eastAsia="Times New Roman" w:hAnsi="Times New Roman" w:cs="Times New Roman"/>
                <w:color w:val="000000"/>
                <w:sz w:val="20"/>
                <w:lang w:eastAsia="en-US"/>
              </w:rPr>
              <w:t>0.21</w:t>
            </w:r>
          </w:p>
        </w:tc>
        <w:tc>
          <w:tcPr>
            <w:tcW w:w="579" w:type="dxa"/>
            <w:tcBorders>
              <w:top w:val="nil"/>
              <w:left w:val="nil"/>
              <w:bottom w:val="single" w:sz="4" w:space="0" w:color="auto"/>
              <w:right w:val="nil"/>
            </w:tcBorders>
            <w:shd w:val="clear" w:color="auto" w:fill="auto"/>
            <w:noWrap/>
            <w:vAlign w:val="bottom"/>
            <w:hideMark/>
          </w:tcPr>
          <w:p w14:paraId="64457D15" w14:textId="77777777" w:rsidR="001105F9" w:rsidRPr="00EA1CF8" w:rsidRDefault="001105F9" w:rsidP="00301BA0">
            <w:pPr>
              <w:spacing w:line="276" w:lineRule="auto"/>
              <w:jc w:val="center"/>
              <w:rPr>
                <w:rFonts w:ascii="Times New Roman" w:eastAsia="Times New Roman" w:hAnsi="Times New Roman" w:cs="Times New Roman"/>
                <w:color w:val="000000"/>
                <w:sz w:val="20"/>
                <w:lang w:eastAsia="en-US"/>
              </w:rPr>
            </w:pPr>
            <w:r w:rsidRPr="00EA1CF8">
              <w:rPr>
                <w:rFonts w:ascii="Times New Roman" w:eastAsia="Times New Roman" w:hAnsi="Times New Roman" w:cs="Times New Roman"/>
                <w:color w:val="000000"/>
                <w:sz w:val="20"/>
                <w:lang w:eastAsia="en-US"/>
              </w:rPr>
              <w:t>0.02</w:t>
            </w:r>
          </w:p>
        </w:tc>
        <w:tc>
          <w:tcPr>
            <w:tcW w:w="831" w:type="dxa"/>
            <w:tcBorders>
              <w:top w:val="nil"/>
              <w:left w:val="nil"/>
              <w:bottom w:val="single" w:sz="4" w:space="0" w:color="auto"/>
              <w:right w:val="nil"/>
            </w:tcBorders>
            <w:shd w:val="clear" w:color="auto" w:fill="auto"/>
            <w:noWrap/>
            <w:vAlign w:val="bottom"/>
            <w:hideMark/>
          </w:tcPr>
          <w:p w14:paraId="58DC77AD" w14:textId="77777777" w:rsidR="001105F9" w:rsidRPr="00EA1CF8" w:rsidRDefault="001105F9" w:rsidP="00301BA0">
            <w:pPr>
              <w:spacing w:line="276" w:lineRule="auto"/>
              <w:jc w:val="center"/>
              <w:rPr>
                <w:rFonts w:ascii="Times New Roman" w:eastAsia="Times New Roman" w:hAnsi="Times New Roman" w:cs="Times New Roman"/>
                <w:color w:val="000000"/>
                <w:sz w:val="20"/>
                <w:lang w:eastAsia="en-US"/>
              </w:rPr>
            </w:pPr>
            <w:r w:rsidRPr="00EA1CF8">
              <w:rPr>
                <w:rFonts w:ascii="Times New Roman" w:eastAsia="Times New Roman" w:hAnsi="Times New Roman" w:cs="Times New Roman"/>
                <w:color w:val="000000"/>
                <w:sz w:val="20"/>
                <w:lang w:eastAsia="en-US"/>
              </w:rPr>
              <w:t>-11.17</w:t>
            </w:r>
          </w:p>
        </w:tc>
        <w:tc>
          <w:tcPr>
            <w:tcW w:w="1129" w:type="dxa"/>
            <w:tcBorders>
              <w:top w:val="nil"/>
              <w:left w:val="nil"/>
              <w:bottom w:val="single" w:sz="4" w:space="0" w:color="auto"/>
              <w:right w:val="nil"/>
            </w:tcBorders>
            <w:shd w:val="clear" w:color="auto" w:fill="auto"/>
            <w:noWrap/>
            <w:vAlign w:val="bottom"/>
            <w:hideMark/>
          </w:tcPr>
          <w:p w14:paraId="1CE81B04" w14:textId="77777777" w:rsidR="001105F9" w:rsidRPr="00EA1CF8" w:rsidRDefault="001105F9" w:rsidP="00301BA0">
            <w:pPr>
              <w:spacing w:line="276" w:lineRule="auto"/>
              <w:jc w:val="center"/>
              <w:rPr>
                <w:rFonts w:ascii="Times New Roman" w:eastAsia="Times New Roman" w:hAnsi="Times New Roman" w:cs="Times New Roman"/>
                <w:color w:val="000000"/>
                <w:sz w:val="20"/>
                <w:lang w:eastAsia="en-US"/>
              </w:rPr>
            </w:pPr>
            <w:r w:rsidRPr="00EA1CF8">
              <w:rPr>
                <w:rFonts w:ascii="Times New Roman" w:eastAsia="Times New Roman" w:hAnsi="Times New Roman" w:cs="Times New Roman"/>
                <w:color w:val="000000"/>
                <w:sz w:val="20"/>
                <w:lang w:eastAsia="en-US"/>
              </w:rPr>
              <w:t>&lt; 0.0001</w:t>
            </w:r>
          </w:p>
        </w:tc>
        <w:tc>
          <w:tcPr>
            <w:tcW w:w="261" w:type="dxa"/>
            <w:tcBorders>
              <w:top w:val="nil"/>
              <w:left w:val="nil"/>
              <w:bottom w:val="single" w:sz="4" w:space="0" w:color="auto"/>
              <w:right w:val="nil"/>
            </w:tcBorders>
            <w:shd w:val="clear" w:color="auto" w:fill="auto"/>
            <w:noWrap/>
            <w:vAlign w:val="bottom"/>
            <w:hideMark/>
          </w:tcPr>
          <w:p w14:paraId="0F6122E7" w14:textId="77777777" w:rsidR="001105F9" w:rsidRPr="00EA1CF8" w:rsidRDefault="001105F9" w:rsidP="00301BA0">
            <w:pPr>
              <w:spacing w:line="276" w:lineRule="auto"/>
              <w:jc w:val="center"/>
              <w:rPr>
                <w:rFonts w:ascii="Times New Roman" w:eastAsia="Times New Roman" w:hAnsi="Times New Roman" w:cs="Times New Roman"/>
                <w:color w:val="000000"/>
                <w:sz w:val="20"/>
                <w:lang w:eastAsia="en-US"/>
              </w:rPr>
            </w:pPr>
            <w:r w:rsidRPr="00EA1CF8">
              <w:rPr>
                <w:rFonts w:ascii="Times New Roman" w:eastAsia="Times New Roman" w:hAnsi="Times New Roman" w:cs="Times New Roman"/>
                <w:color w:val="000000"/>
                <w:sz w:val="20"/>
                <w:lang w:eastAsia="en-US"/>
              </w:rPr>
              <w:t> </w:t>
            </w:r>
          </w:p>
        </w:tc>
        <w:tc>
          <w:tcPr>
            <w:tcW w:w="678" w:type="dxa"/>
            <w:tcBorders>
              <w:top w:val="nil"/>
              <w:left w:val="nil"/>
              <w:bottom w:val="single" w:sz="4" w:space="0" w:color="auto"/>
              <w:right w:val="nil"/>
            </w:tcBorders>
            <w:shd w:val="clear" w:color="auto" w:fill="auto"/>
            <w:noWrap/>
            <w:vAlign w:val="bottom"/>
            <w:hideMark/>
          </w:tcPr>
          <w:p w14:paraId="1C849F1C" w14:textId="0D4BCF6E" w:rsidR="001105F9" w:rsidRPr="00EA1CF8" w:rsidRDefault="001105F9" w:rsidP="00301BA0">
            <w:pPr>
              <w:spacing w:line="276" w:lineRule="auto"/>
              <w:jc w:val="center"/>
              <w:rPr>
                <w:rFonts w:ascii="Times New Roman" w:eastAsia="Times New Roman" w:hAnsi="Times New Roman" w:cs="Times New Roman"/>
                <w:color w:val="000000"/>
                <w:sz w:val="20"/>
                <w:lang w:eastAsia="en-US"/>
              </w:rPr>
            </w:pPr>
            <w:r w:rsidRPr="00EA1CF8">
              <w:rPr>
                <w:rFonts w:ascii="Times New Roman" w:eastAsia="Times New Roman" w:hAnsi="Times New Roman" w:cs="Times New Roman"/>
                <w:color w:val="000000"/>
                <w:sz w:val="20"/>
                <w:lang w:eastAsia="en-US"/>
              </w:rPr>
              <w:t>0.13</w:t>
            </w:r>
          </w:p>
        </w:tc>
        <w:tc>
          <w:tcPr>
            <w:tcW w:w="578" w:type="dxa"/>
            <w:tcBorders>
              <w:top w:val="nil"/>
              <w:left w:val="nil"/>
              <w:bottom w:val="single" w:sz="4" w:space="0" w:color="auto"/>
              <w:right w:val="nil"/>
            </w:tcBorders>
            <w:shd w:val="clear" w:color="auto" w:fill="auto"/>
            <w:noWrap/>
            <w:vAlign w:val="bottom"/>
            <w:hideMark/>
          </w:tcPr>
          <w:p w14:paraId="26D8A893" w14:textId="77777777" w:rsidR="001105F9" w:rsidRPr="00EA1CF8" w:rsidRDefault="001105F9" w:rsidP="00301BA0">
            <w:pPr>
              <w:spacing w:line="276" w:lineRule="auto"/>
              <w:jc w:val="center"/>
              <w:rPr>
                <w:rFonts w:ascii="Times New Roman" w:eastAsia="Times New Roman" w:hAnsi="Times New Roman" w:cs="Times New Roman"/>
                <w:color w:val="000000"/>
                <w:sz w:val="20"/>
                <w:lang w:eastAsia="en-US"/>
              </w:rPr>
            </w:pPr>
            <w:r w:rsidRPr="00EA1CF8">
              <w:rPr>
                <w:rFonts w:ascii="Times New Roman" w:eastAsia="Times New Roman" w:hAnsi="Times New Roman" w:cs="Times New Roman"/>
                <w:color w:val="000000"/>
                <w:sz w:val="20"/>
                <w:lang w:eastAsia="en-US"/>
              </w:rPr>
              <w:t>0.02</w:t>
            </w:r>
          </w:p>
        </w:tc>
        <w:tc>
          <w:tcPr>
            <w:tcW w:w="678" w:type="dxa"/>
            <w:tcBorders>
              <w:top w:val="nil"/>
              <w:left w:val="nil"/>
              <w:bottom w:val="single" w:sz="4" w:space="0" w:color="auto"/>
              <w:right w:val="nil"/>
            </w:tcBorders>
            <w:shd w:val="clear" w:color="auto" w:fill="auto"/>
            <w:noWrap/>
            <w:vAlign w:val="bottom"/>
            <w:hideMark/>
          </w:tcPr>
          <w:p w14:paraId="60C7DA1B" w14:textId="77777777" w:rsidR="001105F9" w:rsidRPr="00EA1CF8" w:rsidRDefault="001105F9" w:rsidP="00301BA0">
            <w:pPr>
              <w:spacing w:line="276" w:lineRule="auto"/>
              <w:jc w:val="center"/>
              <w:rPr>
                <w:rFonts w:ascii="Times New Roman" w:eastAsia="Times New Roman" w:hAnsi="Times New Roman" w:cs="Times New Roman"/>
                <w:color w:val="000000"/>
                <w:sz w:val="20"/>
                <w:lang w:eastAsia="en-US"/>
              </w:rPr>
            </w:pPr>
            <w:r w:rsidRPr="00EA1CF8">
              <w:rPr>
                <w:rFonts w:ascii="Times New Roman" w:eastAsia="Times New Roman" w:hAnsi="Times New Roman" w:cs="Times New Roman"/>
                <w:color w:val="000000"/>
                <w:sz w:val="20"/>
                <w:lang w:eastAsia="en-US"/>
              </w:rPr>
              <w:t>-6.19</w:t>
            </w:r>
          </w:p>
        </w:tc>
        <w:tc>
          <w:tcPr>
            <w:tcW w:w="1126" w:type="dxa"/>
            <w:tcBorders>
              <w:top w:val="nil"/>
              <w:left w:val="nil"/>
              <w:bottom w:val="single" w:sz="4" w:space="0" w:color="auto"/>
              <w:right w:val="nil"/>
            </w:tcBorders>
            <w:shd w:val="clear" w:color="auto" w:fill="auto"/>
            <w:noWrap/>
            <w:vAlign w:val="bottom"/>
            <w:hideMark/>
          </w:tcPr>
          <w:p w14:paraId="6E071B51" w14:textId="77777777" w:rsidR="001105F9" w:rsidRPr="00EA1CF8" w:rsidRDefault="001105F9" w:rsidP="00301BA0">
            <w:pPr>
              <w:spacing w:line="276" w:lineRule="auto"/>
              <w:jc w:val="center"/>
              <w:rPr>
                <w:rFonts w:ascii="Times New Roman" w:eastAsia="Times New Roman" w:hAnsi="Times New Roman" w:cs="Times New Roman"/>
                <w:color w:val="000000"/>
                <w:sz w:val="20"/>
                <w:lang w:eastAsia="en-US"/>
              </w:rPr>
            </w:pPr>
            <w:r w:rsidRPr="00EA1CF8">
              <w:rPr>
                <w:rFonts w:ascii="Times New Roman" w:eastAsia="Times New Roman" w:hAnsi="Times New Roman" w:cs="Times New Roman"/>
                <w:color w:val="000000"/>
                <w:sz w:val="20"/>
                <w:lang w:eastAsia="en-US"/>
              </w:rPr>
              <w:t>&lt; 0.0001</w:t>
            </w:r>
          </w:p>
        </w:tc>
      </w:tr>
    </w:tbl>
    <w:p w14:paraId="0483DB93" w14:textId="13A34FE1" w:rsidR="001976DF" w:rsidRPr="00496740" w:rsidRDefault="001976DF" w:rsidP="00301BA0">
      <w:pPr>
        <w:spacing w:line="276" w:lineRule="auto"/>
        <w:rPr>
          <w:rFonts w:ascii="Times New Roman" w:hAnsi="Times New Roman" w:cs="Times New Roman"/>
          <w:sz w:val="24"/>
          <w:szCs w:val="24"/>
        </w:rPr>
      </w:pPr>
      <w:r w:rsidRPr="00496740">
        <w:rPr>
          <w:rFonts w:ascii="Times New Roman" w:hAnsi="Times New Roman" w:cs="Times New Roman"/>
          <w:i/>
          <w:sz w:val="24"/>
          <w:szCs w:val="24"/>
        </w:rPr>
        <w:t>D</w:t>
      </w:r>
      <w:r w:rsidRPr="00496740">
        <w:rPr>
          <w:rFonts w:ascii="Times New Roman" w:hAnsi="Times New Roman" w:cs="Times New Roman"/>
          <w:i/>
          <w:sz w:val="24"/>
          <w:szCs w:val="24"/>
          <w:vertAlign w:val="subscript"/>
        </w:rPr>
        <w:t>G</w:t>
      </w:r>
      <w:r w:rsidRPr="00496740">
        <w:rPr>
          <w:rFonts w:ascii="Times New Roman" w:hAnsi="Times New Roman" w:cs="Times New Roman"/>
          <w:sz w:val="24"/>
          <w:szCs w:val="24"/>
        </w:rPr>
        <w:t xml:space="preserve"> = genetic distance</w:t>
      </w:r>
    </w:p>
    <w:p w14:paraId="36A93C92" w14:textId="5BCDB0B2" w:rsidR="007A1AC3" w:rsidRPr="00496740" w:rsidRDefault="006E3FB4" w:rsidP="00301BA0">
      <w:pPr>
        <w:spacing w:line="276" w:lineRule="auto"/>
        <w:rPr>
          <w:rFonts w:ascii="Times New Roman" w:hAnsi="Times New Roman" w:cs="Times New Roman"/>
          <w:sz w:val="24"/>
          <w:szCs w:val="24"/>
        </w:rPr>
      </w:pPr>
      <w:r w:rsidRPr="00496740">
        <w:rPr>
          <w:rFonts w:ascii="Times New Roman" w:hAnsi="Times New Roman" w:cs="Times New Roman"/>
          <w:sz w:val="24"/>
          <w:szCs w:val="24"/>
        </w:rPr>
        <w:t>RI = reciprocal invasibility</w:t>
      </w:r>
    </w:p>
    <w:p w14:paraId="437432CD" w14:textId="5F13DDF1" w:rsidR="006E3FB4" w:rsidRPr="00496740" w:rsidRDefault="006E3FB4" w:rsidP="00301BA0">
      <w:pPr>
        <w:spacing w:line="276" w:lineRule="auto"/>
        <w:rPr>
          <w:rFonts w:ascii="Times New Roman" w:hAnsi="Times New Roman" w:cs="Times New Roman"/>
          <w:sz w:val="24"/>
          <w:szCs w:val="24"/>
        </w:rPr>
      </w:pPr>
      <w:r w:rsidRPr="00496740">
        <w:rPr>
          <w:rFonts w:ascii="Times New Roman" w:hAnsi="Times New Roman" w:cs="Times New Roman"/>
          <w:sz w:val="24"/>
          <w:szCs w:val="24"/>
        </w:rPr>
        <w:t>RNI = reciprocal non-invasibility</w:t>
      </w:r>
    </w:p>
    <w:p w14:paraId="0A8302EC" w14:textId="6226DA24" w:rsidR="006E3FB4" w:rsidRPr="00496740" w:rsidRDefault="00951E41" w:rsidP="00301BA0">
      <w:pPr>
        <w:spacing w:line="276" w:lineRule="auto"/>
        <w:rPr>
          <w:rFonts w:ascii="Times New Roman" w:hAnsi="Times New Roman" w:cs="Times New Roman"/>
          <w:sz w:val="24"/>
          <w:szCs w:val="24"/>
        </w:rPr>
      </w:pPr>
      <w:r>
        <w:rPr>
          <w:rFonts w:ascii="Times New Roman" w:hAnsi="Times New Roman" w:cs="Times New Roman"/>
          <w:sz w:val="24"/>
          <w:szCs w:val="24"/>
        </w:rPr>
        <w:t>AS</w:t>
      </w:r>
      <w:r>
        <w:rPr>
          <w:rFonts w:ascii="Times New Roman" w:hAnsi="Times New Roman" w:cs="Times New Roman"/>
          <w:sz w:val="24"/>
          <w:szCs w:val="24"/>
        </w:rPr>
        <w:tab/>
      </w:r>
      <w:r w:rsidR="006E3FB4" w:rsidRPr="00496740">
        <w:rPr>
          <w:rFonts w:ascii="Times New Roman" w:hAnsi="Times New Roman" w:cs="Times New Roman"/>
          <w:sz w:val="24"/>
          <w:szCs w:val="24"/>
        </w:rPr>
        <w:t xml:space="preserve"> = asymmetric outcome</w:t>
      </w:r>
    </w:p>
    <w:p w14:paraId="2E2BEA37" w14:textId="77777777" w:rsidR="00EE7F15" w:rsidRPr="00496740" w:rsidRDefault="00EE7F15" w:rsidP="00301BA0">
      <w:pPr>
        <w:spacing w:line="276" w:lineRule="auto"/>
        <w:rPr>
          <w:rFonts w:ascii="Times New Roman" w:hAnsi="Times New Roman" w:cs="Times New Roman"/>
          <w:sz w:val="24"/>
          <w:szCs w:val="24"/>
        </w:rPr>
      </w:pPr>
      <w:r w:rsidRPr="00496740">
        <w:rPr>
          <w:rFonts w:ascii="Times New Roman" w:hAnsi="Times New Roman" w:cs="Times New Roman"/>
          <w:sz w:val="24"/>
          <w:szCs w:val="24"/>
        </w:rPr>
        <w:t>LOR = log odds ratio</w:t>
      </w:r>
    </w:p>
    <w:p w14:paraId="2CE52A53" w14:textId="3F38DDB4" w:rsidR="003F1B0C" w:rsidRPr="00496740" w:rsidRDefault="00EE7F15" w:rsidP="00301BA0">
      <w:pPr>
        <w:spacing w:line="276" w:lineRule="auto"/>
        <w:rPr>
          <w:rFonts w:ascii="Times New Roman" w:hAnsi="Times New Roman" w:cs="Times New Roman"/>
          <w:b/>
          <w:sz w:val="24"/>
          <w:szCs w:val="24"/>
        </w:rPr>
      </w:pPr>
      <w:r w:rsidRPr="00496740">
        <w:rPr>
          <w:rFonts w:ascii="Times New Roman" w:hAnsi="Times New Roman" w:cs="Times New Roman"/>
          <w:sz w:val="24"/>
          <w:szCs w:val="24"/>
        </w:rPr>
        <w:t>se = standard error of the LOR estimate</w:t>
      </w:r>
      <w:r w:rsidR="003F1B0C" w:rsidRPr="00496740">
        <w:rPr>
          <w:rFonts w:ascii="Times New Roman" w:hAnsi="Times New Roman" w:cs="Times New Roman"/>
          <w:b/>
          <w:sz w:val="24"/>
          <w:szCs w:val="24"/>
        </w:rPr>
        <w:br w:type="page"/>
      </w:r>
    </w:p>
    <w:p w14:paraId="139D187C" w14:textId="3CD19573" w:rsidR="00762EB3" w:rsidRPr="00496740" w:rsidRDefault="00532161" w:rsidP="00301BA0">
      <w:pPr>
        <w:spacing w:line="276" w:lineRule="auto"/>
        <w:rPr>
          <w:rFonts w:ascii="Times New Roman" w:hAnsi="Times New Roman" w:cs="Times New Roman"/>
          <w:b/>
          <w:sz w:val="24"/>
          <w:szCs w:val="24"/>
        </w:rPr>
      </w:pPr>
      <w:r>
        <w:rPr>
          <w:rFonts w:ascii="Times New Roman" w:hAnsi="Times New Roman" w:cs="Times New Roman"/>
          <w:b/>
          <w:sz w:val="24"/>
          <w:szCs w:val="24"/>
        </w:rPr>
        <w:lastRenderedPageBreak/>
        <w:t>Table 3</w:t>
      </w:r>
      <w:r w:rsidR="00762EB3" w:rsidRPr="00496740">
        <w:rPr>
          <w:rFonts w:ascii="Times New Roman" w:hAnsi="Times New Roman" w:cs="Times New Roman"/>
          <w:b/>
          <w:sz w:val="24"/>
          <w:szCs w:val="24"/>
        </w:rPr>
        <w:t>.</w:t>
      </w:r>
      <w:r w:rsidR="00762EB3" w:rsidRPr="00496740">
        <w:rPr>
          <w:rFonts w:ascii="Times New Roman" w:hAnsi="Times New Roman" w:cs="Times New Roman"/>
          <w:sz w:val="24"/>
          <w:szCs w:val="24"/>
        </w:rPr>
        <w:t xml:space="preserve"> GLM results for probability of playing facilitator (A), knocked-out competitor (B), or the facilitated strain (C) in interaction trios.</w:t>
      </w:r>
    </w:p>
    <w:tbl>
      <w:tblPr>
        <w:tblW w:w="5760" w:type="dxa"/>
        <w:jc w:val="center"/>
        <w:tblLook w:val="04A0" w:firstRow="1" w:lastRow="0" w:firstColumn="1" w:lastColumn="0" w:noHBand="0" w:noVBand="1"/>
      </w:tblPr>
      <w:tblGrid>
        <w:gridCol w:w="819"/>
        <w:gridCol w:w="784"/>
        <w:gridCol w:w="1051"/>
        <w:gridCol w:w="975"/>
        <w:gridCol w:w="797"/>
        <w:gridCol w:w="1334"/>
      </w:tblGrid>
      <w:tr w:rsidR="006E195F" w:rsidRPr="00411B3F" w14:paraId="1270915B" w14:textId="77777777" w:rsidTr="00411B3F">
        <w:trPr>
          <w:trHeight w:val="320"/>
          <w:jc w:val="center"/>
        </w:trPr>
        <w:tc>
          <w:tcPr>
            <w:tcW w:w="717" w:type="dxa"/>
            <w:tcBorders>
              <w:top w:val="single" w:sz="4" w:space="0" w:color="auto"/>
              <w:left w:val="nil"/>
              <w:bottom w:val="double" w:sz="6" w:space="0" w:color="auto"/>
              <w:right w:val="nil"/>
            </w:tcBorders>
            <w:shd w:val="clear" w:color="auto" w:fill="auto"/>
            <w:noWrap/>
            <w:vAlign w:val="bottom"/>
            <w:hideMark/>
          </w:tcPr>
          <w:p w14:paraId="0995D745" w14:textId="77777777" w:rsidR="00762EB3" w:rsidRPr="00411B3F" w:rsidRDefault="00762EB3" w:rsidP="00301BA0">
            <w:pPr>
              <w:spacing w:line="276" w:lineRule="auto"/>
              <w:jc w:val="center"/>
              <w:rPr>
                <w:rFonts w:ascii="Times New Roman" w:eastAsia="Times New Roman" w:hAnsi="Times New Roman" w:cs="Times New Roman"/>
                <w:color w:val="000000"/>
                <w:sz w:val="20"/>
                <w:lang w:eastAsia="en-US"/>
              </w:rPr>
            </w:pPr>
            <w:r w:rsidRPr="00411B3F">
              <w:rPr>
                <w:rFonts w:ascii="Times New Roman" w:eastAsia="Times New Roman" w:hAnsi="Times New Roman" w:cs="Times New Roman"/>
                <w:color w:val="000000"/>
                <w:sz w:val="20"/>
                <w:lang w:eastAsia="en-US"/>
              </w:rPr>
              <w:t>Y</w:t>
            </w:r>
          </w:p>
        </w:tc>
        <w:tc>
          <w:tcPr>
            <w:tcW w:w="686" w:type="dxa"/>
            <w:tcBorders>
              <w:top w:val="single" w:sz="4" w:space="0" w:color="auto"/>
              <w:left w:val="nil"/>
              <w:bottom w:val="double" w:sz="6" w:space="0" w:color="auto"/>
              <w:right w:val="nil"/>
            </w:tcBorders>
            <w:shd w:val="clear" w:color="auto" w:fill="auto"/>
            <w:noWrap/>
            <w:vAlign w:val="bottom"/>
            <w:hideMark/>
          </w:tcPr>
          <w:p w14:paraId="54702E88" w14:textId="40804BDA" w:rsidR="00762EB3" w:rsidRPr="00411B3F" w:rsidRDefault="007534A5" w:rsidP="00301BA0">
            <w:pPr>
              <w:spacing w:line="276" w:lineRule="auto"/>
              <w:jc w:val="center"/>
              <w:rPr>
                <w:rFonts w:ascii="Times New Roman" w:eastAsia="Times New Roman" w:hAnsi="Times New Roman" w:cs="Times New Roman"/>
                <w:color w:val="000000"/>
                <w:sz w:val="20"/>
                <w:lang w:eastAsia="en-US"/>
              </w:rPr>
            </w:pPr>
            <w:r w:rsidRPr="00411B3F">
              <w:rPr>
                <w:rFonts w:ascii="Times New Roman" w:eastAsia="Times New Roman" w:hAnsi="Times New Roman" w:cs="Times New Roman"/>
                <w:color w:val="000000"/>
                <w:sz w:val="20"/>
                <w:lang w:eastAsia="en-US"/>
              </w:rPr>
              <w:t>X</w:t>
            </w:r>
          </w:p>
        </w:tc>
        <w:tc>
          <w:tcPr>
            <w:tcW w:w="920" w:type="dxa"/>
            <w:tcBorders>
              <w:top w:val="single" w:sz="4" w:space="0" w:color="auto"/>
              <w:left w:val="nil"/>
              <w:bottom w:val="double" w:sz="6" w:space="0" w:color="auto"/>
              <w:right w:val="nil"/>
            </w:tcBorders>
            <w:shd w:val="clear" w:color="auto" w:fill="auto"/>
            <w:noWrap/>
            <w:vAlign w:val="bottom"/>
            <w:hideMark/>
          </w:tcPr>
          <w:p w14:paraId="6EB607A5" w14:textId="77777777" w:rsidR="00762EB3" w:rsidRPr="00411B3F" w:rsidRDefault="00762EB3" w:rsidP="00301BA0">
            <w:pPr>
              <w:spacing w:line="276" w:lineRule="auto"/>
              <w:jc w:val="center"/>
              <w:rPr>
                <w:rFonts w:ascii="Times New Roman" w:eastAsia="Times New Roman" w:hAnsi="Times New Roman" w:cs="Times New Roman"/>
                <w:color w:val="000000"/>
                <w:sz w:val="20"/>
                <w:lang w:eastAsia="en-US"/>
              </w:rPr>
            </w:pPr>
            <w:r w:rsidRPr="00411B3F">
              <w:rPr>
                <w:rFonts w:ascii="Times New Roman" w:eastAsia="Times New Roman" w:hAnsi="Times New Roman" w:cs="Times New Roman"/>
                <w:color w:val="000000"/>
                <w:sz w:val="20"/>
                <w:lang w:eastAsia="en-US"/>
              </w:rPr>
              <w:t>LOR</w:t>
            </w:r>
          </w:p>
        </w:tc>
        <w:tc>
          <w:tcPr>
            <w:tcW w:w="853" w:type="dxa"/>
            <w:tcBorders>
              <w:top w:val="single" w:sz="4" w:space="0" w:color="auto"/>
              <w:left w:val="nil"/>
              <w:bottom w:val="double" w:sz="6" w:space="0" w:color="auto"/>
              <w:right w:val="nil"/>
            </w:tcBorders>
            <w:shd w:val="clear" w:color="auto" w:fill="auto"/>
            <w:noWrap/>
            <w:vAlign w:val="bottom"/>
            <w:hideMark/>
          </w:tcPr>
          <w:p w14:paraId="585048E4" w14:textId="77777777" w:rsidR="00762EB3" w:rsidRPr="00411B3F" w:rsidRDefault="00762EB3" w:rsidP="00301BA0">
            <w:pPr>
              <w:spacing w:line="276" w:lineRule="auto"/>
              <w:jc w:val="center"/>
              <w:rPr>
                <w:rFonts w:ascii="Times New Roman" w:eastAsia="Times New Roman" w:hAnsi="Times New Roman" w:cs="Times New Roman"/>
                <w:color w:val="000000"/>
                <w:sz w:val="20"/>
                <w:lang w:eastAsia="en-US"/>
              </w:rPr>
            </w:pPr>
            <w:r w:rsidRPr="00411B3F">
              <w:rPr>
                <w:rFonts w:ascii="Times New Roman" w:eastAsia="Times New Roman" w:hAnsi="Times New Roman" w:cs="Times New Roman"/>
                <w:color w:val="000000"/>
                <w:sz w:val="20"/>
                <w:lang w:eastAsia="en-US"/>
              </w:rPr>
              <w:t>se</w:t>
            </w:r>
          </w:p>
        </w:tc>
        <w:tc>
          <w:tcPr>
            <w:tcW w:w="697" w:type="dxa"/>
            <w:tcBorders>
              <w:top w:val="single" w:sz="4" w:space="0" w:color="auto"/>
              <w:left w:val="nil"/>
              <w:bottom w:val="double" w:sz="6" w:space="0" w:color="auto"/>
              <w:right w:val="nil"/>
            </w:tcBorders>
            <w:shd w:val="clear" w:color="auto" w:fill="auto"/>
            <w:noWrap/>
            <w:vAlign w:val="bottom"/>
            <w:hideMark/>
          </w:tcPr>
          <w:p w14:paraId="1B0927B9" w14:textId="77777777" w:rsidR="00762EB3" w:rsidRPr="00411B3F" w:rsidRDefault="00762EB3" w:rsidP="00301BA0">
            <w:pPr>
              <w:spacing w:line="276" w:lineRule="auto"/>
              <w:jc w:val="center"/>
              <w:rPr>
                <w:rFonts w:ascii="Times New Roman" w:eastAsia="Times New Roman" w:hAnsi="Times New Roman" w:cs="Times New Roman"/>
                <w:i/>
                <w:iCs/>
                <w:color w:val="000000"/>
                <w:sz w:val="20"/>
                <w:lang w:eastAsia="en-US"/>
              </w:rPr>
            </w:pPr>
            <w:r w:rsidRPr="00411B3F">
              <w:rPr>
                <w:rFonts w:ascii="Times New Roman" w:eastAsia="Times New Roman" w:hAnsi="Times New Roman" w:cs="Times New Roman"/>
                <w:i/>
                <w:iCs/>
                <w:color w:val="000000"/>
                <w:sz w:val="20"/>
                <w:lang w:eastAsia="en-US"/>
              </w:rPr>
              <w:t>z</w:t>
            </w:r>
          </w:p>
        </w:tc>
        <w:tc>
          <w:tcPr>
            <w:tcW w:w="1167" w:type="dxa"/>
            <w:tcBorders>
              <w:top w:val="single" w:sz="4" w:space="0" w:color="auto"/>
              <w:left w:val="nil"/>
              <w:bottom w:val="double" w:sz="6" w:space="0" w:color="auto"/>
              <w:right w:val="nil"/>
            </w:tcBorders>
            <w:shd w:val="clear" w:color="auto" w:fill="auto"/>
            <w:noWrap/>
            <w:vAlign w:val="bottom"/>
            <w:hideMark/>
          </w:tcPr>
          <w:p w14:paraId="4945B654" w14:textId="77777777" w:rsidR="00762EB3" w:rsidRPr="00411B3F" w:rsidRDefault="00762EB3" w:rsidP="00301BA0">
            <w:pPr>
              <w:spacing w:line="276" w:lineRule="auto"/>
              <w:jc w:val="center"/>
              <w:rPr>
                <w:rFonts w:ascii="Times New Roman" w:eastAsia="Times New Roman" w:hAnsi="Times New Roman" w:cs="Times New Roman"/>
                <w:i/>
                <w:iCs/>
                <w:color w:val="000000"/>
                <w:sz w:val="20"/>
                <w:lang w:eastAsia="en-US"/>
              </w:rPr>
            </w:pPr>
            <w:r w:rsidRPr="00411B3F">
              <w:rPr>
                <w:rFonts w:ascii="Times New Roman" w:eastAsia="Times New Roman" w:hAnsi="Times New Roman" w:cs="Times New Roman"/>
                <w:i/>
                <w:iCs/>
                <w:color w:val="000000"/>
                <w:sz w:val="20"/>
                <w:lang w:eastAsia="en-US"/>
              </w:rPr>
              <w:t>p</w:t>
            </w:r>
          </w:p>
        </w:tc>
      </w:tr>
      <w:tr w:rsidR="00762EB3" w:rsidRPr="00411B3F" w14:paraId="140D0043" w14:textId="77777777" w:rsidTr="00411B3F">
        <w:trPr>
          <w:trHeight w:val="320"/>
          <w:jc w:val="center"/>
        </w:trPr>
        <w:tc>
          <w:tcPr>
            <w:tcW w:w="717" w:type="dxa"/>
            <w:tcBorders>
              <w:top w:val="nil"/>
              <w:left w:val="nil"/>
              <w:bottom w:val="nil"/>
              <w:right w:val="nil"/>
            </w:tcBorders>
            <w:shd w:val="clear" w:color="auto" w:fill="auto"/>
            <w:noWrap/>
            <w:vAlign w:val="bottom"/>
            <w:hideMark/>
          </w:tcPr>
          <w:p w14:paraId="03850590" w14:textId="77777777" w:rsidR="00762EB3" w:rsidRPr="00411B3F" w:rsidRDefault="00762EB3" w:rsidP="00301BA0">
            <w:pPr>
              <w:spacing w:line="276" w:lineRule="auto"/>
              <w:jc w:val="right"/>
              <w:rPr>
                <w:rFonts w:ascii="Times New Roman" w:eastAsia="Times New Roman" w:hAnsi="Times New Roman" w:cs="Times New Roman"/>
                <w:color w:val="000000"/>
                <w:sz w:val="20"/>
                <w:lang w:eastAsia="en-US"/>
              </w:rPr>
            </w:pPr>
            <w:proofErr w:type="spellStart"/>
            <w:r w:rsidRPr="00411B3F">
              <w:rPr>
                <w:rFonts w:ascii="Times New Roman" w:eastAsia="Times New Roman" w:hAnsi="Times New Roman" w:cs="Times New Roman"/>
                <w:color w:val="000000"/>
                <w:sz w:val="20"/>
                <w:lang w:eastAsia="en-US"/>
              </w:rPr>
              <w:t>Pr</w:t>
            </w:r>
            <w:proofErr w:type="spellEnd"/>
            <w:r w:rsidRPr="00411B3F">
              <w:rPr>
                <w:rFonts w:ascii="Times New Roman" w:eastAsia="Times New Roman" w:hAnsi="Times New Roman" w:cs="Times New Roman"/>
                <w:color w:val="000000"/>
                <w:sz w:val="20"/>
                <w:lang w:eastAsia="en-US"/>
              </w:rPr>
              <w:t>( A )</w:t>
            </w:r>
          </w:p>
        </w:tc>
        <w:tc>
          <w:tcPr>
            <w:tcW w:w="686" w:type="dxa"/>
            <w:tcBorders>
              <w:top w:val="nil"/>
              <w:left w:val="nil"/>
              <w:bottom w:val="nil"/>
              <w:right w:val="nil"/>
            </w:tcBorders>
            <w:shd w:val="clear" w:color="auto" w:fill="auto"/>
            <w:noWrap/>
            <w:vAlign w:val="bottom"/>
            <w:hideMark/>
          </w:tcPr>
          <w:p w14:paraId="21330CF4" w14:textId="77777777" w:rsidR="00762EB3" w:rsidRPr="00411B3F" w:rsidRDefault="00762EB3" w:rsidP="00301BA0">
            <w:pPr>
              <w:spacing w:line="276" w:lineRule="auto"/>
              <w:jc w:val="center"/>
              <w:rPr>
                <w:rFonts w:ascii="Times New Roman" w:eastAsia="Times New Roman" w:hAnsi="Times New Roman" w:cs="Times New Roman"/>
                <w:color w:val="000000"/>
                <w:sz w:val="20"/>
                <w:lang w:eastAsia="en-US"/>
              </w:rPr>
            </w:pPr>
            <w:r w:rsidRPr="00411B3F">
              <w:rPr>
                <w:rFonts w:ascii="Times New Roman" w:eastAsia="Times New Roman" w:hAnsi="Times New Roman" w:cs="Times New Roman"/>
                <w:color w:val="000000"/>
                <w:sz w:val="20"/>
                <w:lang w:eastAsia="en-US"/>
              </w:rPr>
              <w:t>Int.</w:t>
            </w:r>
          </w:p>
        </w:tc>
        <w:tc>
          <w:tcPr>
            <w:tcW w:w="920" w:type="dxa"/>
            <w:tcBorders>
              <w:top w:val="nil"/>
              <w:left w:val="nil"/>
              <w:bottom w:val="nil"/>
              <w:right w:val="nil"/>
            </w:tcBorders>
            <w:shd w:val="clear" w:color="auto" w:fill="auto"/>
            <w:noWrap/>
            <w:vAlign w:val="bottom"/>
            <w:hideMark/>
          </w:tcPr>
          <w:p w14:paraId="3E84A37D" w14:textId="77777777" w:rsidR="00762EB3" w:rsidRPr="00411B3F" w:rsidRDefault="00762EB3" w:rsidP="00301BA0">
            <w:pPr>
              <w:spacing w:line="276" w:lineRule="auto"/>
              <w:jc w:val="center"/>
              <w:rPr>
                <w:rFonts w:ascii="Times New Roman" w:eastAsia="Times New Roman" w:hAnsi="Times New Roman" w:cs="Times New Roman"/>
                <w:color w:val="000000"/>
                <w:sz w:val="20"/>
                <w:lang w:eastAsia="en-US"/>
              </w:rPr>
            </w:pPr>
            <w:r w:rsidRPr="00411B3F">
              <w:rPr>
                <w:rFonts w:ascii="Times New Roman" w:eastAsia="Times New Roman" w:hAnsi="Times New Roman" w:cs="Times New Roman"/>
                <w:color w:val="000000"/>
                <w:sz w:val="20"/>
                <w:lang w:eastAsia="en-US"/>
              </w:rPr>
              <w:t>-1.87</w:t>
            </w:r>
          </w:p>
        </w:tc>
        <w:tc>
          <w:tcPr>
            <w:tcW w:w="853" w:type="dxa"/>
            <w:tcBorders>
              <w:top w:val="nil"/>
              <w:left w:val="nil"/>
              <w:bottom w:val="nil"/>
              <w:right w:val="nil"/>
            </w:tcBorders>
            <w:shd w:val="clear" w:color="auto" w:fill="auto"/>
            <w:noWrap/>
            <w:vAlign w:val="bottom"/>
            <w:hideMark/>
          </w:tcPr>
          <w:p w14:paraId="0180CAC1" w14:textId="77777777" w:rsidR="00762EB3" w:rsidRPr="00411B3F" w:rsidRDefault="00762EB3" w:rsidP="00301BA0">
            <w:pPr>
              <w:spacing w:line="276" w:lineRule="auto"/>
              <w:jc w:val="center"/>
              <w:rPr>
                <w:rFonts w:ascii="Times New Roman" w:eastAsia="Times New Roman" w:hAnsi="Times New Roman" w:cs="Times New Roman"/>
                <w:color w:val="000000"/>
                <w:sz w:val="20"/>
                <w:lang w:eastAsia="en-US"/>
              </w:rPr>
            </w:pPr>
            <w:r w:rsidRPr="00411B3F">
              <w:rPr>
                <w:rFonts w:ascii="Times New Roman" w:eastAsia="Times New Roman" w:hAnsi="Times New Roman" w:cs="Times New Roman"/>
                <w:color w:val="000000"/>
                <w:sz w:val="20"/>
                <w:lang w:eastAsia="en-US"/>
              </w:rPr>
              <w:t>0.49</w:t>
            </w:r>
          </w:p>
        </w:tc>
        <w:tc>
          <w:tcPr>
            <w:tcW w:w="697" w:type="dxa"/>
            <w:tcBorders>
              <w:top w:val="nil"/>
              <w:left w:val="nil"/>
              <w:bottom w:val="nil"/>
              <w:right w:val="nil"/>
            </w:tcBorders>
            <w:shd w:val="clear" w:color="auto" w:fill="auto"/>
            <w:noWrap/>
            <w:vAlign w:val="bottom"/>
            <w:hideMark/>
          </w:tcPr>
          <w:p w14:paraId="44EF0782" w14:textId="77777777" w:rsidR="00762EB3" w:rsidRPr="00411B3F" w:rsidRDefault="00762EB3" w:rsidP="00301BA0">
            <w:pPr>
              <w:spacing w:line="276" w:lineRule="auto"/>
              <w:jc w:val="center"/>
              <w:rPr>
                <w:rFonts w:ascii="Times New Roman" w:eastAsia="Times New Roman" w:hAnsi="Times New Roman" w:cs="Times New Roman"/>
                <w:color w:val="000000"/>
                <w:sz w:val="20"/>
                <w:lang w:eastAsia="en-US"/>
              </w:rPr>
            </w:pPr>
            <w:r w:rsidRPr="00411B3F">
              <w:rPr>
                <w:rFonts w:ascii="Times New Roman" w:eastAsia="Times New Roman" w:hAnsi="Times New Roman" w:cs="Times New Roman"/>
                <w:color w:val="000000"/>
                <w:sz w:val="20"/>
                <w:lang w:eastAsia="en-US"/>
              </w:rPr>
              <w:t>-3.80</w:t>
            </w:r>
          </w:p>
        </w:tc>
        <w:tc>
          <w:tcPr>
            <w:tcW w:w="1167" w:type="dxa"/>
            <w:tcBorders>
              <w:top w:val="nil"/>
              <w:left w:val="nil"/>
              <w:bottom w:val="nil"/>
              <w:right w:val="nil"/>
            </w:tcBorders>
            <w:shd w:val="clear" w:color="auto" w:fill="auto"/>
            <w:noWrap/>
            <w:vAlign w:val="bottom"/>
            <w:hideMark/>
          </w:tcPr>
          <w:p w14:paraId="20FFE550" w14:textId="77777777" w:rsidR="00762EB3" w:rsidRPr="00411B3F" w:rsidRDefault="00762EB3" w:rsidP="00301BA0">
            <w:pPr>
              <w:spacing w:line="276" w:lineRule="auto"/>
              <w:jc w:val="center"/>
              <w:rPr>
                <w:rFonts w:ascii="Times New Roman" w:eastAsia="Times New Roman" w:hAnsi="Times New Roman" w:cs="Times New Roman"/>
                <w:color w:val="000000"/>
                <w:sz w:val="20"/>
                <w:lang w:eastAsia="en-US"/>
              </w:rPr>
            </w:pPr>
            <w:r w:rsidRPr="00411B3F">
              <w:rPr>
                <w:rFonts w:ascii="Times New Roman" w:eastAsia="Times New Roman" w:hAnsi="Times New Roman" w:cs="Times New Roman"/>
                <w:color w:val="000000"/>
                <w:sz w:val="20"/>
                <w:lang w:eastAsia="en-US"/>
              </w:rPr>
              <w:t>&lt; 0.0001</w:t>
            </w:r>
          </w:p>
        </w:tc>
      </w:tr>
      <w:tr w:rsidR="00762EB3" w:rsidRPr="00411B3F" w14:paraId="7CF9A016" w14:textId="77777777" w:rsidTr="00411B3F">
        <w:trPr>
          <w:trHeight w:val="300"/>
          <w:jc w:val="center"/>
        </w:trPr>
        <w:tc>
          <w:tcPr>
            <w:tcW w:w="717" w:type="dxa"/>
            <w:tcBorders>
              <w:top w:val="nil"/>
              <w:left w:val="nil"/>
              <w:bottom w:val="nil"/>
              <w:right w:val="nil"/>
            </w:tcBorders>
            <w:shd w:val="clear" w:color="auto" w:fill="auto"/>
            <w:noWrap/>
            <w:vAlign w:val="bottom"/>
            <w:hideMark/>
          </w:tcPr>
          <w:p w14:paraId="51CFC7C8" w14:textId="77777777" w:rsidR="00762EB3" w:rsidRPr="00411B3F" w:rsidRDefault="00762EB3" w:rsidP="00301BA0">
            <w:pPr>
              <w:spacing w:line="276" w:lineRule="auto"/>
              <w:jc w:val="right"/>
              <w:rPr>
                <w:rFonts w:ascii="Times New Roman" w:eastAsia="Times New Roman" w:hAnsi="Times New Roman" w:cs="Times New Roman"/>
                <w:color w:val="000000"/>
                <w:sz w:val="20"/>
                <w:lang w:eastAsia="en-US"/>
              </w:rPr>
            </w:pPr>
          </w:p>
        </w:tc>
        <w:tc>
          <w:tcPr>
            <w:tcW w:w="686" w:type="dxa"/>
            <w:tcBorders>
              <w:top w:val="nil"/>
              <w:left w:val="nil"/>
              <w:bottom w:val="nil"/>
              <w:right w:val="nil"/>
            </w:tcBorders>
            <w:shd w:val="clear" w:color="auto" w:fill="auto"/>
            <w:noWrap/>
            <w:vAlign w:val="bottom"/>
            <w:hideMark/>
          </w:tcPr>
          <w:p w14:paraId="2B301B66" w14:textId="77777777" w:rsidR="00762EB3" w:rsidRPr="00411B3F" w:rsidRDefault="00762EB3" w:rsidP="00301BA0">
            <w:pPr>
              <w:spacing w:line="276" w:lineRule="auto"/>
              <w:jc w:val="center"/>
              <w:rPr>
                <w:rFonts w:ascii="Times New Roman" w:eastAsia="Times New Roman" w:hAnsi="Times New Roman" w:cs="Times New Roman"/>
                <w:i/>
                <w:color w:val="000000"/>
                <w:sz w:val="20"/>
                <w:lang w:eastAsia="en-US"/>
              </w:rPr>
            </w:pPr>
            <w:proofErr w:type="spellStart"/>
            <w:r w:rsidRPr="00411B3F">
              <w:rPr>
                <w:rFonts w:ascii="Times New Roman" w:eastAsia="Times New Roman" w:hAnsi="Times New Roman" w:cs="Times New Roman"/>
                <w:i/>
                <w:color w:val="000000"/>
                <w:sz w:val="20"/>
                <w:lang w:eastAsia="en-US"/>
              </w:rPr>
              <w:t>C</w:t>
            </w:r>
            <w:r w:rsidRPr="00411B3F">
              <w:rPr>
                <w:rFonts w:ascii="Times New Roman" w:eastAsia="Times New Roman" w:hAnsi="Times New Roman" w:cs="Times New Roman"/>
                <w:i/>
                <w:color w:val="000000"/>
                <w:sz w:val="20"/>
                <w:vertAlign w:val="subscript"/>
                <w:lang w:eastAsia="en-US"/>
              </w:rPr>
              <w:t>w</w:t>
            </w:r>
            <w:proofErr w:type="spellEnd"/>
          </w:p>
        </w:tc>
        <w:tc>
          <w:tcPr>
            <w:tcW w:w="920" w:type="dxa"/>
            <w:tcBorders>
              <w:top w:val="nil"/>
              <w:left w:val="nil"/>
              <w:bottom w:val="nil"/>
              <w:right w:val="nil"/>
            </w:tcBorders>
            <w:shd w:val="clear" w:color="auto" w:fill="auto"/>
            <w:noWrap/>
            <w:vAlign w:val="bottom"/>
            <w:hideMark/>
          </w:tcPr>
          <w:p w14:paraId="6F97E66D" w14:textId="77777777" w:rsidR="00762EB3" w:rsidRPr="00411B3F" w:rsidRDefault="00762EB3" w:rsidP="00301BA0">
            <w:pPr>
              <w:spacing w:line="276" w:lineRule="auto"/>
              <w:jc w:val="center"/>
              <w:rPr>
                <w:rFonts w:ascii="Times New Roman" w:eastAsia="Times New Roman" w:hAnsi="Times New Roman" w:cs="Times New Roman"/>
                <w:color w:val="000000"/>
                <w:sz w:val="20"/>
                <w:lang w:eastAsia="en-US"/>
              </w:rPr>
            </w:pPr>
            <w:r w:rsidRPr="00411B3F">
              <w:rPr>
                <w:rFonts w:ascii="Times New Roman" w:eastAsia="Times New Roman" w:hAnsi="Times New Roman" w:cs="Times New Roman"/>
                <w:color w:val="000000"/>
                <w:sz w:val="20"/>
                <w:lang w:eastAsia="en-US"/>
              </w:rPr>
              <w:t>2.19</w:t>
            </w:r>
          </w:p>
        </w:tc>
        <w:tc>
          <w:tcPr>
            <w:tcW w:w="853" w:type="dxa"/>
            <w:tcBorders>
              <w:top w:val="nil"/>
              <w:left w:val="nil"/>
              <w:bottom w:val="nil"/>
              <w:right w:val="nil"/>
            </w:tcBorders>
            <w:shd w:val="clear" w:color="auto" w:fill="auto"/>
            <w:noWrap/>
            <w:vAlign w:val="bottom"/>
            <w:hideMark/>
          </w:tcPr>
          <w:p w14:paraId="316FE3A7" w14:textId="77777777" w:rsidR="00762EB3" w:rsidRPr="00411B3F" w:rsidRDefault="00762EB3" w:rsidP="00301BA0">
            <w:pPr>
              <w:spacing w:line="276" w:lineRule="auto"/>
              <w:jc w:val="center"/>
              <w:rPr>
                <w:rFonts w:ascii="Times New Roman" w:eastAsia="Times New Roman" w:hAnsi="Times New Roman" w:cs="Times New Roman"/>
                <w:color w:val="000000"/>
                <w:sz w:val="20"/>
                <w:lang w:eastAsia="en-US"/>
              </w:rPr>
            </w:pPr>
            <w:r w:rsidRPr="00411B3F">
              <w:rPr>
                <w:rFonts w:ascii="Times New Roman" w:eastAsia="Times New Roman" w:hAnsi="Times New Roman" w:cs="Times New Roman"/>
                <w:color w:val="000000"/>
                <w:sz w:val="20"/>
                <w:lang w:eastAsia="en-US"/>
              </w:rPr>
              <w:t>0.53</w:t>
            </w:r>
          </w:p>
        </w:tc>
        <w:tc>
          <w:tcPr>
            <w:tcW w:w="697" w:type="dxa"/>
            <w:tcBorders>
              <w:top w:val="nil"/>
              <w:left w:val="nil"/>
              <w:bottom w:val="nil"/>
              <w:right w:val="nil"/>
            </w:tcBorders>
            <w:shd w:val="clear" w:color="auto" w:fill="auto"/>
            <w:noWrap/>
            <w:vAlign w:val="bottom"/>
            <w:hideMark/>
          </w:tcPr>
          <w:p w14:paraId="2C7D417B" w14:textId="77777777" w:rsidR="00762EB3" w:rsidRPr="00411B3F" w:rsidRDefault="00762EB3" w:rsidP="00301BA0">
            <w:pPr>
              <w:spacing w:line="276" w:lineRule="auto"/>
              <w:jc w:val="center"/>
              <w:rPr>
                <w:rFonts w:ascii="Times New Roman" w:eastAsia="Times New Roman" w:hAnsi="Times New Roman" w:cs="Times New Roman"/>
                <w:color w:val="000000"/>
                <w:sz w:val="20"/>
                <w:lang w:eastAsia="en-US"/>
              </w:rPr>
            </w:pPr>
            <w:r w:rsidRPr="00411B3F">
              <w:rPr>
                <w:rFonts w:ascii="Times New Roman" w:eastAsia="Times New Roman" w:hAnsi="Times New Roman" w:cs="Times New Roman"/>
                <w:color w:val="000000"/>
                <w:sz w:val="20"/>
                <w:lang w:eastAsia="en-US"/>
              </w:rPr>
              <w:t>4.10</w:t>
            </w:r>
          </w:p>
        </w:tc>
        <w:tc>
          <w:tcPr>
            <w:tcW w:w="1167" w:type="dxa"/>
            <w:tcBorders>
              <w:top w:val="nil"/>
              <w:left w:val="nil"/>
              <w:bottom w:val="nil"/>
              <w:right w:val="nil"/>
            </w:tcBorders>
            <w:shd w:val="clear" w:color="auto" w:fill="auto"/>
            <w:noWrap/>
            <w:vAlign w:val="bottom"/>
            <w:hideMark/>
          </w:tcPr>
          <w:p w14:paraId="5C45CDEB" w14:textId="77777777" w:rsidR="00762EB3" w:rsidRPr="00411B3F" w:rsidRDefault="00762EB3" w:rsidP="00301BA0">
            <w:pPr>
              <w:spacing w:line="276" w:lineRule="auto"/>
              <w:jc w:val="center"/>
              <w:rPr>
                <w:rFonts w:ascii="Times New Roman" w:eastAsia="Times New Roman" w:hAnsi="Times New Roman" w:cs="Times New Roman"/>
                <w:color w:val="000000"/>
                <w:sz w:val="20"/>
                <w:lang w:eastAsia="en-US"/>
              </w:rPr>
            </w:pPr>
            <w:r w:rsidRPr="00411B3F">
              <w:rPr>
                <w:rFonts w:ascii="Times New Roman" w:eastAsia="Times New Roman" w:hAnsi="Times New Roman" w:cs="Times New Roman"/>
                <w:color w:val="000000"/>
                <w:sz w:val="20"/>
                <w:lang w:eastAsia="en-US"/>
              </w:rPr>
              <w:t>&lt; 0.0001</w:t>
            </w:r>
          </w:p>
        </w:tc>
      </w:tr>
      <w:tr w:rsidR="00762EB3" w:rsidRPr="00411B3F" w14:paraId="7A063AF4" w14:textId="77777777" w:rsidTr="00411B3F">
        <w:trPr>
          <w:trHeight w:val="300"/>
          <w:jc w:val="center"/>
        </w:trPr>
        <w:tc>
          <w:tcPr>
            <w:tcW w:w="717" w:type="dxa"/>
            <w:tcBorders>
              <w:top w:val="nil"/>
              <w:left w:val="nil"/>
              <w:bottom w:val="nil"/>
              <w:right w:val="nil"/>
            </w:tcBorders>
            <w:shd w:val="clear" w:color="auto" w:fill="auto"/>
            <w:noWrap/>
            <w:vAlign w:val="bottom"/>
            <w:hideMark/>
          </w:tcPr>
          <w:p w14:paraId="0F7F6587" w14:textId="77777777" w:rsidR="00762EB3" w:rsidRPr="00411B3F" w:rsidRDefault="00762EB3" w:rsidP="00301BA0">
            <w:pPr>
              <w:spacing w:line="276" w:lineRule="auto"/>
              <w:jc w:val="right"/>
              <w:rPr>
                <w:rFonts w:ascii="Times New Roman" w:eastAsia="Times New Roman" w:hAnsi="Times New Roman" w:cs="Times New Roman"/>
                <w:color w:val="000000"/>
                <w:sz w:val="20"/>
                <w:lang w:eastAsia="en-US"/>
              </w:rPr>
            </w:pPr>
          </w:p>
        </w:tc>
        <w:tc>
          <w:tcPr>
            <w:tcW w:w="686" w:type="dxa"/>
            <w:tcBorders>
              <w:top w:val="nil"/>
              <w:left w:val="nil"/>
              <w:bottom w:val="nil"/>
              <w:right w:val="nil"/>
            </w:tcBorders>
            <w:shd w:val="clear" w:color="auto" w:fill="auto"/>
            <w:noWrap/>
            <w:vAlign w:val="bottom"/>
            <w:hideMark/>
          </w:tcPr>
          <w:p w14:paraId="2566B77F" w14:textId="77777777" w:rsidR="00762EB3" w:rsidRPr="00411B3F" w:rsidRDefault="00762EB3" w:rsidP="00301BA0">
            <w:pPr>
              <w:spacing w:line="276" w:lineRule="auto"/>
              <w:jc w:val="center"/>
              <w:rPr>
                <w:rFonts w:ascii="Times New Roman" w:eastAsia="Times New Roman" w:hAnsi="Times New Roman" w:cs="Times New Roman"/>
                <w:i/>
                <w:color w:val="000000"/>
                <w:sz w:val="20"/>
                <w:lang w:eastAsia="en-US"/>
              </w:rPr>
            </w:pPr>
            <w:r w:rsidRPr="00411B3F">
              <w:rPr>
                <w:rFonts w:ascii="Times New Roman" w:eastAsia="Times New Roman" w:hAnsi="Times New Roman" w:cs="Times New Roman"/>
                <w:i/>
                <w:color w:val="000000"/>
                <w:sz w:val="20"/>
                <w:lang w:eastAsia="en-US"/>
              </w:rPr>
              <w:t>C</w:t>
            </w:r>
            <w:r w:rsidRPr="00411B3F">
              <w:rPr>
                <w:rFonts w:ascii="Times New Roman" w:eastAsia="Times New Roman" w:hAnsi="Times New Roman" w:cs="Times New Roman"/>
                <w:i/>
                <w:color w:val="000000"/>
                <w:sz w:val="20"/>
                <w:vertAlign w:val="subscript"/>
                <w:lang w:eastAsia="en-US"/>
              </w:rPr>
              <w:t>r</w:t>
            </w:r>
          </w:p>
        </w:tc>
        <w:tc>
          <w:tcPr>
            <w:tcW w:w="920" w:type="dxa"/>
            <w:tcBorders>
              <w:top w:val="nil"/>
              <w:left w:val="nil"/>
              <w:bottom w:val="nil"/>
              <w:right w:val="nil"/>
            </w:tcBorders>
            <w:shd w:val="clear" w:color="auto" w:fill="auto"/>
            <w:noWrap/>
            <w:vAlign w:val="bottom"/>
            <w:hideMark/>
          </w:tcPr>
          <w:p w14:paraId="709A599A" w14:textId="77777777" w:rsidR="00762EB3" w:rsidRPr="00411B3F" w:rsidRDefault="00762EB3" w:rsidP="00301BA0">
            <w:pPr>
              <w:spacing w:line="276" w:lineRule="auto"/>
              <w:jc w:val="center"/>
              <w:rPr>
                <w:rFonts w:ascii="Times New Roman" w:eastAsia="Times New Roman" w:hAnsi="Times New Roman" w:cs="Times New Roman"/>
                <w:color w:val="000000"/>
                <w:sz w:val="20"/>
                <w:lang w:eastAsia="en-US"/>
              </w:rPr>
            </w:pPr>
            <w:r w:rsidRPr="00411B3F">
              <w:rPr>
                <w:rFonts w:ascii="Times New Roman" w:eastAsia="Times New Roman" w:hAnsi="Times New Roman" w:cs="Times New Roman"/>
                <w:color w:val="000000"/>
                <w:sz w:val="20"/>
                <w:lang w:eastAsia="en-US"/>
              </w:rPr>
              <w:t>0.45</w:t>
            </w:r>
          </w:p>
        </w:tc>
        <w:tc>
          <w:tcPr>
            <w:tcW w:w="853" w:type="dxa"/>
            <w:tcBorders>
              <w:top w:val="nil"/>
              <w:left w:val="nil"/>
              <w:bottom w:val="nil"/>
              <w:right w:val="nil"/>
            </w:tcBorders>
            <w:shd w:val="clear" w:color="auto" w:fill="auto"/>
            <w:noWrap/>
            <w:vAlign w:val="bottom"/>
            <w:hideMark/>
          </w:tcPr>
          <w:p w14:paraId="6C6C5A4F" w14:textId="77777777" w:rsidR="00762EB3" w:rsidRPr="00411B3F" w:rsidRDefault="00762EB3" w:rsidP="00301BA0">
            <w:pPr>
              <w:spacing w:line="276" w:lineRule="auto"/>
              <w:jc w:val="center"/>
              <w:rPr>
                <w:rFonts w:ascii="Times New Roman" w:eastAsia="Times New Roman" w:hAnsi="Times New Roman" w:cs="Times New Roman"/>
                <w:color w:val="000000"/>
                <w:sz w:val="20"/>
                <w:lang w:eastAsia="en-US"/>
              </w:rPr>
            </w:pPr>
            <w:r w:rsidRPr="00411B3F">
              <w:rPr>
                <w:rFonts w:ascii="Times New Roman" w:eastAsia="Times New Roman" w:hAnsi="Times New Roman" w:cs="Times New Roman"/>
                <w:color w:val="000000"/>
                <w:sz w:val="20"/>
                <w:lang w:eastAsia="en-US"/>
              </w:rPr>
              <w:t>0.29</w:t>
            </w:r>
          </w:p>
        </w:tc>
        <w:tc>
          <w:tcPr>
            <w:tcW w:w="697" w:type="dxa"/>
            <w:tcBorders>
              <w:top w:val="nil"/>
              <w:left w:val="nil"/>
              <w:bottom w:val="nil"/>
              <w:right w:val="nil"/>
            </w:tcBorders>
            <w:shd w:val="clear" w:color="auto" w:fill="auto"/>
            <w:noWrap/>
            <w:vAlign w:val="bottom"/>
            <w:hideMark/>
          </w:tcPr>
          <w:p w14:paraId="13D18229" w14:textId="77777777" w:rsidR="00762EB3" w:rsidRPr="00411B3F" w:rsidRDefault="00762EB3" w:rsidP="00301BA0">
            <w:pPr>
              <w:spacing w:line="276" w:lineRule="auto"/>
              <w:jc w:val="center"/>
              <w:rPr>
                <w:rFonts w:ascii="Times New Roman" w:eastAsia="Times New Roman" w:hAnsi="Times New Roman" w:cs="Times New Roman"/>
                <w:color w:val="000000"/>
                <w:sz w:val="20"/>
                <w:lang w:eastAsia="en-US"/>
              </w:rPr>
            </w:pPr>
            <w:r w:rsidRPr="00411B3F">
              <w:rPr>
                <w:rFonts w:ascii="Times New Roman" w:eastAsia="Times New Roman" w:hAnsi="Times New Roman" w:cs="Times New Roman"/>
                <w:color w:val="000000"/>
                <w:sz w:val="20"/>
                <w:lang w:eastAsia="en-US"/>
              </w:rPr>
              <w:t>1.54</w:t>
            </w:r>
          </w:p>
        </w:tc>
        <w:tc>
          <w:tcPr>
            <w:tcW w:w="1167" w:type="dxa"/>
            <w:tcBorders>
              <w:top w:val="nil"/>
              <w:left w:val="nil"/>
              <w:bottom w:val="nil"/>
              <w:right w:val="nil"/>
            </w:tcBorders>
            <w:shd w:val="clear" w:color="auto" w:fill="auto"/>
            <w:noWrap/>
            <w:vAlign w:val="bottom"/>
            <w:hideMark/>
          </w:tcPr>
          <w:p w14:paraId="677B234D" w14:textId="77777777" w:rsidR="00762EB3" w:rsidRPr="00411B3F" w:rsidRDefault="00762EB3" w:rsidP="00301BA0">
            <w:pPr>
              <w:spacing w:line="276" w:lineRule="auto"/>
              <w:jc w:val="center"/>
              <w:rPr>
                <w:rFonts w:ascii="Times New Roman" w:eastAsia="Times New Roman" w:hAnsi="Times New Roman" w:cs="Times New Roman"/>
                <w:color w:val="000000"/>
                <w:sz w:val="20"/>
                <w:lang w:eastAsia="en-US"/>
              </w:rPr>
            </w:pPr>
            <w:r w:rsidRPr="00411B3F">
              <w:rPr>
                <w:rFonts w:ascii="Times New Roman" w:eastAsia="Times New Roman" w:hAnsi="Times New Roman" w:cs="Times New Roman"/>
                <w:color w:val="000000"/>
                <w:sz w:val="20"/>
                <w:lang w:eastAsia="en-US"/>
              </w:rPr>
              <w:t>0.12</w:t>
            </w:r>
          </w:p>
        </w:tc>
      </w:tr>
      <w:tr w:rsidR="00762EB3" w:rsidRPr="00411B3F" w14:paraId="08619B64" w14:textId="77777777" w:rsidTr="00411B3F">
        <w:trPr>
          <w:trHeight w:val="300"/>
          <w:jc w:val="center"/>
        </w:trPr>
        <w:tc>
          <w:tcPr>
            <w:tcW w:w="717" w:type="dxa"/>
            <w:tcBorders>
              <w:top w:val="nil"/>
              <w:left w:val="nil"/>
              <w:bottom w:val="nil"/>
              <w:right w:val="nil"/>
            </w:tcBorders>
            <w:shd w:val="clear" w:color="auto" w:fill="auto"/>
            <w:noWrap/>
            <w:vAlign w:val="bottom"/>
            <w:hideMark/>
          </w:tcPr>
          <w:p w14:paraId="5C1097C1" w14:textId="77777777" w:rsidR="00762EB3" w:rsidRPr="00411B3F" w:rsidRDefault="00762EB3" w:rsidP="00301BA0">
            <w:pPr>
              <w:spacing w:line="276" w:lineRule="auto"/>
              <w:jc w:val="right"/>
              <w:rPr>
                <w:rFonts w:ascii="Times New Roman" w:eastAsia="Times New Roman" w:hAnsi="Times New Roman" w:cs="Times New Roman"/>
                <w:color w:val="000000"/>
                <w:sz w:val="20"/>
                <w:lang w:eastAsia="en-US"/>
              </w:rPr>
            </w:pPr>
            <w:proofErr w:type="spellStart"/>
            <w:r w:rsidRPr="00411B3F">
              <w:rPr>
                <w:rFonts w:ascii="Times New Roman" w:eastAsia="Times New Roman" w:hAnsi="Times New Roman" w:cs="Times New Roman"/>
                <w:color w:val="000000"/>
                <w:sz w:val="20"/>
                <w:lang w:eastAsia="en-US"/>
              </w:rPr>
              <w:t>Pr</w:t>
            </w:r>
            <w:proofErr w:type="spellEnd"/>
            <w:r w:rsidRPr="00411B3F">
              <w:rPr>
                <w:rFonts w:ascii="Times New Roman" w:eastAsia="Times New Roman" w:hAnsi="Times New Roman" w:cs="Times New Roman"/>
                <w:color w:val="000000"/>
                <w:sz w:val="20"/>
                <w:lang w:eastAsia="en-US"/>
              </w:rPr>
              <w:t>( B )</w:t>
            </w:r>
          </w:p>
        </w:tc>
        <w:tc>
          <w:tcPr>
            <w:tcW w:w="686" w:type="dxa"/>
            <w:tcBorders>
              <w:top w:val="nil"/>
              <w:left w:val="nil"/>
              <w:bottom w:val="nil"/>
              <w:right w:val="nil"/>
            </w:tcBorders>
            <w:shd w:val="clear" w:color="auto" w:fill="auto"/>
            <w:noWrap/>
            <w:vAlign w:val="bottom"/>
            <w:hideMark/>
          </w:tcPr>
          <w:p w14:paraId="039A9D5C" w14:textId="77777777" w:rsidR="00762EB3" w:rsidRPr="00411B3F" w:rsidRDefault="00762EB3" w:rsidP="00301BA0">
            <w:pPr>
              <w:spacing w:line="276" w:lineRule="auto"/>
              <w:jc w:val="center"/>
              <w:rPr>
                <w:rFonts w:ascii="Times New Roman" w:eastAsia="Times New Roman" w:hAnsi="Times New Roman" w:cs="Times New Roman"/>
                <w:color w:val="000000"/>
                <w:sz w:val="20"/>
                <w:lang w:eastAsia="en-US"/>
              </w:rPr>
            </w:pPr>
            <w:r w:rsidRPr="00411B3F">
              <w:rPr>
                <w:rFonts w:ascii="Times New Roman" w:eastAsia="Times New Roman" w:hAnsi="Times New Roman" w:cs="Times New Roman"/>
                <w:color w:val="000000"/>
                <w:sz w:val="20"/>
                <w:lang w:eastAsia="en-US"/>
              </w:rPr>
              <w:t>Int.</w:t>
            </w:r>
          </w:p>
        </w:tc>
        <w:tc>
          <w:tcPr>
            <w:tcW w:w="920" w:type="dxa"/>
            <w:tcBorders>
              <w:top w:val="nil"/>
              <w:left w:val="nil"/>
              <w:bottom w:val="nil"/>
              <w:right w:val="nil"/>
            </w:tcBorders>
            <w:shd w:val="clear" w:color="auto" w:fill="auto"/>
            <w:noWrap/>
            <w:vAlign w:val="bottom"/>
            <w:hideMark/>
          </w:tcPr>
          <w:p w14:paraId="5D938885" w14:textId="77777777" w:rsidR="00762EB3" w:rsidRPr="00411B3F" w:rsidRDefault="00762EB3" w:rsidP="00301BA0">
            <w:pPr>
              <w:spacing w:line="276" w:lineRule="auto"/>
              <w:jc w:val="center"/>
              <w:rPr>
                <w:rFonts w:ascii="Times New Roman" w:eastAsia="Times New Roman" w:hAnsi="Times New Roman" w:cs="Times New Roman"/>
                <w:color w:val="000000"/>
                <w:sz w:val="20"/>
                <w:lang w:eastAsia="en-US"/>
              </w:rPr>
            </w:pPr>
            <w:r w:rsidRPr="00411B3F">
              <w:rPr>
                <w:rFonts w:ascii="Times New Roman" w:eastAsia="Times New Roman" w:hAnsi="Times New Roman" w:cs="Times New Roman"/>
                <w:color w:val="000000"/>
                <w:sz w:val="20"/>
                <w:lang w:eastAsia="en-US"/>
              </w:rPr>
              <w:t>0.02</w:t>
            </w:r>
          </w:p>
        </w:tc>
        <w:tc>
          <w:tcPr>
            <w:tcW w:w="853" w:type="dxa"/>
            <w:tcBorders>
              <w:top w:val="nil"/>
              <w:left w:val="nil"/>
              <w:bottom w:val="nil"/>
              <w:right w:val="nil"/>
            </w:tcBorders>
            <w:shd w:val="clear" w:color="auto" w:fill="auto"/>
            <w:noWrap/>
            <w:vAlign w:val="bottom"/>
            <w:hideMark/>
          </w:tcPr>
          <w:p w14:paraId="7FE935B2" w14:textId="77777777" w:rsidR="00762EB3" w:rsidRPr="00411B3F" w:rsidRDefault="00762EB3" w:rsidP="00301BA0">
            <w:pPr>
              <w:spacing w:line="276" w:lineRule="auto"/>
              <w:jc w:val="center"/>
              <w:rPr>
                <w:rFonts w:ascii="Times New Roman" w:eastAsia="Times New Roman" w:hAnsi="Times New Roman" w:cs="Times New Roman"/>
                <w:color w:val="000000"/>
                <w:sz w:val="20"/>
                <w:lang w:eastAsia="en-US"/>
              </w:rPr>
            </w:pPr>
            <w:r w:rsidRPr="00411B3F">
              <w:rPr>
                <w:rFonts w:ascii="Times New Roman" w:eastAsia="Times New Roman" w:hAnsi="Times New Roman" w:cs="Times New Roman"/>
                <w:color w:val="000000"/>
                <w:sz w:val="20"/>
                <w:lang w:eastAsia="en-US"/>
              </w:rPr>
              <w:t>0.12</w:t>
            </w:r>
          </w:p>
        </w:tc>
        <w:tc>
          <w:tcPr>
            <w:tcW w:w="697" w:type="dxa"/>
            <w:tcBorders>
              <w:top w:val="nil"/>
              <w:left w:val="nil"/>
              <w:bottom w:val="nil"/>
              <w:right w:val="nil"/>
            </w:tcBorders>
            <w:shd w:val="clear" w:color="auto" w:fill="auto"/>
            <w:noWrap/>
            <w:vAlign w:val="bottom"/>
            <w:hideMark/>
          </w:tcPr>
          <w:p w14:paraId="30BDF6A2" w14:textId="77777777" w:rsidR="00762EB3" w:rsidRPr="00411B3F" w:rsidRDefault="00762EB3" w:rsidP="00301BA0">
            <w:pPr>
              <w:spacing w:line="276" w:lineRule="auto"/>
              <w:jc w:val="center"/>
              <w:rPr>
                <w:rFonts w:ascii="Times New Roman" w:eastAsia="Times New Roman" w:hAnsi="Times New Roman" w:cs="Times New Roman"/>
                <w:color w:val="000000"/>
                <w:sz w:val="20"/>
                <w:lang w:eastAsia="en-US"/>
              </w:rPr>
            </w:pPr>
            <w:r w:rsidRPr="00411B3F">
              <w:rPr>
                <w:rFonts w:ascii="Times New Roman" w:eastAsia="Times New Roman" w:hAnsi="Times New Roman" w:cs="Times New Roman"/>
                <w:color w:val="000000"/>
                <w:sz w:val="20"/>
                <w:lang w:eastAsia="en-US"/>
              </w:rPr>
              <w:t>0.14</w:t>
            </w:r>
          </w:p>
        </w:tc>
        <w:tc>
          <w:tcPr>
            <w:tcW w:w="1167" w:type="dxa"/>
            <w:tcBorders>
              <w:top w:val="nil"/>
              <w:left w:val="nil"/>
              <w:bottom w:val="nil"/>
              <w:right w:val="nil"/>
            </w:tcBorders>
            <w:shd w:val="clear" w:color="auto" w:fill="auto"/>
            <w:noWrap/>
            <w:vAlign w:val="bottom"/>
            <w:hideMark/>
          </w:tcPr>
          <w:p w14:paraId="02AB8031" w14:textId="77777777" w:rsidR="00762EB3" w:rsidRPr="00411B3F" w:rsidRDefault="00762EB3" w:rsidP="00301BA0">
            <w:pPr>
              <w:spacing w:line="276" w:lineRule="auto"/>
              <w:jc w:val="center"/>
              <w:rPr>
                <w:rFonts w:ascii="Times New Roman" w:eastAsia="Times New Roman" w:hAnsi="Times New Roman" w:cs="Times New Roman"/>
                <w:color w:val="000000"/>
                <w:sz w:val="20"/>
                <w:lang w:eastAsia="en-US"/>
              </w:rPr>
            </w:pPr>
            <w:r w:rsidRPr="00411B3F">
              <w:rPr>
                <w:rFonts w:ascii="Times New Roman" w:eastAsia="Times New Roman" w:hAnsi="Times New Roman" w:cs="Times New Roman"/>
                <w:color w:val="000000"/>
                <w:sz w:val="20"/>
                <w:lang w:eastAsia="en-US"/>
              </w:rPr>
              <w:t>0.89</w:t>
            </w:r>
          </w:p>
        </w:tc>
      </w:tr>
      <w:tr w:rsidR="006E195F" w:rsidRPr="00411B3F" w14:paraId="7CA574C8" w14:textId="77777777" w:rsidTr="00411B3F">
        <w:trPr>
          <w:trHeight w:val="300"/>
          <w:jc w:val="center"/>
        </w:trPr>
        <w:tc>
          <w:tcPr>
            <w:tcW w:w="717" w:type="dxa"/>
            <w:tcBorders>
              <w:top w:val="nil"/>
              <w:left w:val="nil"/>
              <w:bottom w:val="nil"/>
              <w:right w:val="nil"/>
            </w:tcBorders>
            <w:shd w:val="clear" w:color="auto" w:fill="auto"/>
            <w:noWrap/>
            <w:vAlign w:val="bottom"/>
            <w:hideMark/>
          </w:tcPr>
          <w:p w14:paraId="2392F8AA" w14:textId="77777777" w:rsidR="006E195F" w:rsidRPr="00411B3F" w:rsidRDefault="006E195F" w:rsidP="00301BA0">
            <w:pPr>
              <w:spacing w:line="276" w:lineRule="auto"/>
              <w:jc w:val="right"/>
              <w:rPr>
                <w:rFonts w:ascii="Times New Roman" w:eastAsia="Times New Roman" w:hAnsi="Times New Roman" w:cs="Times New Roman"/>
                <w:color w:val="000000"/>
                <w:sz w:val="20"/>
                <w:lang w:eastAsia="en-US"/>
              </w:rPr>
            </w:pPr>
          </w:p>
        </w:tc>
        <w:tc>
          <w:tcPr>
            <w:tcW w:w="686" w:type="dxa"/>
            <w:tcBorders>
              <w:top w:val="nil"/>
              <w:left w:val="nil"/>
              <w:bottom w:val="nil"/>
              <w:right w:val="nil"/>
            </w:tcBorders>
            <w:shd w:val="clear" w:color="auto" w:fill="auto"/>
            <w:noWrap/>
            <w:vAlign w:val="bottom"/>
            <w:hideMark/>
          </w:tcPr>
          <w:p w14:paraId="585A581B" w14:textId="1204465B" w:rsidR="006E195F" w:rsidRPr="00411B3F" w:rsidRDefault="006E195F" w:rsidP="00301BA0">
            <w:pPr>
              <w:spacing w:line="276" w:lineRule="auto"/>
              <w:jc w:val="center"/>
              <w:rPr>
                <w:rFonts w:ascii="Times New Roman" w:eastAsia="Times New Roman" w:hAnsi="Times New Roman" w:cs="Times New Roman"/>
                <w:color w:val="000000"/>
                <w:sz w:val="20"/>
                <w:lang w:eastAsia="en-US"/>
              </w:rPr>
            </w:pPr>
            <w:proofErr w:type="spellStart"/>
            <w:r w:rsidRPr="00411B3F">
              <w:rPr>
                <w:rFonts w:ascii="Times New Roman" w:eastAsia="Times New Roman" w:hAnsi="Times New Roman" w:cs="Times New Roman"/>
                <w:i/>
                <w:color w:val="000000"/>
                <w:sz w:val="20"/>
                <w:lang w:eastAsia="en-US"/>
              </w:rPr>
              <w:t>C</w:t>
            </w:r>
            <w:r w:rsidRPr="00411B3F">
              <w:rPr>
                <w:rFonts w:ascii="Times New Roman" w:eastAsia="Times New Roman" w:hAnsi="Times New Roman" w:cs="Times New Roman"/>
                <w:i/>
                <w:color w:val="000000"/>
                <w:sz w:val="20"/>
                <w:vertAlign w:val="subscript"/>
                <w:lang w:eastAsia="en-US"/>
              </w:rPr>
              <w:t>w</w:t>
            </w:r>
            <w:proofErr w:type="spellEnd"/>
          </w:p>
        </w:tc>
        <w:tc>
          <w:tcPr>
            <w:tcW w:w="920" w:type="dxa"/>
            <w:tcBorders>
              <w:top w:val="nil"/>
              <w:left w:val="nil"/>
              <w:bottom w:val="nil"/>
              <w:right w:val="nil"/>
            </w:tcBorders>
            <w:shd w:val="clear" w:color="auto" w:fill="auto"/>
            <w:noWrap/>
            <w:vAlign w:val="bottom"/>
            <w:hideMark/>
          </w:tcPr>
          <w:p w14:paraId="1CF2E3E8" w14:textId="77777777" w:rsidR="006E195F" w:rsidRPr="00411B3F" w:rsidRDefault="006E195F" w:rsidP="00301BA0">
            <w:pPr>
              <w:spacing w:line="276" w:lineRule="auto"/>
              <w:jc w:val="center"/>
              <w:rPr>
                <w:rFonts w:ascii="Times New Roman" w:eastAsia="Times New Roman" w:hAnsi="Times New Roman" w:cs="Times New Roman"/>
                <w:color w:val="000000"/>
                <w:sz w:val="20"/>
                <w:lang w:eastAsia="en-US"/>
              </w:rPr>
            </w:pPr>
            <w:r w:rsidRPr="00411B3F">
              <w:rPr>
                <w:rFonts w:ascii="Times New Roman" w:eastAsia="Times New Roman" w:hAnsi="Times New Roman" w:cs="Times New Roman"/>
                <w:color w:val="000000"/>
                <w:sz w:val="20"/>
                <w:lang w:eastAsia="en-US"/>
              </w:rPr>
              <w:t>-0.85</w:t>
            </w:r>
          </w:p>
        </w:tc>
        <w:tc>
          <w:tcPr>
            <w:tcW w:w="853" w:type="dxa"/>
            <w:tcBorders>
              <w:top w:val="nil"/>
              <w:left w:val="nil"/>
              <w:bottom w:val="nil"/>
              <w:right w:val="nil"/>
            </w:tcBorders>
            <w:shd w:val="clear" w:color="auto" w:fill="auto"/>
            <w:noWrap/>
            <w:vAlign w:val="bottom"/>
            <w:hideMark/>
          </w:tcPr>
          <w:p w14:paraId="2D1E0037" w14:textId="77777777" w:rsidR="006E195F" w:rsidRPr="00411B3F" w:rsidRDefault="006E195F" w:rsidP="00301BA0">
            <w:pPr>
              <w:spacing w:line="276" w:lineRule="auto"/>
              <w:jc w:val="center"/>
              <w:rPr>
                <w:rFonts w:ascii="Times New Roman" w:eastAsia="Times New Roman" w:hAnsi="Times New Roman" w:cs="Times New Roman"/>
                <w:color w:val="000000"/>
                <w:sz w:val="20"/>
                <w:lang w:eastAsia="en-US"/>
              </w:rPr>
            </w:pPr>
            <w:r w:rsidRPr="00411B3F">
              <w:rPr>
                <w:rFonts w:ascii="Times New Roman" w:eastAsia="Times New Roman" w:hAnsi="Times New Roman" w:cs="Times New Roman"/>
                <w:color w:val="000000"/>
                <w:sz w:val="20"/>
                <w:lang w:eastAsia="en-US"/>
              </w:rPr>
              <w:t>0.11</w:t>
            </w:r>
          </w:p>
        </w:tc>
        <w:tc>
          <w:tcPr>
            <w:tcW w:w="697" w:type="dxa"/>
            <w:tcBorders>
              <w:top w:val="nil"/>
              <w:left w:val="nil"/>
              <w:bottom w:val="nil"/>
              <w:right w:val="nil"/>
            </w:tcBorders>
            <w:shd w:val="clear" w:color="auto" w:fill="auto"/>
            <w:noWrap/>
            <w:vAlign w:val="bottom"/>
            <w:hideMark/>
          </w:tcPr>
          <w:p w14:paraId="72FB1C03" w14:textId="77777777" w:rsidR="006E195F" w:rsidRPr="00411B3F" w:rsidRDefault="006E195F" w:rsidP="00301BA0">
            <w:pPr>
              <w:spacing w:line="276" w:lineRule="auto"/>
              <w:jc w:val="center"/>
              <w:rPr>
                <w:rFonts w:ascii="Times New Roman" w:eastAsia="Times New Roman" w:hAnsi="Times New Roman" w:cs="Times New Roman"/>
                <w:color w:val="000000"/>
                <w:sz w:val="20"/>
                <w:lang w:eastAsia="en-US"/>
              </w:rPr>
            </w:pPr>
            <w:r w:rsidRPr="00411B3F">
              <w:rPr>
                <w:rFonts w:ascii="Times New Roman" w:eastAsia="Times New Roman" w:hAnsi="Times New Roman" w:cs="Times New Roman"/>
                <w:color w:val="000000"/>
                <w:sz w:val="20"/>
                <w:lang w:eastAsia="en-US"/>
              </w:rPr>
              <w:t>-7.74</w:t>
            </w:r>
          </w:p>
        </w:tc>
        <w:tc>
          <w:tcPr>
            <w:tcW w:w="1167" w:type="dxa"/>
            <w:tcBorders>
              <w:top w:val="nil"/>
              <w:left w:val="nil"/>
              <w:bottom w:val="nil"/>
              <w:right w:val="nil"/>
            </w:tcBorders>
            <w:shd w:val="clear" w:color="auto" w:fill="auto"/>
            <w:noWrap/>
            <w:vAlign w:val="bottom"/>
            <w:hideMark/>
          </w:tcPr>
          <w:p w14:paraId="266E9DB8" w14:textId="77777777" w:rsidR="006E195F" w:rsidRPr="00411B3F" w:rsidRDefault="006E195F" w:rsidP="00301BA0">
            <w:pPr>
              <w:spacing w:line="276" w:lineRule="auto"/>
              <w:jc w:val="center"/>
              <w:rPr>
                <w:rFonts w:ascii="Times New Roman" w:eastAsia="Times New Roman" w:hAnsi="Times New Roman" w:cs="Times New Roman"/>
                <w:color w:val="000000"/>
                <w:sz w:val="20"/>
                <w:lang w:eastAsia="en-US"/>
              </w:rPr>
            </w:pPr>
            <w:r w:rsidRPr="00411B3F">
              <w:rPr>
                <w:rFonts w:ascii="Times New Roman" w:eastAsia="Times New Roman" w:hAnsi="Times New Roman" w:cs="Times New Roman"/>
                <w:color w:val="000000"/>
                <w:sz w:val="20"/>
                <w:lang w:eastAsia="en-US"/>
              </w:rPr>
              <w:t>&lt; 0.0001</w:t>
            </w:r>
          </w:p>
        </w:tc>
      </w:tr>
      <w:tr w:rsidR="006E195F" w:rsidRPr="00411B3F" w14:paraId="1407F7BD" w14:textId="77777777" w:rsidTr="00411B3F">
        <w:trPr>
          <w:trHeight w:val="300"/>
          <w:jc w:val="center"/>
        </w:trPr>
        <w:tc>
          <w:tcPr>
            <w:tcW w:w="717" w:type="dxa"/>
            <w:tcBorders>
              <w:top w:val="nil"/>
              <w:left w:val="nil"/>
              <w:bottom w:val="nil"/>
              <w:right w:val="nil"/>
            </w:tcBorders>
            <w:shd w:val="clear" w:color="auto" w:fill="auto"/>
            <w:noWrap/>
            <w:vAlign w:val="bottom"/>
            <w:hideMark/>
          </w:tcPr>
          <w:p w14:paraId="727E0DCC" w14:textId="77777777" w:rsidR="006E195F" w:rsidRPr="00411B3F" w:rsidRDefault="006E195F" w:rsidP="00301BA0">
            <w:pPr>
              <w:spacing w:line="276" w:lineRule="auto"/>
              <w:jc w:val="right"/>
              <w:rPr>
                <w:rFonts w:ascii="Times New Roman" w:eastAsia="Times New Roman" w:hAnsi="Times New Roman" w:cs="Times New Roman"/>
                <w:color w:val="000000"/>
                <w:sz w:val="20"/>
                <w:lang w:eastAsia="en-US"/>
              </w:rPr>
            </w:pPr>
          </w:p>
        </w:tc>
        <w:tc>
          <w:tcPr>
            <w:tcW w:w="686" w:type="dxa"/>
            <w:tcBorders>
              <w:top w:val="nil"/>
              <w:left w:val="nil"/>
              <w:bottom w:val="nil"/>
              <w:right w:val="nil"/>
            </w:tcBorders>
            <w:shd w:val="clear" w:color="auto" w:fill="auto"/>
            <w:noWrap/>
            <w:vAlign w:val="bottom"/>
            <w:hideMark/>
          </w:tcPr>
          <w:p w14:paraId="68E42FBC" w14:textId="6681EAC8" w:rsidR="006E195F" w:rsidRPr="00411B3F" w:rsidRDefault="006E195F" w:rsidP="00301BA0">
            <w:pPr>
              <w:spacing w:line="276" w:lineRule="auto"/>
              <w:jc w:val="center"/>
              <w:rPr>
                <w:rFonts w:ascii="Times New Roman" w:eastAsia="Times New Roman" w:hAnsi="Times New Roman" w:cs="Times New Roman"/>
                <w:color w:val="000000"/>
                <w:sz w:val="20"/>
                <w:lang w:eastAsia="en-US"/>
              </w:rPr>
            </w:pPr>
            <w:r w:rsidRPr="00411B3F">
              <w:rPr>
                <w:rFonts w:ascii="Times New Roman" w:eastAsia="Times New Roman" w:hAnsi="Times New Roman" w:cs="Times New Roman"/>
                <w:i/>
                <w:color w:val="000000"/>
                <w:sz w:val="20"/>
                <w:lang w:eastAsia="en-US"/>
              </w:rPr>
              <w:t>C</w:t>
            </w:r>
            <w:r w:rsidRPr="00411B3F">
              <w:rPr>
                <w:rFonts w:ascii="Times New Roman" w:eastAsia="Times New Roman" w:hAnsi="Times New Roman" w:cs="Times New Roman"/>
                <w:i/>
                <w:color w:val="000000"/>
                <w:sz w:val="20"/>
                <w:vertAlign w:val="subscript"/>
                <w:lang w:eastAsia="en-US"/>
              </w:rPr>
              <w:t>r</w:t>
            </w:r>
          </w:p>
        </w:tc>
        <w:tc>
          <w:tcPr>
            <w:tcW w:w="920" w:type="dxa"/>
            <w:tcBorders>
              <w:top w:val="nil"/>
              <w:left w:val="nil"/>
              <w:bottom w:val="nil"/>
              <w:right w:val="nil"/>
            </w:tcBorders>
            <w:shd w:val="clear" w:color="auto" w:fill="auto"/>
            <w:noWrap/>
            <w:vAlign w:val="bottom"/>
            <w:hideMark/>
          </w:tcPr>
          <w:p w14:paraId="15083D67" w14:textId="77777777" w:rsidR="006E195F" w:rsidRPr="00411B3F" w:rsidRDefault="006E195F" w:rsidP="00301BA0">
            <w:pPr>
              <w:spacing w:line="276" w:lineRule="auto"/>
              <w:jc w:val="center"/>
              <w:rPr>
                <w:rFonts w:ascii="Times New Roman" w:eastAsia="Times New Roman" w:hAnsi="Times New Roman" w:cs="Times New Roman"/>
                <w:color w:val="000000"/>
                <w:sz w:val="20"/>
                <w:lang w:eastAsia="en-US"/>
              </w:rPr>
            </w:pPr>
            <w:r w:rsidRPr="00411B3F">
              <w:rPr>
                <w:rFonts w:ascii="Times New Roman" w:eastAsia="Times New Roman" w:hAnsi="Times New Roman" w:cs="Times New Roman"/>
                <w:color w:val="000000"/>
                <w:sz w:val="20"/>
                <w:lang w:eastAsia="en-US"/>
              </w:rPr>
              <w:t>-1.90</w:t>
            </w:r>
          </w:p>
        </w:tc>
        <w:tc>
          <w:tcPr>
            <w:tcW w:w="853" w:type="dxa"/>
            <w:tcBorders>
              <w:top w:val="nil"/>
              <w:left w:val="nil"/>
              <w:bottom w:val="nil"/>
              <w:right w:val="nil"/>
            </w:tcBorders>
            <w:shd w:val="clear" w:color="auto" w:fill="auto"/>
            <w:noWrap/>
            <w:vAlign w:val="bottom"/>
            <w:hideMark/>
          </w:tcPr>
          <w:p w14:paraId="782866CA" w14:textId="77777777" w:rsidR="006E195F" w:rsidRPr="00411B3F" w:rsidRDefault="006E195F" w:rsidP="00301BA0">
            <w:pPr>
              <w:spacing w:line="276" w:lineRule="auto"/>
              <w:jc w:val="center"/>
              <w:rPr>
                <w:rFonts w:ascii="Times New Roman" w:eastAsia="Times New Roman" w:hAnsi="Times New Roman" w:cs="Times New Roman"/>
                <w:color w:val="000000"/>
                <w:sz w:val="20"/>
                <w:lang w:eastAsia="en-US"/>
              </w:rPr>
            </w:pPr>
            <w:r w:rsidRPr="00411B3F">
              <w:rPr>
                <w:rFonts w:ascii="Times New Roman" w:eastAsia="Times New Roman" w:hAnsi="Times New Roman" w:cs="Times New Roman"/>
                <w:color w:val="000000"/>
                <w:sz w:val="20"/>
                <w:lang w:eastAsia="en-US"/>
              </w:rPr>
              <w:t>0.20</w:t>
            </w:r>
          </w:p>
        </w:tc>
        <w:tc>
          <w:tcPr>
            <w:tcW w:w="697" w:type="dxa"/>
            <w:tcBorders>
              <w:top w:val="nil"/>
              <w:left w:val="nil"/>
              <w:bottom w:val="nil"/>
              <w:right w:val="nil"/>
            </w:tcBorders>
            <w:shd w:val="clear" w:color="auto" w:fill="auto"/>
            <w:noWrap/>
            <w:vAlign w:val="bottom"/>
            <w:hideMark/>
          </w:tcPr>
          <w:p w14:paraId="40FC536F" w14:textId="77777777" w:rsidR="006E195F" w:rsidRPr="00411B3F" w:rsidRDefault="006E195F" w:rsidP="00301BA0">
            <w:pPr>
              <w:spacing w:line="276" w:lineRule="auto"/>
              <w:jc w:val="center"/>
              <w:rPr>
                <w:rFonts w:ascii="Times New Roman" w:eastAsia="Times New Roman" w:hAnsi="Times New Roman" w:cs="Times New Roman"/>
                <w:color w:val="000000"/>
                <w:sz w:val="20"/>
                <w:lang w:eastAsia="en-US"/>
              </w:rPr>
            </w:pPr>
            <w:r w:rsidRPr="00411B3F">
              <w:rPr>
                <w:rFonts w:ascii="Times New Roman" w:eastAsia="Times New Roman" w:hAnsi="Times New Roman" w:cs="Times New Roman"/>
                <w:color w:val="000000"/>
                <w:sz w:val="20"/>
                <w:lang w:eastAsia="en-US"/>
              </w:rPr>
              <w:t>-9.70</w:t>
            </w:r>
          </w:p>
        </w:tc>
        <w:tc>
          <w:tcPr>
            <w:tcW w:w="1167" w:type="dxa"/>
            <w:tcBorders>
              <w:top w:val="nil"/>
              <w:left w:val="nil"/>
              <w:bottom w:val="nil"/>
              <w:right w:val="nil"/>
            </w:tcBorders>
            <w:shd w:val="clear" w:color="auto" w:fill="auto"/>
            <w:noWrap/>
            <w:vAlign w:val="bottom"/>
            <w:hideMark/>
          </w:tcPr>
          <w:p w14:paraId="2B19B380" w14:textId="77777777" w:rsidR="006E195F" w:rsidRPr="00411B3F" w:rsidRDefault="006E195F" w:rsidP="00301BA0">
            <w:pPr>
              <w:spacing w:line="276" w:lineRule="auto"/>
              <w:jc w:val="center"/>
              <w:rPr>
                <w:rFonts w:ascii="Times New Roman" w:eastAsia="Times New Roman" w:hAnsi="Times New Roman" w:cs="Times New Roman"/>
                <w:color w:val="000000"/>
                <w:sz w:val="20"/>
                <w:lang w:eastAsia="en-US"/>
              </w:rPr>
            </w:pPr>
            <w:r w:rsidRPr="00411B3F">
              <w:rPr>
                <w:rFonts w:ascii="Times New Roman" w:eastAsia="Times New Roman" w:hAnsi="Times New Roman" w:cs="Times New Roman"/>
                <w:color w:val="000000"/>
                <w:sz w:val="20"/>
                <w:lang w:eastAsia="en-US"/>
              </w:rPr>
              <w:t>&lt; 0.0001</w:t>
            </w:r>
          </w:p>
        </w:tc>
      </w:tr>
      <w:tr w:rsidR="00762EB3" w:rsidRPr="00411B3F" w14:paraId="3CD7D1F8" w14:textId="77777777" w:rsidTr="00411B3F">
        <w:trPr>
          <w:trHeight w:val="300"/>
          <w:jc w:val="center"/>
        </w:trPr>
        <w:tc>
          <w:tcPr>
            <w:tcW w:w="717" w:type="dxa"/>
            <w:tcBorders>
              <w:top w:val="nil"/>
              <w:left w:val="nil"/>
              <w:bottom w:val="nil"/>
              <w:right w:val="nil"/>
            </w:tcBorders>
            <w:shd w:val="clear" w:color="auto" w:fill="auto"/>
            <w:noWrap/>
            <w:vAlign w:val="bottom"/>
            <w:hideMark/>
          </w:tcPr>
          <w:p w14:paraId="10B7D705" w14:textId="77777777" w:rsidR="00762EB3" w:rsidRPr="00411B3F" w:rsidRDefault="00762EB3" w:rsidP="00301BA0">
            <w:pPr>
              <w:spacing w:line="276" w:lineRule="auto"/>
              <w:jc w:val="right"/>
              <w:rPr>
                <w:rFonts w:ascii="Times New Roman" w:eastAsia="Times New Roman" w:hAnsi="Times New Roman" w:cs="Times New Roman"/>
                <w:color w:val="000000"/>
                <w:sz w:val="20"/>
                <w:lang w:eastAsia="en-US"/>
              </w:rPr>
            </w:pPr>
            <w:proofErr w:type="spellStart"/>
            <w:r w:rsidRPr="00411B3F">
              <w:rPr>
                <w:rFonts w:ascii="Times New Roman" w:eastAsia="Times New Roman" w:hAnsi="Times New Roman" w:cs="Times New Roman"/>
                <w:color w:val="000000"/>
                <w:sz w:val="20"/>
                <w:lang w:eastAsia="en-US"/>
              </w:rPr>
              <w:t>Pr</w:t>
            </w:r>
            <w:proofErr w:type="spellEnd"/>
            <w:r w:rsidRPr="00411B3F">
              <w:rPr>
                <w:rFonts w:ascii="Times New Roman" w:eastAsia="Times New Roman" w:hAnsi="Times New Roman" w:cs="Times New Roman"/>
                <w:color w:val="000000"/>
                <w:sz w:val="20"/>
                <w:lang w:eastAsia="en-US"/>
              </w:rPr>
              <w:t>( C )</w:t>
            </w:r>
          </w:p>
        </w:tc>
        <w:tc>
          <w:tcPr>
            <w:tcW w:w="686" w:type="dxa"/>
            <w:tcBorders>
              <w:top w:val="nil"/>
              <w:left w:val="nil"/>
              <w:bottom w:val="nil"/>
              <w:right w:val="nil"/>
            </w:tcBorders>
            <w:shd w:val="clear" w:color="auto" w:fill="auto"/>
            <w:noWrap/>
            <w:vAlign w:val="bottom"/>
            <w:hideMark/>
          </w:tcPr>
          <w:p w14:paraId="77C0879F" w14:textId="77777777" w:rsidR="00762EB3" w:rsidRPr="00411B3F" w:rsidRDefault="00762EB3" w:rsidP="00301BA0">
            <w:pPr>
              <w:spacing w:line="276" w:lineRule="auto"/>
              <w:jc w:val="center"/>
              <w:rPr>
                <w:rFonts w:ascii="Times New Roman" w:eastAsia="Times New Roman" w:hAnsi="Times New Roman" w:cs="Times New Roman"/>
                <w:color w:val="000000"/>
                <w:sz w:val="20"/>
                <w:lang w:eastAsia="en-US"/>
              </w:rPr>
            </w:pPr>
            <w:r w:rsidRPr="00411B3F">
              <w:rPr>
                <w:rFonts w:ascii="Times New Roman" w:eastAsia="Times New Roman" w:hAnsi="Times New Roman" w:cs="Times New Roman"/>
                <w:color w:val="000000"/>
                <w:sz w:val="20"/>
                <w:lang w:eastAsia="en-US"/>
              </w:rPr>
              <w:t>Int.</w:t>
            </w:r>
          </w:p>
        </w:tc>
        <w:tc>
          <w:tcPr>
            <w:tcW w:w="920" w:type="dxa"/>
            <w:tcBorders>
              <w:top w:val="nil"/>
              <w:left w:val="nil"/>
              <w:bottom w:val="nil"/>
              <w:right w:val="nil"/>
            </w:tcBorders>
            <w:shd w:val="clear" w:color="auto" w:fill="auto"/>
            <w:noWrap/>
            <w:vAlign w:val="bottom"/>
            <w:hideMark/>
          </w:tcPr>
          <w:p w14:paraId="301FD06E" w14:textId="77777777" w:rsidR="00762EB3" w:rsidRPr="00411B3F" w:rsidRDefault="00762EB3" w:rsidP="00301BA0">
            <w:pPr>
              <w:spacing w:line="276" w:lineRule="auto"/>
              <w:jc w:val="center"/>
              <w:rPr>
                <w:rFonts w:ascii="Times New Roman" w:eastAsia="Times New Roman" w:hAnsi="Times New Roman" w:cs="Times New Roman"/>
                <w:color w:val="000000"/>
                <w:sz w:val="20"/>
                <w:lang w:eastAsia="en-US"/>
              </w:rPr>
            </w:pPr>
            <w:r w:rsidRPr="00411B3F">
              <w:rPr>
                <w:rFonts w:ascii="Times New Roman" w:eastAsia="Times New Roman" w:hAnsi="Times New Roman" w:cs="Times New Roman"/>
                <w:color w:val="000000"/>
                <w:sz w:val="20"/>
                <w:lang w:eastAsia="en-US"/>
              </w:rPr>
              <w:t>-3.71</w:t>
            </w:r>
          </w:p>
        </w:tc>
        <w:tc>
          <w:tcPr>
            <w:tcW w:w="853" w:type="dxa"/>
            <w:tcBorders>
              <w:top w:val="nil"/>
              <w:left w:val="nil"/>
              <w:bottom w:val="nil"/>
              <w:right w:val="nil"/>
            </w:tcBorders>
            <w:shd w:val="clear" w:color="auto" w:fill="auto"/>
            <w:noWrap/>
            <w:vAlign w:val="bottom"/>
            <w:hideMark/>
          </w:tcPr>
          <w:p w14:paraId="4F8BD491" w14:textId="77777777" w:rsidR="00762EB3" w:rsidRPr="00411B3F" w:rsidRDefault="00762EB3" w:rsidP="00301BA0">
            <w:pPr>
              <w:spacing w:line="276" w:lineRule="auto"/>
              <w:jc w:val="center"/>
              <w:rPr>
                <w:rFonts w:ascii="Times New Roman" w:eastAsia="Times New Roman" w:hAnsi="Times New Roman" w:cs="Times New Roman"/>
                <w:color w:val="000000"/>
                <w:sz w:val="20"/>
                <w:lang w:eastAsia="en-US"/>
              </w:rPr>
            </w:pPr>
            <w:r w:rsidRPr="00411B3F">
              <w:rPr>
                <w:rFonts w:ascii="Times New Roman" w:eastAsia="Times New Roman" w:hAnsi="Times New Roman" w:cs="Times New Roman"/>
                <w:color w:val="000000"/>
                <w:sz w:val="20"/>
                <w:lang w:eastAsia="en-US"/>
              </w:rPr>
              <w:t>0.24</w:t>
            </w:r>
          </w:p>
        </w:tc>
        <w:tc>
          <w:tcPr>
            <w:tcW w:w="697" w:type="dxa"/>
            <w:tcBorders>
              <w:top w:val="nil"/>
              <w:left w:val="nil"/>
              <w:bottom w:val="nil"/>
              <w:right w:val="nil"/>
            </w:tcBorders>
            <w:shd w:val="clear" w:color="auto" w:fill="auto"/>
            <w:noWrap/>
            <w:vAlign w:val="bottom"/>
            <w:hideMark/>
          </w:tcPr>
          <w:p w14:paraId="426698E4" w14:textId="77777777" w:rsidR="00762EB3" w:rsidRPr="00411B3F" w:rsidRDefault="00762EB3" w:rsidP="00301BA0">
            <w:pPr>
              <w:spacing w:line="276" w:lineRule="auto"/>
              <w:jc w:val="center"/>
              <w:rPr>
                <w:rFonts w:ascii="Times New Roman" w:eastAsia="Times New Roman" w:hAnsi="Times New Roman" w:cs="Times New Roman"/>
                <w:color w:val="000000"/>
                <w:sz w:val="20"/>
                <w:lang w:eastAsia="en-US"/>
              </w:rPr>
            </w:pPr>
            <w:r w:rsidRPr="00411B3F">
              <w:rPr>
                <w:rFonts w:ascii="Times New Roman" w:eastAsia="Times New Roman" w:hAnsi="Times New Roman" w:cs="Times New Roman"/>
                <w:color w:val="000000"/>
                <w:sz w:val="20"/>
                <w:lang w:eastAsia="en-US"/>
              </w:rPr>
              <w:t>-15.76</w:t>
            </w:r>
          </w:p>
        </w:tc>
        <w:tc>
          <w:tcPr>
            <w:tcW w:w="1167" w:type="dxa"/>
            <w:tcBorders>
              <w:top w:val="nil"/>
              <w:left w:val="nil"/>
              <w:bottom w:val="nil"/>
              <w:right w:val="nil"/>
            </w:tcBorders>
            <w:shd w:val="clear" w:color="auto" w:fill="auto"/>
            <w:noWrap/>
            <w:vAlign w:val="bottom"/>
            <w:hideMark/>
          </w:tcPr>
          <w:p w14:paraId="750430FA" w14:textId="77777777" w:rsidR="00762EB3" w:rsidRPr="00411B3F" w:rsidRDefault="00762EB3" w:rsidP="00301BA0">
            <w:pPr>
              <w:spacing w:line="276" w:lineRule="auto"/>
              <w:jc w:val="center"/>
              <w:rPr>
                <w:rFonts w:ascii="Times New Roman" w:eastAsia="Times New Roman" w:hAnsi="Times New Roman" w:cs="Times New Roman"/>
                <w:color w:val="000000"/>
                <w:sz w:val="20"/>
                <w:lang w:eastAsia="en-US"/>
              </w:rPr>
            </w:pPr>
            <w:r w:rsidRPr="00411B3F">
              <w:rPr>
                <w:rFonts w:ascii="Times New Roman" w:eastAsia="Times New Roman" w:hAnsi="Times New Roman" w:cs="Times New Roman"/>
                <w:color w:val="000000"/>
                <w:sz w:val="20"/>
                <w:lang w:eastAsia="en-US"/>
              </w:rPr>
              <w:t>&lt; 0.0001</w:t>
            </w:r>
          </w:p>
        </w:tc>
      </w:tr>
      <w:tr w:rsidR="006E195F" w:rsidRPr="00411B3F" w14:paraId="0631FC06" w14:textId="77777777" w:rsidTr="00411B3F">
        <w:trPr>
          <w:trHeight w:val="300"/>
          <w:jc w:val="center"/>
        </w:trPr>
        <w:tc>
          <w:tcPr>
            <w:tcW w:w="717" w:type="dxa"/>
            <w:tcBorders>
              <w:top w:val="nil"/>
              <w:left w:val="nil"/>
              <w:bottom w:val="nil"/>
              <w:right w:val="nil"/>
            </w:tcBorders>
            <w:shd w:val="clear" w:color="auto" w:fill="auto"/>
            <w:noWrap/>
            <w:vAlign w:val="bottom"/>
            <w:hideMark/>
          </w:tcPr>
          <w:p w14:paraId="3E9EE758" w14:textId="77777777" w:rsidR="006E195F" w:rsidRPr="00411B3F" w:rsidRDefault="006E195F" w:rsidP="00301BA0">
            <w:pPr>
              <w:spacing w:line="276" w:lineRule="auto"/>
              <w:jc w:val="right"/>
              <w:rPr>
                <w:rFonts w:ascii="Times New Roman" w:eastAsia="Times New Roman" w:hAnsi="Times New Roman" w:cs="Times New Roman"/>
                <w:color w:val="000000"/>
                <w:sz w:val="20"/>
                <w:lang w:eastAsia="en-US"/>
              </w:rPr>
            </w:pPr>
          </w:p>
        </w:tc>
        <w:tc>
          <w:tcPr>
            <w:tcW w:w="686" w:type="dxa"/>
            <w:tcBorders>
              <w:top w:val="nil"/>
              <w:left w:val="nil"/>
              <w:bottom w:val="nil"/>
              <w:right w:val="nil"/>
            </w:tcBorders>
            <w:shd w:val="clear" w:color="auto" w:fill="auto"/>
            <w:noWrap/>
            <w:vAlign w:val="bottom"/>
            <w:hideMark/>
          </w:tcPr>
          <w:p w14:paraId="711DE30C" w14:textId="43769B09" w:rsidR="006E195F" w:rsidRPr="00411B3F" w:rsidRDefault="006E195F" w:rsidP="00301BA0">
            <w:pPr>
              <w:spacing w:line="276" w:lineRule="auto"/>
              <w:jc w:val="center"/>
              <w:rPr>
                <w:rFonts w:ascii="Times New Roman" w:eastAsia="Times New Roman" w:hAnsi="Times New Roman" w:cs="Times New Roman"/>
                <w:color w:val="000000"/>
                <w:sz w:val="20"/>
                <w:lang w:eastAsia="en-US"/>
              </w:rPr>
            </w:pPr>
            <w:proofErr w:type="spellStart"/>
            <w:r w:rsidRPr="00411B3F">
              <w:rPr>
                <w:rFonts w:ascii="Times New Roman" w:eastAsia="Times New Roman" w:hAnsi="Times New Roman" w:cs="Times New Roman"/>
                <w:i/>
                <w:color w:val="000000"/>
                <w:sz w:val="20"/>
                <w:lang w:eastAsia="en-US"/>
              </w:rPr>
              <w:t>C</w:t>
            </w:r>
            <w:r w:rsidRPr="00411B3F">
              <w:rPr>
                <w:rFonts w:ascii="Times New Roman" w:eastAsia="Times New Roman" w:hAnsi="Times New Roman" w:cs="Times New Roman"/>
                <w:i/>
                <w:color w:val="000000"/>
                <w:sz w:val="20"/>
                <w:vertAlign w:val="subscript"/>
                <w:lang w:eastAsia="en-US"/>
              </w:rPr>
              <w:t>w</w:t>
            </w:r>
            <w:proofErr w:type="spellEnd"/>
          </w:p>
        </w:tc>
        <w:tc>
          <w:tcPr>
            <w:tcW w:w="920" w:type="dxa"/>
            <w:tcBorders>
              <w:top w:val="nil"/>
              <w:left w:val="nil"/>
              <w:bottom w:val="nil"/>
              <w:right w:val="nil"/>
            </w:tcBorders>
            <w:shd w:val="clear" w:color="auto" w:fill="auto"/>
            <w:noWrap/>
            <w:vAlign w:val="bottom"/>
            <w:hideMark/>
          </w:tcPr>
          <w:p w14:paraId="229C3986" w14:textId="77777777" w:rsidR="006E195F" w:rsidRPr="00411B3F" w:rsidRDefault="006E195F" w:rsidP="00301BA0">
            <w:pPr>
              <w:spacing w:line="276" w:lineRule="auto"/>
              <w:jc w:val="center"/>
              <w:rPr>
                <w:rFonts w:ascii="Times New Roman" w:eastAsia="Times New Roman" w:hAnsi="Times New Roman" w:cs="Times New Roman"/>
                <w:color w:val="000000"/>
                <w:sz w:val="20"/>
                <w:lang w:eastAsia="en-US"/>
              </w:rPr>
            </w:pPr>
            <w:r w:rsidRPr="00411B3F">
              <w:rPr>
                <w:rFonts w:ascii="Times New Roman" w:eastAsia="Times New Roman" w:hAnsi="Times New Roman" w:cs="Times New Roman"/>
                <w:color w:val="000000"/>
                <w:sz w:val="20"/>
                <w:lang w:eastAsia="en-US"/>
              </w:rPr>
              <w:t>-2.66</w:t>
            </w:r>
          </w:p>
        </w:tc>
        <w:tc>
          <w:tcPr>
            <w:tcW w:w="853" w:type="dxa"/>
            <w:tcBorders>
              <w:top w:val="nil"/>
              <w:left w:val="nil"/>
              <w:bottom w:val="nil"/>
              <w:right w:val="nil"/>
            </w:tcBorders>
            <w:shd w:val="clear" w:color="auto" w:fill="auto"/>
            <w:noWrap/>
            <w:vAlign w:val="bottom"/>
            <w:hideMark/>
          </w:tcPr>
          <w:p w14:paraId="5E578E63" w14:textId="77777777" w:rsidR="006E195F" w:rsidRPr="00411B3F" w:rsidRDefault="006E195F" w:rsidP="00301BA0">
            <w:pPr>
              <w:spacing w:line="276" w:lineRule="auto"/>
              <w:jc w:val="center"/>
              <w:rPr>
                <w:rFonts w:ascii="Times New Roman" w:eastAsia="Times New Roman" w:hAnsi="Times New Roman" w:cs="Times New Roman"/>
                <w:color w:val="000000"/>
                <w:sz w:val="20"/>
                <w:lang w:eastAsia="en-US"/>
              </w:rPr>
            </w:pPr>
            <w:r w:rsidRPr="00411B3F">
              <w:rPr>
                <w:rFonts w:ascii="Times New Roman" w:eastAsia="Times New Roman" w:hAnsi="Times New Roman" w:cs="Times New Roman"/>
                <w:color w:val="000000"/>
                <w:sz w:val="20"/>
                <w:lang w:eastAsia="en-US"/>
              </w:rPr>
              <w:t>0.18</w:t>
            </w:r>
          </w:p>
        </w:tc>
        <w:tc>
          <w:tcPr>
            <w:tcW w:w="697" w:type="dxa"/>
            <w:tcBorders>
              <w:top w:val="nil"/>
              <w:left w:val="nil"/>
              <w:bottom w:val="nil"/>
              <w:right w:val="nil"/>
            </w:tcBorders>
            <w:shd w:val="clear" w:color="auto" w:fill="auto"/>
            <w:noWrap/>
            <w:vAlign w:val="bottom"/>
            <w:hideMark/>
          </w:tcPr>
          <w:p w14:paraId="5FFE5B75" w14:textId="77777777" w:rsidR="006E195F" w:rsidRPr="00411B3F" w:rsidRDefault="006E195F" w:rsidP="00301BA0">
            <w:pPr>
              <w:spacing w:line="276" w:lineRule="auto"/>
              <w:jc w:val="center"/>
              <w:rPr>
                <w:rFonts w:ascii="Times New Roman" w:eastAsia="Times New Roman" w:hAnsi="Times New Roman" w:cs="Times New Roman"/>
                <w:color w:val="000000"/>
                <w:sz w:val="20"/>
                <w:lang w:eastAsia="en-US"/>
              </w:rPr>
            </w:pPr>
            <w:r w:rsidRPr="00411B3F">
              <w:rPr>
                <w:rFonts w:ascii="Times New Roman" w:eastAsia="Times New Roman" w:hAnsi="Times New Roman" w:cs="Times New Roman"/>
                <w:color w:val="000000"/>
                <w:sz w:val="20"/>
                <w:lang w:eastAsia="en-US"/>
              </w:rPr>
              <w:t>-15.16</w:t>
            </w:r>
          </w:p>
        </w:tc>
        <w:tc>
          <w:tcPr>
            <w:tcW w:w="1167" w:type="dxa"/>
            <w:tcBorders>
              <w:top w:val="nil"/>
              <w:left w:val="nil"/>
              <w:bottom w:val="nil"/>
              <w:right w:val="nil"/>
            </w:tcBorders>
            <w:shd w:val="clear" w:color="auto" w:fill="auto"/>
            <w:noWrap/>
            <w:vAlign w:val="bottom"/>
            <w:hideMark/>
          </w:tcPr>
          <w:p w14:paraId="3C077C22" w14:textId="77777777" w:rsidR="006E195F" w:rsidRPr="00411B3F" w:rsidRDefault="006E195F" w:rsidP="00301BA0">
            <w:pPr>
              <w:spacing w:line="276" w:lineRule="auto"/>
              <w:jc w:val="center"/>
              <w:rPr>
                <w:rFonts w:ascii="Times New Roman" w:eastAsia="Times New Roman" w:hAnsi="Times New Roman" w:cs="Times New Roman"/>
                <w:color w:val="000000"/>
                <w:sz w:val="20"/>
                <w:lang w:eastAsia="en-US"/>
              </w:rPr>
            </w:pPr>
            <w:r w:rsidRPr="00411B3F">
              <w:rPr>
                <w:rFonts w:ascii="Times New Roman" w:eastAsia="Times New Roman" w:hAnsi="Times New Roman" w:cs="Times New Roman"/>
                <w:color w:val="000000"/>
                <w:sz w:val="20"/>
                <w:lang w:eastAsia="en-US"/>
              </w:rPr>
              <w:t>&lt; 0.0001</w:t>
            </w:r>
          </w:p>
        </w:tc>
      </w:tr>
      <w:tr w:rsidR="006E195F" w:rsidRPr="00411B3F" w14:paraId="16C17A71" w14:textId="77777777" w:rsidTr="00411B3F">
        <w:trPr>
          <w:trHeight w:val="300"/>
          <w:jc w:val="center"/>
        </w:trPr>
        <w:tc>
          <w:tcPr>
            <w:tcW w:w="717" w:type="dxa"/>
            <w:tcBorders>
              <w:top w:val="nil"/>
              <w:left w:val="nil"/>
              <w:bottom w:val="single" w:sz="4" w:space="0" w:color="auto"/>
              <w:right w:val="nil"/>
            </w:tcBorders>
            <w:shd w:val="clear" w:color="auto" w:fill="auto"/>
            <w:noWrap/>
            <w:vAlign w:val="bottom"/>
            <w:hideMark/>
          </w:tcPr>
          <w:p w14:paraId="469E1339" w14:textId="77777777" w:rsidR="006E195F" w:rsidRPr="00411B3F" w:rsidRDefault="006E195F" w:rsidP="00301BA0">
            <w:pPr>
              <w:spacing w:line="276" w:lineRule="auto"/>
              <w:jc w:val="right"/>
              <w:rPr>
                <w:rFonts w:ascii="Times New Roman" w:eastAsia="Times New Roman" w:hAnsi="Times New Roman" w:cs="Times New Roman"/>
                <w:color w:val="000000"/>
                <w:sz w:val="20"/>
                <w:lang w:eastAsia="en-US"/>
              </w:rPr>
            </w:pPr>
            <w:r w:rsidRPr="00411B3F">
              <w:rPr>
                <w:rFonts w:ascii="Times New Roman" w:eastAsia="Times New Roman" w:hAnsi="Times New Roman" w:cs="Times New Roman"/>
                <w:color w:val="000000"/>
                <w:sz w:val="20"/>
                <w:lang w:eastAsia="en-US"/>
              </w:rPr>
              <w:t> </w:t>
            </w:r>
          </w:p>
        </w:tc>
        <w:tc>
          <w:tcPr>
            <w:tcW w:w="686" w:type="dxa"/>
            <w:tcBorders>
              <w:top w:val="nil"/>
              <w:left w:val="nil"/>
              <w:bottom w:val="single" w:sz="4" w:space="0" w:color="auto"/>
              <w:right w:val="nil"/>
            </w:tcBorders>
            <w:shd w:val="clear" w:color="auto" w:fill="auto"/>
            <w:noWrap/>
            <w:vAlign w:val="bottom"/>
            <w:hideMark/>
          </w:tcPr>
          <w:p w14:paraId="39544F85" w14:textId="394BB2FB" w:rsidR="006E195F" w:rsidRPr="00411B3F" w:rsidRDefault="006E195F" w:rsidP="00301BA0">
            <w:pPr>
              <w:spacing w:line="276" w:lineRule="auto"/>
              <w:jc w:val="center"/>
              <w:rPr>
                <w:rFonts w:ascii="Times New Roman" w:eastAsia="Times New Roman" w:hAnsi="Times New Roman" w:cs="Times New Roman"/>
                <w:color w:val="000000"/>
                <w:sz w:val="20"/>
                <w:lang w:eastAsia="en-US"/>
              </w:rPr>
            </w:pPr>
            <w:r w:rsidRPr="00411B3F">
              <w:rPr>
                <w:rFonts w:ascii="Times New Roman" w:eastAsia="Times New Roman" w:hAnsi="Times New Roman" w:cs="Times New Roman"/>
                <w:i/>
                <w:color w:val="000000"/>
                <w:sz w:val="20"/>
                <w:lang w:eastAsia="en-US"/>
              </w:rPr>
              <w:t>C</w:t>
            </w:r>
            <w:r w:rsidRPr="00411B3F">
              <w:rPr>
                <w:rFonts w:ascii="Times New Roman" w:eastAsia="Times New Roman" w:hAnsi="Times New Roman" w:cs="Times New Roman"/>
                <w:i/>
                <w:color w:val="000000"/>
                <w:sz w:val="20"/>
                <w:vertAlign w:val="subscript"/>
                <w:lang w:eastAsia="en-US"/>
              </w:rPr>
              <w:t>r</w:t>
            </w:r>
          </w:p>
        </w:tc>
        <w:tc>
          <w:tcPr>
            <w:tcW w:w="920" w:type="dxa"/>
            <w:tcBorders>
              <w:top w:val="nil"/>
              <w:left w:val="nil"/>
              <w:bottom w:val="single" w:sz="4" w:space="0" w:color="auto"/>
              <w:right w:val="nil"/>
            </w:tcBorders>
            <w:shd w:val="clear" w:color="auto" w:fill="auto"/>
            <w:noWrap/>
            <w:vAlign w:val="bottom"/>
            <w:hideMark/>
          </w:tcPr>
          <w:p w14:paraId="727B64AD" w14:textId="77777777" w:rsidR="006E195F" w:rsidRPr="00411B3F" w:rsidRDefault="006E195F" w:rsidP="00301BA0">
            <w:pPr>
              <w:spacing w:line="276" w:lineRule="auto"/>
              <w:jc w:val="center"/>
              <w:rPr>
                <w:rFonts w:ascii="Times New Roman" w:eastAsia="Times New Roman" w:hAnsi="Times New Roman" w:cs="Times New Roman"/>
                <w:color w:val="000000"/>
                <w:sz w:val="20"/>
                <w:lang w:eastAsia="en-US"/>
              </w:rPr>
            </w:pPr>
            <w:r w:rsidRPr="00411B3F">
              <w:rPr>
                <w:rFonts w:ascii="Times New Roman" w:eastAsia="Times New Roman" w:hAnsi="Times New Roman" w:cs="Times New Roman"/>
                <w:color w:val="000000"/>
                <w:sz w:val="20"/>
                <w:lang w:eastAsia="en-US"/>
              </w:rPr>
              <w:t>2.48</w:t>
            </w:r>
          </w:p>
        </w:tc>
        <w:tc>
          <w:tcPr>
            <w:tcW w:w="853" w:type="dxa"/>
            <w:tcBorders>
              <w:top w:val="nil"/>
              <w:left w:val="nil"/>
              <w:bottom w:val="single" w:sz="4" w:space="0" w:color="auto"/>
              <w:right w:val="nil"/>
            </w:tcBorders>
            <w:shd w:val="clear" w:color="auto" w:fill="auto"/>
            <w:noWrap/>
            <w:vAlign w:val="bottom"/>
            <w:hideMark/>
          </w:tcPr>
          <w:p w14:paraId="02D22601" w14:textId="77777777" w:rsidR="006E195F" w:rsidRPr="00411B3F" w:rsidRDefault="006E195F" w:rsidP="00301BA0">
            <w:pPr>
              <w:spacing w:line="276" w:lineRule="auto"/>
              <w:jc w:val="center"/>
              <w:rPr>
                <w:rFonts w:ascii="Times New Roman" w:eastAsia="Times New Roman" w:hAnsi="Times New Roman" w:cs="Times New Roman"/>
                <w:color w:val="000000"/>
                <w:sz w:val="20"/>
                <w:lang w:eastAsia="en-US"/>
              </w:rPr>
            </w:pPr>
            <w:r w:rsidRPr="00411B3F">
              <w:rPr>
                <w:rFonts w:ascii="Times New Roman" w:eastAsia="Times New Roman" w:hAnsi="Times New Roman" w:cs="Times New Roman"/>
                <w:color w:val="000000"/>
                <w:sz w:val="20"/>
                <w:lang w:eastAsia="en-US"/>
              </w:rPr>
              <w:t>0.29</w:t>
            </w:r>
          </w:p>
        </w:tc>
        <w:tc>
          <w:tcPr>
            <w:tcW w:w="697" w:type="dxa"/>
            <w:tcBorders>
              <w:top w:val="nil"/>
              <w:left w:val="nil"/>
              <w:bottom w:val="single" w:sz="4" w:space="0" w:color="auto"/>
              <w:right w:val="nil"/>
            </w:tcBorders>
            <w:shd w:val="clear" w:color="auto" w:fill="auto"/>
            <w:noWrap/>
            <w:vAlign w:val="bottom"/>
            <w:hideMark/>
          </w:tcPr>
          <w:p w14:paraId="5308B03B" w14:textId="77777777" w:rsidR="006E195F" w:rsidRPr="00411B3F" w:rsidRDefault="006E195F" w:rsidP="00301BA0">
            <w:pPr>
              <w:spacing w:line="276" w:lineRule="auto"/>
              <w:jc w:val="center"/>
              <w:rPr>
                <w:rFonts w:ascii="Times New Roman" w:eastAsia="Times New Roman" w:hAnsi="Times New Roman" w:cs="Times New Roman"/>
                <w:color w:val="000000"/>
                <w:sz w:val="20"/>
                <w:lang w:eastAsia="en-US"/>
              </w:rPr>
            </w:pPr>
            <w:r w:rsidRPr="00411B3F">
              <w:rPr>
                <w:rFonts w:ascii="Times New Roman" w:eastAsia="Times New Roman" w:hAnsi="Times New Roman" w:cs="Times New Roman"/>
                <w:color w:val="000000"/>
                <w:sz w:val="20"/>
                <w:lang w:eastAsia="en-US"/>
              </w:rPr>
              <w:t>8.45</w:t>
            </w:r>
          </w:p>
        </w:tc>
        <w:tc>
          <w:tcPr>
            <w:tcW w:w="1167" w:type="dxa"/>
            <w:tcBorders>
              <w:top w:val="nil"/>
              <w:left w:val="nil"/>
              <w:bottom w:val="single" w:sz="4" w:space="0" w:color="auto"/>
              <w:right w:val="nil"/>
            </w:tcBorders>
            <w:shd w:val="clear" w:color="auto" w:fill="auto"/>
            <w:noWrap/>
            <w:vAlign w:val="bottom"/>
            <w:hideMark/>
          </w:tcPr>
          <w:p w14:paraId="0F5DA64C" w14:textId="77777777" w:rsidR="006E195F" w:rsidRPr="00411B3F" w:rsidRDefault="006E195F" w:rsidP="00301BA0">
            <w:pPr>
              <w:spacing w:line="276" w:lineRule="auto"/>
              <w:jc w:val="center"/>
              <w:rPr>
                <w:rFonts w:ascii="Times New Roman" w:eastAsia="Times New Roman" w:hAnsi="Times New Roman" w:cs="Times New Roman"/>
                <w:color w:val="000000"/>
                <w:sz w:val="20"/>
                <w:lang w:eastAsia="en-US"/>
              </w:rPr>
            </w:pPr>
            <w:r w:rsidRPr="00411B3F">
              <w:rPr>
                <w:rFonts w:ascii="Times New Roman" w:eastAsia="Times New Roman" w:hAnsi="Times New Roman" w:cs="Times New Roman"/>
                <w:color w:val="000000"/>
                <w:sz w:val="20"/>
                <w:lang w:eastAsia="en-US"/>
              </w:rPr>
              <w:t>&lt; 0.0001</w:t>
            </w:r>
          </w:p>
        </w:tc>
      </w:tr>
    </w:tbl>
    <w:p w14:paraId="750F3F48" w14:textId="4F9BA5FD" w:rsidR="00C6115E" w:rsidRPr="00496740" w:rsidRDefault="00C6115E" w:rsidP="00301BA0">
      <w:pPr>
        <w:spacing w:line="276" w:lineRule="auto"/>
        <w:rPr>
          <w:rFonts w:ascii="Times New Roman" w:hAnsi="Times New Roman" w:cs="Times New Roman"/>
          <w:sz w:val="24"/>
          <w:szCs w:val="24"/>
        </w:rPr>
      </w:pPr>
      <w:r w:rsidRPr="00496740">
        <w:rPr>
          <w:rFonts w:ascii="Times New Roman" w:hAnsi="Times New Roman" w:cs="Times New Roman"/>
          <w:sz w:val="24"/>
          <w:szCs w:val="24"/>
        </w:rPr>
        <w:t>A = facilitator role</w:t>
      </w:r>
    </w:p>
    <w:p w14:paraId="04DB5F79" w14:textId="2CDDFCCB" w:rsidR="00C6115E" w:rsidRPr="00496740" w:rsidRDefault="00C6115E" w:rsidP="00301BA0">
      <w:pPr>
        <w:spacing w:line="276" w:lineRule="auto"/>
        <w:rPr>
          <w:rFonts w:ascii="Times New Roman" w:hAnsi="Times New Roman" w:cs="Times New Roman"/>
          <w:sz w:val="24"/>
          <w:szCs w:val="24"/>
        </w:rPr>
      </w:pPr>
      <w:r w:rsidRPr="00496740">
        <w:rPr>
          <w:rFonts w:ascii="Times New Roman" w:hAnsi="Times New Roman" w:cs="Times New Roman"/>
          <w:sz w:val="24"/>
          <w:szCs w:val="24"/>
        </w:rPr>
        <w:t>B = knocked-out competitor role</w:t>
      </w:r>
    </w:p>
    <w:p w14:paraId="1367B380" w14:textId="18F3E0A9" w:rsidR="00C6115E" w:rsidRPr="00496740" w:rsidRDefault="00C6115E" w:rsidP="00301BA0">
      <w:pPr>
        <w:spacing w:line="276" w:lineRule="auto"/>
        <w:rPr>
          <w:rFonts w:ascii="Times New Roman" w:hAnsi="Times New Roman" w:cs="Times New Roman"/>
          <w:sz w:val="24"/>
          <w:szCs w:val="24"/>
        </w:rPr>
      </w:pPr>
      <w:r w:rsidRPr="00496740">
        <w:rPr>
          <w:rFonts w:ascii="Times New Roman" w:hAnsi="Times New Roman" w:cs="Times New Roman"/>
          <w:sz w:val="24"/>
          <w:szCs w:val="24"/>
        </w:rPr>
        <w:t>C = facilitated role</w:t>
      </w:r>
    </w:p>
    <w:p w14:paraId="3CBF5369" w14:textId="6B6B7307" w:rsidR="00462518" w:rsidRPr="00496740" w:rsidRDefault="00462518" w:rsidP="00301BA0">
      <w:pPr>
        <w:spacing w:line="276" w:lineRule="auto"/>
        <w:rPr>
          <w:rFonts w:ascii="Times New Roman" w:hAnsi="Times New Roman" w:cs="Times New Roman"/>
          <w:sz w:val="24"/>
          <w:szCs w:val="24"/>
        </w:rPr>
      </w:pPr>
      <w:r w:rsidRPr="00496740">
        <w:rPr>
          <w:rFonts w:ascii="Times New Roman" w:hAnsi="Times New Roman" w:cs="Times New Roman"/>
          <w:sz w:val="24"/>
          <w:szCs w:val="24"/>
        </w:rPr>
        <w:t>Int. = intercept</w:t>
      </w:r>
    </w:p>
    <w:p w14:paraId="56030660" w14:textId="7791EA00" w:rsidR="00C6115E" w:rsidRPr="00496740" w:rsidRDefault="00C6115E" w:rsidP="00301BA0">
      <w:pPr>
        <w:spacing w:line="276" w:lineRule="auto"/>
        <w:rPr>
          <w:rFonts w:ascii="Times New Roman" w:hAnsi="Times New Roman" w:cs="Times New Roman"/>
          <w:sz w:val="24"/>
          <w:szCs w:val="24"/>
        </w:rPr>
      </w:pPr>
      <w:r w:rsidRPr="00496740">
        <w:rPr>
          <w:rFonts w:ascii="Times New Roman" w:hAnsi="Times New Roman" w:cs="Times New Roman"/>
          <w:i/>
          <w:sz w:val="24"/>
          <w:szCs w:val="24"/>
        </w:rPr>
        <w:t>C</w:t>
      </w:r>
      <w:r w:rsidRPr="00496740">
        <w:rPr>
          <w:rFonts w:ascii="Times New Roman" w:hAnsi="Times New Roman" w:cs="Times New Roman"/>
          <w:i/>
          <w:sz w:val="24"/>
          <w:szCs w:val="24"/>
          <w:vertAlign w:val="subscript"/>
        </w:rPr>
        <w:t>r</w:t>
      </w:r>
      <w:r w:rsidRPr="00496740">
        <w:rPr>
          <w:rFonts w:ascii="Times New Roman" w:hAnsi="Times New Roman" w:cs="Times New Roman"/>
          <w:sz w:val="24"/>
          <w:szCs w:val="24"/>
        </w:rPr>
        <w:t xml:space="preserve"> = resistance</w:t>
      </w:r>
    </w:p>
    <w:p w14:paraId="4CDA8E4C" w14:textId="39510A91" w:rsidR="00C6115E" w:rsidRPr="00496740" w:rsidRDefault="00C6115E" w:rsidP="00301BA0">
      <w:pPr>
        <w:spacing w:line="276" w:lineRule="auto"/>
        <w:rPr>
          <w:rFonts w:ascii="Times New Roman" w:hAnsi="Times New Roman" w:cs="Times New Roman"/>
          <w:sz w:val="24"/>
          <w:szCs w:val="24"/>
        </w:rPr>
      </w:pPr>
      <w:r w:rsidRPr="00496740">
        <w:rPr>
          <w:rFonts w:ascii="Times New Roman" w:hAnsi="Times New Roman" w:cs="Times New Roman"/>
          <w:i/>
          <w:sz w:val="24"/>
          <w:szCs w:val="24"/>
        </w:rPr>
        <w:t>C</w:t>
      </w:r>
      <w:r w:rsidRPr="00496740">
        <w:rPr>
          <w:rFonts w:ascii="Times New Roman" w:hAnsi="Times New Roman" w:cs="Times New Roman"/>
          <w:i/>
          <w:sz w:val="24"/>
          <w:szCs w:val="24"/>
          <w:vertAlign w:val="subscript"/>
        </w:rPr>
        <w:t>t</w:t>
      </w:r>
      <w:r w:rsidRPr="00496740">
        <w:rPr>
          <w:rFonts w:ascii="Times New Roman" w:hAnsi="Times New Roman" w:cs="Times New Roman"/>
          <w:sz w:val="24"/>
          <w:szCs w:val="24"/>
        </w:rPr>
        <w:t xml:space="preserve"> = toxicity</w:t>
      </w:r>
    </w:p>
    <w:p w14:paraId="14EACAC8" w14:textId="493D960D" w:rsidR="007534A5" w:rsidRPr="00496740" w:rsidRDefault="007534A5" w:rsidP="00301BA0">
      <w:pPr>
        <w:spacing w:line="276" w:lineRule="auto"/>
        <w:rPr>
          <w:rFonts w:ascii="Times New Roman" w:hAnsi="Times New Roman" w:cs="Times New Roman"/>
          <w:sz w:val="24"/>
          <w:szCs w:val="24"/>
        </w:rPr>
      </w:pPr>
      <w:r w:rsidRPr="00496740">
        <w:rPr>
          <w:rFonts w:ascii="Times New Roman" w:hAnsi="Times New Roman" w:cs="Times New Roman"/>
          <w:sz w:val="24"/>
          <w:szCs w:val="24"/>
        </w:rPr>
        <w:t>Y = dependent variable</w:t>
      </w:r>
    </w:p>
    <w:p w14:paraId="36071857" w14:textId="091F1C01" w:rsidR="007534A5" w:rsidRPr="00496740" w:rsidRDefault="007534A5" w:rsidP="00301BA0">
      <w:pPr>
        <w:spacing w:line="276" w:lineRule="auto"/>
        <w:rPr>
          <w:rFonts w:ascii="Times New Roman" w:hAnsi="Times New Roman" w:cs="Times New Roman"/>
          <w:sz w:val="24"/>
          <w:szCs w:val="24"/>
        </w:rPr>
      </w:pPr>
      <w:r w:rsidRPr="00496740">
        <w:rPr>
          <w:rFonts w:ascii="Times New Roman" w:hAnsi="Times New Roman" w:cs="Times New Roman"/>
          <w:sz w:val="24"/>
          <w:szCs w:val="24"/>
        </w:rPr>
        <w:t xml:space="preserve">X = predictor </w:t>
      </w:r>
      <w:proofErr w:type="spellStart"/>
      <w:r w:rsidRPr="00496740">
        <w:rPr>
          <w:rFonts w:ascii="Times New Roman" w:hAnsi="Times New Roman" w:cs="Times New Roman"/>
          <w:sz w:val="24"/>
          <w:szCs w:val="24"/>
        </w:rPr>
        <w:t>variatble</w:t>
      </w:r>
      <w:proofErr w:type="spellEnd"/>
    </w:p>
    <w:p w14:paraId="44AF1EE1" w14:textId="098E2860" w:rsidR="00E46FEA" w:rsidRPr="00496740" w:rsidRDefault="00E46FEA" w:rsidP="00301BA0">
      <w:pPr>
        <w:spacing w:line="276" w:lineRule="auto"/>
        <w:rPr>
          <w:rFonts w:ascii="Times New Roman" w:hAnsi="Times New Roman" w:cs="Times New Roman"/>
          <w:sz w:val="24"/>
          <w:szCs w:val="24"/>
        </w:rPr>
      </w:pPr>
      <w:r w:rsidRPr="00496740">
        <w:rPr>
          <w:rFonts w:ascii="Times New Roman" w:hAnsi="Times New Roman" w:cs="Times New Roman"/>
          <w:sz w:val="24"/>
          <w:szCs w:val="24"/>
        </w:rPr>
        <w:t>LOR = log odds ratio</w:t>
      </w:r>
    </w:p>
    <w:p w14:paraId="506E8B89" w14:textId="61A3317B" w:rsidR="001C6C77" w:rsidRPr="00496740" w:rsidRDefault="00E46FEA" w:rsidP="00301BA0">
      <w:pPr>
        <w:spacing w:line="276" w:lineRule="auto"/>
        <w:rPr>
          <w:rFonts w:ascii="Times New Roman" w:hAnsi="Times New Roman" w:cs="Times New Roman"/>
          <w:b/>
          <w:sz w:val="24"/>
          <w:szCs w:val="24"/>
        </w:rPr>
      </w:pPr>
      <w:r w:rsidRPr="00496740">
        <w:rPr>
          <w:rFonts w:ascii="Times New Roman" w:hAnsi="Times New Roman" w:cs="Times New Roman"/>
          <w:sz w:val="24"/>
          <w:szCs w:val="24"/>
        </w:rPr>
        <w:t>se = standard error of the LOR estimate</w:t>
      </w:r>
      <w:bookmarkStart w:id="129" w:name="_GoBack"/>
      <w:bookmarkEnd w:id="129"/>
    </w:p>
    <w:sectPr w:rsidR="001C6C77" w:rsidRPr="00496740" w:rsidSect="00CC2BF1">
      <w:headerReference w:type="even" r:id="rId13"/>
      <w:headerReference w:type="default" r:id="rId14"/>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Noah Whiteman" w:date="2015-11-05T13:06:00Z" w:initials="NW">
    <w:p w14:paraId="6DE0DBDD" w14:textId="45013B03" w:rsidR="00301BA0" w:rsidRDefault="00301BA0">
      <w:pPr>
        <w:pStyle w:val="CommentText"/>
      </w:pPr>
      <w:r>
        <w:rPr>
          <w:rStyle w:val="CommentReference"/>
        </w:rPr>
        <w:annotationRef/>
      </w:r>
      <w:r>
        <w:t xml:space="preserve">It is not clear why this is the case. I would suggest either removing this or spending time explaining to people why. Also, you don’t define the two types of competition you mention earlier and there is no explanation of what competitive fitness is. This is very </w:t>
      </w:r>
      <w:proofErr w:type="spellStart"/>
      <w:r>
        <w:t>jargony</w:t>
      </w:r>
      <w:proofErr w:type="spellEnd"/>
      <w:r>
        <w:t>, which is fine, but each term must be defined when it is used. Also unclear is what ‘short-term’ means, especially for bacterial species. It might be worth instead, focusing on what you know from your previous work: that communities are not super diverse within a plant, but that the dominant strains are often different species, and the question is, what drives those patterns? Probably competition is important and you test that here in an artificial ‘leaf’ system.</w:t>
      </w:r>
    </w:p>
  </w:comment>
  <w:comment w:id="10" w:author="Noah Whiteman" w:date="2015-11-05T13:08:00Z" w:initials="NW">
    <w:p w14:paraId="442D2AA1" w14:textId="02F8AC0C" w:rsidR="00301BA0" w:rsidRDefault="00301BA0">
      <w:pPr>
        <w:pStyle w:val="CommentText"/>
      </w:pPr>
      <w:r>
        <w:rPr>
          <w:rStyle w:val="CommentReference"/>
        </w:rPr>
        <w:annotationRef/>
      </w:r>
      <w:r>
        <w:t>What do you mean by this?</w:t>
      </w:r>
    </w:p>
  </w:comment>
  <w:comment w:id="9" w:author="Noah Whiteman" w:date="2015-11-05T13:09:00Z" w:initials="NW">
    <w:p w14:paraId="18ED0AD3" w14:textId="4D2A78AF" w:rsidR="00301BA0" w:rsidRDefault="00301BA0">
      <w:pPr>
        <w:pStyle w:val="CommentText"/>
      </w:pPr>
      <w:r>
        <w:rPr>
          <w:rStyle w:val="CommentReference"/>
        </w:rPr>
        <w:annotationRef/>
      </w:r>
      <w:r>
        <w:t xml:space="preserve">What about direct interactions? Why parse this out in such a specific (and seemingly biased way) now, couldn’t you just say direct and indirect? The </w:t>
      </w:r>
      <w:proofErr w:type="spellStart"/>
      <w:r>
        <w:t>intrasitive</w:t>
      </w:r>
      <w:proofErr w:type="spellEnd"/>
      <w:r>
        <w:t xml:space="preserve"> suggests a temporal component, but it is not clear to me what this means. </w:t>
      </w:r>
    </w:p>
  </w:comment>
  <w:comment w:id="11" w:author="Noah Whiteman" w:date="2015-11-05T13:10:00Z" w:initials="NW">
    <w:p w14:paraId="7164B9B9" w14:textId="6D0B664A" w:rsidR="00301BA0" w:rsidRDefault="00301BA0">
      <w:pPr>
        <w:pStyle w:val="CommentText"/>
      </w:pPr>
      <w:r>
        <w:rPr>
          <w:rStyle w:val="CommentReference"/>
        </w:rPr>
        <w:annotationRef/>
      </w:r>
      <w:r>
        <w:t>What makes them major? Based on your previous work of what is dominant in the phyllosphere?</w:t>
      </w:r>
    </w:p>
  </w:comment>
  <w:comment w:id="12" w:author="Noah Whiteman" w:date="2015-11-05T13:10:00Z" w:initials="NW">
    <w:p w14:paraId="69601B44" w14:textId="3914B979" w:rsidR="00301BA0" w:rsidRDefault="00301BA0">
      <w:pPr>
        <w:pStyle w:val="CommentText"/>
      </w:pPr>
      <w:r>
        <w:rPr>
          <w:rStyle w:val="CommentReference"/>
        </w:rPr>
        <w:annotationRef/>
      </w:r>
      <w:r>
        <w:t>Define.</w:t>
      </w:r>
    </w:p>
  </w:comment>
  <w:comment w:id="15" w:author="Noah Whiteman" w:date="2015-11-05T13:10:00Z" w:initials="NW">
    <w:p w14:paraId="523F8548" w14:textId="2D0DDE24" w:rsidR="00301BA0" w:rsidRDefault="00301BA0">
      <w:pPr>
        <w:pStyle w:val="CommentText"/>
      </w:pPr>
      <w:r>
        <w:rPr>
          <w:rStyle w:val="CommentReference"/>
        </w:rPr>
        <w:annotationRef/>
      </w:r>
      <w:r>
        <w:t>First time this is defined, but an example is used rather than a pure definition.</w:t>
      </w:r>
    </w:p>
  </w:comment>
  <w:comment w:id="16" w:author="Noah Whiteman" w:date="2015-11-05T13:11:00Z" w:initials="NW">
    <w:p w14:paraId="79EB7ECA" w14:textId="61C03DC8" w:rsidR="00301BA0" w:rsidRDefault="00301BA0">
      <w:pPr>
        <w:pStyle w:val="CommentText"/>
      </w:pPr>
      <w:r>
        <w:rPr>
          <w:rStyle w:val="CommentReference"/>
        </w:rPr>
        <w:annotationRef/>
      </w:r>
      <w:r>
        <w:t>In what sense?</w:t>
      </w:r>
    </w:p>
  </w:comment>
  <w:comment w:id="17" w:author="Noah Whiteman" w:date="2015-11-05T13:11:00Z" w:initials="NW">
    <w:p w14:paraId="1E8EC0F3" w14:textId="45CE8111" w:rsidR="00301BA0" w:rsidRDefault="00301BA0">
      <w:pPr>
        <w:pStyle w:val="CommentText"/>
      </w:pPr>
      <w:r>
        <w:rPr>
          <w:rStyle w:val="CommentReference"/>
        </w:rPr>
        <w:annotationRef/>
      </w:r>
      <w:r>
        <w:t>Distinct in terms of the clades or the phenotypes?</w:t>
      </w:r>
    </w:p>
  </w:comment>
  <w:comment w:id="18" w:author="Noah Whiteman" w:date="2015-11-05T13:11:00Z" w:initials="NW">
    <w:p w14:paraId="3D654885" w14:textId="5E783E79" w:rsidR="00301BA0" w:rsidRDefault="00301BA0">
      <w:pPr>
        <w:pStyle w:val="CommentText"/>
      </w:pPr>
      <w:r>
        <w:rPr>
          <w:rStyle w:val="CommentReference"/>
        </w:rPr>
        <w:annotationRef/>
      </w:r>
      <w:r>
        <w:t>I’m not sure I understand what you mean here.</w:t>
      </w:r>
    </w:p>
  </w:comment>
  <w:comment w:id="19" w:author="Noah Whiteman" w:date="2015-11-05T13:12:00Z" w:initials="NW">
    <w:p w14:paraId="0B3112E8" w14:textId="258AC940" w:rsidR="00301BA0" w:rsidRDefault="00301BA0">
      <w:pPr>
        <w:pStyle w:val="CommentText"/>
      </w:pPr>
      <w:r>
        <w:rPr>
          <w:rStyle w:val="CommentReference"/>
        </w:rPr>
        <w:annotationRef/>
      </w:r>
      <w:r>
        <w:t xml:space="preserve">Very complex statement that </w:t>
      </w:r>
    </w:p>
  </w:comment>
  <w:comment w:id="25" w:author="Noah Whiteman" w:date="2015-11-05T13:12:00Z" w:initials="NW">
    <w:p w14:paraId="1E588E14" w14:textId="317F371B" w:rsidR="00301BA0" w:rsidRDefault="00301BA0">
      <w:pPr>
        <w:pStyle w:val="CommentText"/>
      </w:pPr>
      <w:r>
        <w:rPr>
          <w:rStyle w:val="CommentReference"/>
        </w:rPr>
        <w:annotationRef/>
      </w:r>
      <w:r>
        <w:t>What do you mean?</w:t>
      </w:r>
    </w:p>
  </w:comment>
  <w:comment w:id="26" w:author="Noah Whiteman" w:date="2015-11-05T17:11:00Z" w:initials="NW">
    <w:p w14:paraId="56771B86" w14:textId="173830BA" w:rsidR="00301BA0" w:rsidRDefault="00301BA0">
      <w:pPr>
        <w:pStyle w:val="CommentText"/>
      </w:pPr>
      <w:r>
        <w:rPr>
          <w:rStyle w:val="CommentReference"/>
        </w:rPr>
        <w:annotationRef/>
      </w:r>
      <w:r>
        <w:t xml:space="preserve">It is important to differentiate species from genotypes, even though I </w:t>
      </w:r>
      <w:r w:rsidRPr="00E34465">
        <w:rPr>
          <w:b/>
          <w:bCs/>
        </w:rPr>
        <w:t>know</w:t>
      </w:r>
      <w:r>
        <w:t xml:space="preserve"> that species are somewhat arbitrary in general and especially in bacteria, and the problems of core vs. pan genomes. Still competition is different than density dependence—the truth is that ecology needs to modernize its thinking in this regard, but until it does, we are stuck with the traditional views of competition vs. within-species density dependence. Which one are you referring to?</w:t>
      </w:r>
    </w:p>
  </w:comment>
  <w:comment w:id="27" w:author="Noah Whiteman" w:date="2015-11-05T17:11:00Z" w:initials="NW">
    <w:p w14:paraId="41B881DB" w14:textId="366F3C39" w:rsidR="00301BA0" w:rsidRDefault="00301BA0">
      <w:pPr>
        <w:pStyle w:val="CommentText"/>
      </w:pPr>
      <w:r>
        <w:rPr>
          <w:rStyle w:val="CommentReference"/>
        </w:rPr>
        <w:annotationRef/>
      </w:r>
      <w:r>
        <w:t>What do you mean by smother?</w:t>
      </w:r>
    </w:p>
  </w:comment>
  <w:comment w:id="28" w:author="Noah Whiteman" w:date="2015-11-05T17:12:00Z" w:initials="NW">
    <w:p w14:paraId="7F3C7C18" w14:textId="4245E2A1" w:rsidR="00301BA0" w:rsidRDefault="00301BA0">
      <w:pPr>
        <w:pStyle w:val="CommentText"/>
      </w:pPr>
      <w:r>
        <w:rPr>
          <w:rStyle w:val="CommentReference"/>
        </w:rPr>
        <w:annotationRef/>
      </w:r>
      <w:r>
        <w:t>Define?</w:t>
      </w:r>
    </w:p>
  </w:comment>
  <w:comment w:id="29" w:author="Noah Whiteman" w:date="2015-11-05T17:12:00Z" w:initials="NW">
    <w:p w14:paraId="0E142544" w14:textId="10FE4C0D" w:rsidR="00301BA0" w:rsidRDefault="00301BA0">
      <w:pPr>
        <w:pStyle w:val="CommentText"/>
      </w:pPr>
      <w:r>
        <w:rPr>
          <w:rStyle w:val="CommentReference"/>
        </w:rPr>
        <w:annotationRef/>
      </w:r>
      <w:r>
        <w:t>Subject? What are the things evolving in tandem?</w:t>
      </w:r>
    </w:p>
  </w:comment>
  <w:comment w:id="30" w:author="Noah Whiteman" w:date="2015-11-05T17:12:00Z" w:initials="NW">
    <w:p w14:paraId="1BCF769E" w14:textId="38F37EFD" w:rsidR="00301BA0" w:rsidRDefault="00301BA0">
      <w:pPr>
        <w:pStyle w:val="CommentText"/>
      </w:pPr>
      <w:r>
        <w:rPr>
          <w:rStyle w:val="CommentReference"/>
        </w:rPr>
        <w:annotationRef/>
      </w:r>
      <w:r>
        <w:t>Subject unclear</w:t>
      </w:r>
    </w:p>
  </w:comment>
  <w:comment w:id="31" w:author="Noah Whiteman" w:date="2015-11-05T17:13:00Z" w:initials="NW">
    <w:p w14:paraId="07CB9E80" w14:textId="78B342DB" w:rsidR="00301BA0" w:rsidRDefault="00301BA0">
      <w:pPr>
        <w:pStyle w:val="CommentText"/>
      </w:pPr>
      <w:r>
        <w:rPr>
          <w:rStyle w:val="CommentReference"/>
        </w:rPr>
        <w:annotationRef/>
      </w:r>
      <w:r>
        <w:t>To me you are talking about the traits that vary that lead to differences in competitive ability. Right? Are these ‘life history correlates’? I don’t understand this.</w:t>
      </w:r>
    </w:p>
  </w:comment>
  <w:comment w:id="32" w:author="Noah Whiteman" w:date="2015-11-05T17:14:00Z" w:initials="NW">
    <w:p w14:paraId="3B04130E" w14:textId="2740AA1C" w:rsidR="00301BA0" w:rsidRDefault="00301BA0">
      <w:pPr>
        <w:pStyle w:val="CommentText"/>
      </w:pPr>
      <w:r>
        <w:rPr>
          <w:rStyle w:val="CommentReference"/>
        </w:rPr>
        <w:annotationRef/>
      </w:r>
      <w:r>
        <w:t>What do you mean by form of natural selection. Agent of natural selection? Formally there are just a few ways natural selection acts on sequences and also on traits. This sentence is vague.</w:t>
      </w:r>
    </w:p>
  </w:comment>
  <w:comment w:id="33" w:author="Noah Whiteman" w:date="2015-11-05T17:14:00Z" w:initials="NW">
    <w:p w14:paraId="3BA982CE" w14:textId="61C4F82F" w:rsidR="00301BA0" w:rsidRDefault="00301BA0">
      <w:pPr>
        <w:pStyle w:val="CommentText"/>
      </w:pPr>
      <w:r>
        <w:rPr>
          <w:rStyle w:val="CommentReference"/>
        </w:rPr>
        <w:annotationRef/>
      </w:r>
      <w:r>
        <w:t>Perhaps a conceptual figure showing what interference competition vs. exploitative might be helpful?</w:t>
      </w:r>
    </w:p>
  </w:comment>
  <w:comment w:id="34" w:author="Noah Whiteman" w:date="2015-11-05T17:15:00Z" w:initials="NW">
    <w:p w14:paraId="0C4C5847" w14:textId="178FCE4B" w:rsidR="00301BA0" w:rsidRDefault="00301BA0">
      <w:pPr>
        <w:pStyle w:val="CommentText"/>
      </w:pPr>
      <w:r>
        <w:rPr>
          <w:rStyle w:val="CommentReference"/>
        </w:rPr>
        <w:annotationRef/>
      </w:r>
      <w:r>
        <w:t>In what sense?</w:t>
      </w:r>
    </w:p>
  </w:comment>
  <w:comment w:id="35" w:author="Noah Whiteman" w:date="2015-11-05T17:18:00Z" w:initials="NW">
    <w:p w14:paraId="686E5558" w14:textId="4FD94CA5" w:rsidR="00301BA0" w:rsidRDefault="00301BA0">
      <w:pPr>
        <w:pStyle w:val="CommentText"/>
      </w:pPr>
      <w:r>
        <w:rPr>
          <w:rStyle w:val="CommentReference"/>
        </w:rPr>
        <w:annotationRef/>
      </w:r>
      <w:r>
        <w:t>I don’t understand why you would want to quantify the costs, or what you mean by costs. In the absence of the other species?</w:t>
      </w:r>
    </w:p>
  </w:comment>
  <w:comment w:id="37" w:author="Noah Whiteman" w:date="2015-11-05T17:18:00Z" w:initials="NW">
    <w:p w14:paraId="7D010A80" w14:textId="1B7AEB2D" w:rsidR="00301BA0" w:rsidRDefault="00301BA0">
      <w:pPr>
        <w:pStyle w:val="CommentText"/>
      </w:pPr>
      <w:r>
        <w:rPr>
          <w:rStyle w:val="CommentReference"/>
        </w:rPr>
        <w:annotationRef/>
      </w:r>
      <w:r>
        <w:t>What are these grounds?</w:t>
      </w:r>
    </w:p>
  </w:comment>
  <w:comment w:id="38" w:author="Noah Whiteman" w:date="2015-11-05T17:18:00Z" w:initials="NW">
    <w:p w14:paraId="4A8FDF6E" w14:textId="7B8B3324" w:rsidR="00301BA0" w:rsidRDefault="00301BA0">
      <w:pPr>
        <w:pStyle w:val="CommentText"/>
      </w:pPr>
      <w:r>
        <w:rPr>
          <w:rStyle w:val="CommentReference"/>
        </w:rPr>
        <w:annotationRef/>
      </w:r>
      <w:r>
        <w:t>Define.</w:t>
      </w:r>
    </w:p>
  </w:comment>
  <w:comment w:id="39" w:author="Noah Whiteman" w:date="2015-11-05T17:19:00Z" w:initials="NW">
    <w:p w14:paraId="6FF3597F" w14:textId="5C449E57" w:rsidR="00301BA0" w:rsidRDefault="00301BA0">
      <w:pPr>
        <w:pStyle w:val="CommentText"/>
      </w:pPr>
      <w:r>
        <w:rPr>
          <w:rStyle w:val="CommentReference"/>
        </w:rPr>
        <w:annotationRef/>
      </w:r>
      <w:r>
        <w:t>I don’t understand what you mean.</w:t>
      </w:r>
    </w:p>
  </w:comment>
  <w:comment w:id="40" w:author="Noah Whiteman" w:date="2015-11-05T17:19:00Z" w:initials="NW">
    <w:p w14:paraId="1287F57E" w14:textId="16406161" w:rsidR="00301BA0" w:rsidRDefault="00301BA0">
      <w:pPr>
        <w:pStyle w:val="CommentText"/>
      </w:pPr>
      <w:r>
        <w:rPr>
          <w:rStyle w:val="CommentReference"/>
        </w:rPr>
        <w:annotationRef/>
      </w:r>
      <w:r>
        <w:t xml:space="preserve">Well they do exist in theory, what do you mean? In nature? In microcosms? </w:t>
      </w:r>
    </w:p>
  </w:comment>
  <w:comment w:id="41" w:author="Noah Whiteman" w:date="2015-11-05T17:19:00Z" w:initials="NW">
    <w:p w14:paraId="05C727CE" w14:textId="02899190" w:rsidR="00301BA0" w:rsidRDefault="00301BA0">
      <w:pPr>
        <w:pStyle w:val="CommentText"/>
      </w:pPr>
      <w:r>
        <w:rPr>
          <w:rStyle w:val="CommentReference"/>
        </w:rPr>
        <w:annotationRef/>
      </w:r>
      <w:r>
        <w:t>I don’t get this.</w:t>
      </w:r>
    </w:p>
  </w:comment>
  <w:comment w:id="42" w:author="Noah Whiteman" w:date="2015-11-05T17:20:00Z" w:initials="NW">
    <w:p w14:paraId="210175B9" w14:textId="2DDA45C2" w:rsidR="00301BA0" w:rsidRDefault="00301BA0">
      <w:pPr>
        <w:pStyle w:val="CommentText"/>
      </w:pPr>
      <w:r>
        <w:rPr>
          <w:rStyle w:val="CommentReference"/>
        </w:rPr>
        <w:annotationRef/>
      </w:r>
      <w:r>
        <w:t>What kind of variation?</w:t>
      </w:r>
    </w:p>
  </w:comment>
  <w:comment w:id="43" w:author="Noah Whiteman" w:date="2015-11-05T17:21:00Z" w:initials="NW">
    <w:p w14:paraId="77DE870B" w14:textId="761ABF0C" w:rsidR="00301BA0" w:rsidRDefault="00301BA0">
      <w:pPr>
        <w:pStyle w:val="CommentText"/>
      </w:pPr>
      <w:r>
        <w:rPr>
          <w:rStyle w:val="CommentReference"/>
        </w:rPr>
        <w:annotationRef/>
      </w:r>
      <w:r>
        <w:t xml:space="preserve">The previous paragraphs need a lot of work. The current writing reads in a passive voice. I </w:t>
      </w:r>
      <w:r w:rsidRPr="002259D6">
        <w:rPr>
          <w:b/>
          <w:bCs/>
        </w:rPr>
        <w:t>think</w:t>
      </w:r>
      <w:r>
        <w:t xml:space="preserve"> I know where you are trying to go with this framing and I “think” it could be good, but I also believe that you need to have a hierarchical way of presenting this general biological problem and terms need to be defined.</w:t>
      </w:r>
    </w:p>
  </w:comment>
  <w:comment w:id="44" w:author="Noah Whiteman" w:date="2015-11-05T17:21:00Z" w:initials="NW">
    <w:p w14:paraId="7B201B1A" w14:textId="78960899" w:rsidR="00301BA0" w:rsidRDefault="00301BA0">
      <w:pPr>
        <w:pStyle w:val="CommentText"/>
      </w:pPr>
      <w:r>
        <w:rPr>
          <w:rStyle w:val="CommentReference"/>
        </w:rPr>
        <w:annotationRef/>
      </w:r>
      <w:r>
        <w:t xml:space="preserve">To what? What is the subject? </w:t>
      </w:r>
    </w:p>
  </w:comment>
  <w:comment w:id="45" w:author="Noah Whiteman" w:date="2015-11-05T17:22:00Z" w:initials="NW">
    <w:p w14:paraId="34B88AA7" w14:textId="0F646905" w:rsidR="00301BA0" w:rsidRDefault="00301BA0">
      <w:pPr>
        <w:pStyle w:val="CommentText"/>
      </w:pPr>
      <w:r>
        <w:rPr>
          <w:rStyle w:val="CommentReference"/>
        </w:rPr>
        <w:annotationRef/>
      </w:r>
      <w:r>
        <w:t>Sometimes, they don’t, like in leaves, for example (!).</w:t>
      </w:r>
    </w:p>
  </w:comment>
  <w:comment w:id="46" w:author="Noah Whiteman" w:date="2015-11-05T17:22:00Z" w:initials="NW">
    <w:p w14:paraId="2EEF1213" w14:textId="5D2C3B26" w:rsidR="00301BA0" w:rsidRDefault="00301BA0">
      <w:pPr>
        <w:pStyle w:val="CommentText"/>
      </w:pPr>
      <w:r>
        <w:rPr>
          <w:rStyle w:val="CommentReference"/>
        </w:rPr>
        <w:annotationRef/>
      </w:r>
      <w:r>
        <w:t>Of what? Co-existence?</w:t>
      </w:r>
    </w:p>
  </w:comment>
  <w:comment w:id="47" w:author="Noah Whiteman" w:date="2015-11-05T17:23:00Z" w:initials="NW">
    <w:p w14:paraId="4286215D" w14:textId="23580CB7" w:rsidR="00301BA0" w:rsidRDefault="00301BA0">
      <w:pPr>
        <w:pStyle w:val="CommentText"/>
      </w:pPr>
      <w:r>
        <w:rPr>
          <w:rStyle w:val="CommentReference"/>
        </w:rPr>
        <w:annotationRef/>
      </w:r>
      <w:r>
        <w:t>Used in abstract but not defined until now. I don’t understand what you mean by non-hierarchical or why that matters.</w:t>
      </w:r>
    </w:p>
  </w:comment>
  <w:comment w:id="48" w:author="Noah Whiteman" w:date="2015-11-05T17:24:00Z" w:initials="NW">
    <w:p w14:paraId="1F017788" w14:textId="2602E89B" w:rsidR="00301BA0" w:rsidRDefault="00301BA0">
      <w:pPr>
        <w:pStyle w:val="CommentText"/>
      </w:pPr>
      <w:r>
        <w:rPr>
          <w:rStyle w:val="CommentReference"/>
        </w:rPr>
        <w:annotationRef/>
      </w:r>
      <w:r>
        <w:t>Perhaps this is a better way to frame the ENTIRE paper.</w:t>
      </w:r>
    </w:p>
  </w:comment>
  <w:comment w:id="55" w:author="Noah Whiteman" w:date="2015-11-05T17:26:00Z" w:initials="NW">
    <w:p w14:paraId="62F9275B" w14:textId="6F59B17F" w:rsidR="00301BA0" w:rsidRDefault="00301BA0">
      <w:pPr>
        <w:pStyle w:val="CommentText"/>
      </w:pPr>
      <w:r>
        <w:rPr>
          <w:rStyle w:val="CommentReference"/>
        </w:rPr>
        <w:annotationRef/>
      </w:r>
      <w:r>
        <w:t>Of syringae, fluorescens? Both?</w:t>
      </w:r>
    </w:p>
  </w:comment>
  <w:comment w:id="58" w:author="Noah Whiteman" w:date="2015-11-06T16:31:00Z" w:initials="NW">
    <w:p w14:paraId="1F7AACE5" w14:textId="7598E8E7" w:rsidR="00301BA0" w:rsidRDefault="00301BA0">
      <w:pPr>
        <w:pStyle w:val="CommentText"/>
      </w:pPr>
      <w:r>
        <w:rPr>
          <w:rStyle w:val="CommentReference"/>
        </w:rPr>
        <w:annotationRef/>
      </w:r>
      <w:r>
        <w:t>?</w:t>
      </w:r>
    </w:p>
  </w:comment>
  <w:comment w:id="64" w:author="Noah Whiteman" w:date="2015-11-06T16:32:00Z" w:initials="NW">
    <w:p w14:paraId="579B904D" w14:textId="11B65B3A" w:rsidR="00301BA0" w:rsidRDefault="00301BA0">
      <w:pPr>
        <w:pStyle w:val="CommentText"/>
      </w:pPr>
      <w:r>
        <w:rPr>
          <w:rStyle w:val="CommentReference"/>
        </w:rPr>
        <w:annotationRef/>
      </w:r>
      <w:r>
        <w:t xml:space="preserve">So, this paper is about direct and indirect interactions mediating community structure? </w:t>
      </w:r>
    </w:p>
  </w:comment>
  <w:comment w:id="66" w:author="Noah Whiteman" w:date="2015-11-06T16:41:00Z" w:initials="NW">
    <w:p w14:paraId="3A572C61" w14:textId="7F3E3AFE" w:rsidR="00301BA0" w:rsidRDefault="00301BA0">
      <w:pPr>
        <w:pStyle w:val="CommentText"/>
      </w:pPr>
      <w:r>
        <w:rPr>
          <w:rStyle w:val="CommentReference"/>
        </w:rPr>
        <w:annotationRef/>
      </w:r>
      <w:r>
        <w:t>It might make sense to define these terms or at least descirbe very briefly what specific phenotypes are associated with each.</w:t>
      </w:r>
    </w:p>
  </w:comment>
  <w:comment w:id="67" w:author="Noah Whiteman" w:date="2015-11-06T16:46:00Z" w:initials="NW">
    <w:p w14:paraId="66A04820" w14:textId="0A8B06B8" w:rsidR="00301BA0" w:rsidRDefault="00301BA0">
      <w:pPr>
        <w:pStyle w:val="CommentText"/>
      </w:pPr>
      <w:r>
        <w:rPr>
          <w:rStyle w:val="CommentReference"/>
        </w:rPr>
        <w:annotationRef/>
      </w:r>
      <w:r>
        <w:t>What exactly do you mean by this?</w:t>
      </w:r>
    </w:p>
  </w:comment>
  <w:comment w:id="69" w:author="Noah Whiteman" w:date="2015-11-08T14:12:00Z" w:initials="NW">
    <w:p w14:paraId="38241167" w14:textId="435CBC9A" w:rsidR="00301BA0" w:rsidRDefault="00301BA0">
      <w:pPr>
        <w:pStyle w:val="CommentText"/>
      </w:pPr>
      <w:r>
        <w:rPr>
          <w:rStyle w:val="CommentReference"/>
        </w:rPr>
        <w:annotationRef/>
      </w:r>
      <w:r>
        <w:t>? This is vague.</w:t>
      </w:r>
    </w:p>
  </w:comment>
  <w:comment w:id="70" w:author="Noah Whiteman" w:date="2015-11-08T14:12:00Z" w:initials="NW">
    <w:p w14:paraId="74E14A2E" w14:textId="7F6A796A" w:rsidR="00301BA0" w:rsidRDefault="00301BA0">
      <w:pPr>
        <w:pStyle w:val="CommentText"/>
      </w:pPr>
      <w:r>
        <w:rPr>
          <w:rStyle w:val="CommentReference"/>
        </w:rPr>
        <w:annotationRef/>
      </w:r>
      <w:r>
        <w:t>What is this?</w:t>
      </w:r>
    </w:p>
  </w:comment>
  <w:comment w:id="71" w:author="Noah Whiteman" w:date="2015-11-08T14:12:00Z" w:initials="NW">
    <w:p w14:paraId="3C9B3522" w14:textId="590841D0" w:rsidR="00301BA0" w:rsidRDefault="00301BA0">
      <w:pPr>
        <w:pStyle w:val="CommentText"/>
      </w:pPr>
      <w:r>
        <w:rPr>
          <w:rStyle w:val="CommentReference"/>
        </w:rPr>
        <w:annotationRef/>
      </w:r>
      <w:r>
        <w:t>What is yield? Is there some analogy with crops here?</w:t>
      </w:r>
    </w:p>
  </w:comment>
  <w:comment w:id="74" w:author="Noah Whiteman" w:date="2015-11-08T14:12:00Z" w:initials="NW">
    <w:p w14:paraId="5B15736A" w14:textId="5B326CB5" w:rsidR="00301BA0" w:rsidRDefault="00301BA0">
      <w:pPr>
        <w:pStyle w:val="CommentText"/>
      </w:pPr>
      <w:r>
        <w:rPr>
          <w:rStyle w:val="CommentReference"/>
        </w:rPr>
        <w:annotationRef/>
      </w:r>
      <w:r>
        <w:t>What do you mean by novel?</w:t>
      </w:r>
    </w:p>
  </w:comment>
  <w:comment w:id="75" w:author="Noah Whiteman" w:date="2015-11-08T14:13:00Z" w:initials="NW">
    <w:p w14:paraId="38814242" w14:textId="61285DE9" w:rsidR="00301BA0" w:rsidRDefault="00301BA0">
      <w:pPr>
        <w:pStyle w:val="CommentText"/>
      </w:pPr>
      <w:r>
        <w:rPr>
          <w:rStyle w:val="CommentReference"/>
        </w:rPr>
        <w:annotationRef/>
      </w:r>
      <w:r>
        <w:t>I find the switching between terms to be distracting.</w:t>
      </w:r>
    </w:p>
  </w:comment>
  <w:comment w:id="76" w:author="Noah Whiteman" w:date="2015-11-08T14:13:00Z" w:initials="NW">
    <w:p w14:paraId="699A339A" w14:textId="0DAF6BB4" w:rsidR="00301BA0" w:rsidRDefault="00301BA0">
      <w:pPr>
        <w:pStyle w:val="CommentText"/>
      </w:pPr>
      <w:r>
        <w:rPr>
          <w:rStyle w:val="CommentReference"/>
        </w:rPr>
        <w:annotationRef/>
      </w:r>
      <w:r>
        <w:t>Is this a finding? It seems vague.</w:t>
      </w:r>
    </w:p>
  </w:comment>
  <w:comment w:id="77" w:author="Noah Whiteman" w:date="2015-11-08T14:13:00Z" w:initials="NW">
    <w:p w14:paraId="53A89169" w14:textId="7D2242C4" w:rsidR="00301BA0" w:rsidRDefault="00301BA0">
      <w:pPr>
        <w:pStyle w:val="CommentText"/>
      </w:pPr>
      <w:r>
        <w:rPr>
          <w:rStyle w:val="CommentReference"/>
        </w:rPr>
        <w:annotationRef/>
      </w:r>
      <w:r w:rsidRPr="00D46099">
        <w:rPr>
          <w:b/>
          <w:bCs/>
        </w:rPr>
        <w:t>This</w:t>
      </w:r>
      <w:r>
        <w:t xml:space="preserve"> is very interesting.</w:t>
      </w:r>
    </w:p>
  </w:comment>
  <w:comment w:id="79" w:author="Noah Whiteman" w:date="2015-11-08T14:13:00Z" w:initials="NW">
    <w:p w14:paraId="1B88A723" w14:textId="467D3F96" w:rsidR="00301BA0" w:rsidRDefault="00301BA0">
      <w:pPr>
        <w:pStyle w:val="CommentText"/>
      </w:pPr>
      <w:r>
        <w:rPr>
          <w:rStyle w:val="CommentReference"/>
        </w:rPr>
        <w:annotationRef/>
      </w:r>
      <w:r>
        <w:t>I do not follow this logic.</w:t>
      </w:r>
    </w:p>
  </w:comment>
  <w:comment w:id="78" w:author="Noah Whiteman" w:date="2015-11-08T14:14:00Z" w:initials="NW">
    <w:p w14:paraId="28B9315C" w14:textId="5D44F3DB" w:rsidR="00301BA0" w:rsidRDefault="00301BA0">
      <w:pPr>
        <w:pStyle w:val="CommentText"/>
      </w:pPr>
      <w:r>
        <w:rPr>
          <w:rStyle w:val="CommentReference"/>
        </w:rPr>
        <w:annotationRef/>
      </w:r>
      <w:r>
        <w:t>Incredibly complex sentence.</w:t>
      </w:r>
    </w:p>
  </w:comment>
  <w:comment w:id="82" w:author="Noah Whiteman" w:date="2015-11-08T14:14:00Z" w:initials="NW">
    <w:p w14:paraId="68D832E8" w14:textId="4CBF994D" w:rsidR="00301BA0" w:rsidRDefault="00301BA0">
      <w:pPr>
        <w:pStyle w:val="CommentText"/>
      </w:pPr>
      <w:r>
        <w:rPr>
          <w:rStyle w:val="CommentReference"/>
        </w:rPr>
        <w:annotationRef/>
      </w:r>
      <w:r>
        <w:t>What do you mean?</w:t>
      </w:r>
    </w:p>
  </w:comment>
  <w:comment w:id="83" w:author="Noah Whiteman" w:date="2015-11-08T14:15:00Z" w:initials="NW">
    <w:p w14:paraId="651ADB05" w14:textId="450BD488" w:rsidR="00301BA0" w:rsidRDefault="00301BA0">
      <w:pPr>
        <w:pStyle w:val="CommentText"/>
      </w:pPr>
      <w:r>
        <w:rPr>
          <w:rStyle w:val="CommentReference"/>
        </w:rPr>
        <w:annotationRef/>
      </w:r>
      <w:r>
        <w:t>Break this sentence up.</w:t>
      </w:r>
    </w:p>
  </w:comment>
  <w:comment w:id="85" w:author="Noah Whiteman" w:date="2015-11-08T14:15:00Z" w:initials="NW">
    <w:p w14:paraId="362AAC9E" w14:textId="3E7BC9AC" w:rsidR="00301BA0" w:rsidRDefault="00301BA0">
      <w:pPr>
        <w:pStyle w:val="CommentText"/>
      </w:pPr>
      <w:r>
        <w:rPr>
          <w:rStyle w:val="CommentReference"/>
        </w:rPr>
        <w:annotationRef/>
      </w:r>
      <w:r>
        <w:t>The linkages between these two highlighted things are not clear, because it seems like they might be overlapping.</w:t>
      </w:r>
    </w:p>
  </w:comment>
  <w:comment w:id="92" w:author="Noah Whiteman" w:date="2015-11-08T14:21:00Z" w:initials="NW">
    <w:p w14:paraId="1B867659" w14:textId="0A9BA443" w:rsidR="00301BA0" w:rsidRDefault="00301BA0">
      <w:pPr>
        <w:pStyle w:val="CommentText"/>
      </w:pPr>
      <w:r>
        <w:rPr>
          <w:rStyle w:val="CommentReference"/>
        </w:rPr>
        <w:annotationRef/>
      </w:r>
      <w:r>
        <w:t>Temperature?</w:t>
      </w:r>
    </w:p>
  </w:comment>
  <w:comment w:id="93" w:author="Noah Whiteman" w:date="2015-11-08T14:28:00Z" w:initials="NW">
    <w:p w14:paraId="2C44224F" w14:textId="0614ECE0" w:rsidR="00301BA0" w:rsidRDefault="00301BA0">
      <w:pPr>
        <w:pStyle w:val="CommentText"/>
      </w:pPr>
      <w:r>
        <w:rPr>
          <w:rStyle w:val="CommentReference"/>
        </w:rPr>
        <w:annotationRef/>
      </w:r>
      <w:r>
        <w:t>Try to get rid of the semi-colons.</w:t>
      </w:r>
    </w:p>
  </w:comment>
  <w:comment w:id="98" w:author="Noah Whiteman" w:date="2015-11-08T14:32:00Z" w:initials="NW">
    <w:p w14:paraId="13B29670" w14:textId="1A3C17D9" w:rsidR="00301BA0" w:rsidRDefault="00301BA0">
      <w:pPr>
        <w:pStyle w:val="CommentText"/>
      </w:pPr>
      <w:r>
        <w:rPr>
          <w:rStyle w:val="CommentReference"/>
        </w:rPr>
        <w:annotationRef/>
      </w:r>
      <w:r>
        <w:t>Listing both of these things next to each other is confusing. Which is it?</w:t>
      </w:r>
    </w:p>
  </w:comment>
  <w:comment w:id="101" w:author="Noah Whiteman" w:date="2015-11-08T14:37:00Z" w:initials="NW">
    <w:p w14:paraId="6D8E4A48" w14:textId="5FAB2907" w:rsidR="00301BA0" w:rsidRDefault="00301BA0">
      <w:pPr>
        <w:pStyle w:val="CommentText"/>
      </w:pPr>
      <w:r>
        <w:rPr>
          <w:rStyle w:val="CommentReference"/>
        </w:rPr>
        <w:annotationRef/>
      </w:r>
      <w:r>
        <w:t>This is very indirect. What do you mean?</w:t>
      </w:r>
    </w:p>
  </w:comment>
  <w:comment w:id="103" w:author="Noah Whiteman" w:date="2015-11-08T14:38:00Z" w:initials="NW">
    <w:p w14:paraId="3A7D5455" w14:textId="3A4C5CF5" w:rsidR="00301BA0" w:rsidRDefault="00301BA0">
      <w:pPr>
        <w:pStyle w:val="CommentText"/>
      </w:pPr>
      <w:r>
        <w:rPr>
          <w:rStyle w:val="CommentReference"/>
        </w:rPr>
        <w:annotationRef/>
      </w:r>
      <w:r>
        <w:t>I don’t get what this means.</w:t>
      </w:r>
    </w:p>
  </w:comment>
  <w:comment w:id="102" w:author="Noah Whiteman" w:date="2015-11-08T14:38:00Z" w:initials="NW">
    <w:p w14:paraId="09CE424E" w14:textId="65AAF08F" w:rsidR="00301BA0" w:rsidRDefault="00301BA0">
      <w:pPr>
        <w:pStyle w:val="CommentText"/>
      </w:pPr>
      <w:r>
        <w:rPr>
          <w:rStyle w:val="CommentReference"/>
        </w:rPr>
        <w:annotationRef/>
      </w:r>
      <w:r>
        <w:t>This very complex sentence needs to be broken up. I cannot follow it. Simple declarative writing….</w:t>
      </w:r>
    </w:p>
  </w:comment>
  <w:comment w:id="104" w:author="Noah Whiteman" w:date="2015-11-08T14:40:00Z" w:initials="NW">
    <w:p w14:paraId="717D0F3B" w14:textId="1BCE95C4" w:rsidR="00301BA0" w:rsidRDefault="00301BA0">
      <w:pPr>
        <w:pStyle w:val="CommentText"/>
      </w:pPr>
      <w:r>
        <w:rPr>
          <w:rStyle w:val="CommentReference"/>
        </w:rPr>
        <w:annotationRef/>
      </w:r>
      <w:r>
        <w:t>Why is this i.e.?</w:t>
      </w:r>
    </w:p>
  </w:comment>
  <w:comment w:id="105" w:author="Noah Whiteman" w:date="2015-11-08T14:41:00Z" w:initials="NW">
    <w:p w14:paraId="6AE06E1C" w14:textId="2137712C" w:rsidR="00301BA0" w:rsidRDefault="00301BA0">
      <w:pPr>
        <w:pStyle w:val="CommentText"/>
      </w:pPr>
      <w:r>
        <w:rPr>
          <w:rStyle w:val="CommentReference"/>
        </w:rPr>
        <w:annotationRef/>
      </w:r>
      <w:r>
        <w:t>This is nice. Can you put it in the intro?</w:t>
      </w:r>
    </w:p>
  </w:comment>
  <w:comment w:id="110" w:author="Noah Whiteman" w:date="2015-11-08T14:51:00Z" w:initials="NW">
    <w:p w14:paraId="41DFB631" w14:textId="1EDEA012" w:rsidR="00301BA0" w:rsidRDefault="00301BA0">
      <w:pPr>
        <w:pStyle w:val="CommentText"/>
      </w:pPr>
      <w:r>
        <w:rPr>
          <w:rStyle w:val="CommentReference"/>
        </w:rPr>
        <w:annotationRef/>
      </w:r>
      <w:r>
        <w:t>What does this mean?</w:t>
      </w:r>
    </w:p>
  </w:comment>
  <w:comment w:id="111" w:author="Noah Whiteman" w:date="2015-11-08T14:52:00Z" w:initials="NW">
    <w:p w14:paraId="1EA13C85" w14:textId="05A05A0C" w:rsidR="00301BA0" w:rsidRDefault="00301BA0">
      <w:pPr>
        <w:pStyle w:val="CommentText"/>
      </w:pPr>
      <w:r>
        <w:rPr>
          <w:rStyle w:val="CommentReference"/>
        </w:rPr>
        <w:annotationRef/>
      </w:r>
      <w:r>
        <w:t>Was this fleshed out in terms of logic or the literature?</w:t>
      </w:r>
    </w:p>
  </w:comment>
  <w:comment w:id="113" w:author="Noah Whiteman" w:date="2015-11-08T14:53:00Z" w:initials="NW">
    <w:p w14:paraId="5B947FC2" w14:textId="7A9B237D" w:rsidR="00301BA0" w:rsidRDefault="00301BA0">
      <w:pPr>
        <w:pStyle w:val="CommentText"/>
      </w:pPr>
      <w:r>
        <w:rPr>
          <w:rStyle w:val="CommentReference"/>
        </w:rPr>
        <w:annotationRef/>
      </w:r>
      <w:r>
        <w:t>Are these colloquial terms for the traits?</w:t>
      </w:r>
    </w:p>
  </w:comment>
  <w:comment w:id="114" w:author="Noah Whiteman" w:date="2015-11-08T14:54:00Z" w:initials="NW">
    <w:p w14:paraId="49AE1EFE" w14:textId="049FD7FA" w:rsidR="00301BA0" w:rsidRDefault="00301BA0">
      <w:pPr>
        <w:pStyle w:val="CommentText"/>
      </w:pPr>
      <w:r>
        <w:rPr>
          <w:rStyle w:val="CommentReference"/>
        </w:rPr>
        <w:annotationRef/>
      </w:r>
      <w:r>
        <w:t>What is this?</w:t>
      </w:r>
    </w:p>
  </w:comment>
  <w:comment w:id="115" w:author="Noah Whiteman" w:date="2015-11-08T14:55:00Z" w:initials="NW">
    <w:p w14:paraId="1164EA31" w14:textId="2C1016AC" w:rsidR="00301BA0" w:rsidRDefault="00301BA0">
      <w:pPr>
        <w:pStyle w:val="CommentText"/>
      </w:pPr>
      <w:r>
        <w:rPr>
          <w:rStyle w:val="CommentReference"/>
        </w:rPr>
        <w:annotationRef/>
      </w:r>
      <w:r>
        <w:t>What do you mean here?</w:t>
      </w:r>
    </w:p>
  </w:comment>
  <w:comment w:id="116" w:author="Noah Whiteman" w:date="2015-11-08T14:55:00Z" w:initials="NW">
    <w:p w14:paraId="599146EC" w14:textId="74352B8D" w:rsidR="00301BA0" w:rsidRDefault="00301BA0">
      <w:pPr>
        <w:pStyle w:val="CommentText"/>
      </w:pPr>
      <w:r>
        <w:rPr>
          <w:rStyle w:val="CommentReference"/>
        </w:rPr>
        <w:annotationRef/>
      </w:r>
      <w:r>
        <w:t>Subject?</w:t>
      </w:r>
    </w:p>
  </w:comment>
  <w:comment w:id="117" w:author="Noah Whiteman" w:date="2015-11-08T14:55:00Z" w:initials="NW">
    <w:p w14:paraId="7EE310D0" w14:textId="58A52AE6" w:rsidR="00301BA0" w:rsidRDefault="00301BA0">
      <w:pPr>
        <w:pStyle w:val="CommentText"/>
      </w:pPr>
      <w:r>
        <w:rPr>
          <w:rStyle w:val="CommentReference"/>
        </w:rPr>
        <w:annotationRef/>
      </w:r>
      <w:r>
        <w:t>?</w:t>
      </w:r>
    </w:p>
  </w:comment>
  <w:comment w:id="118" w:author="Noah Whiteman" w:date="2015-11-08T14:55:00Z" w:initials="NW">
    <w:p w14:paraId="28F982DF" w14:textId="35C79BF5" w:rsidR="00301BA0" w:rsidRDefault="00301BA0">
      <w:pPr>
        <w:pStyle w:val="CommentText"/>
      </w:pPr>
      <w:r>
        <w:rPr>
          <w:rStyle w:val="CommentReference"/>
        </w:rPr>
        <w:annotationRef/>
      </w:r>
      <w:r>
        <w:t>?</w:t>
      </w:r>
    </w:p>
  </w:comment>
  <w:comment w:id="120" w:author="Noah Whiteman" w:date="2015-11-08T14:57:00Z" w:initials="NW">
    <w:p w14:paraId="528C0F05" w14:textId="5C95122B" w:rsidR="00301BA0" w:rsidRDefault="00301BA0">
      <w:pPr>
        <w:pStyle w:val="CommentText"/>
      </w:pPr>
      <w:r>
        <w:rPr>
          <w:rStyle w:val="CommentReference"/>
        </w:rPr>
        <w:annotationRef/>
      </w:r>
      <w:r>
        <w:t>?</w:t>
      </w:r>
    </w:p>
  </w:comment>
  <w:comment w:id="121" w:author="Noah Whiteman" w:date="2015-11-08T14:58:00Z" w:initials="NW">
    <w:p w14:paraId="657A6FF5" w14:textId="51C1C5CC" w:rsidR="00301BA0" w:rsidRDefault="00301BA0">
      <w:pPr>
        <w:pStyle w:val="CommentText"/>
      </w:pPr>
      <w:r>
        <w:rPr>
          <w:rStyle w:val="CommentReference"/>
        </w:rPr>
        <w:annotationRef/>
      </w:r>
      <w:r>
        <w:t>?</w:t>
      </w:r>
    </w:p>
  </w:comment>
  <w:comment w:id="119" w:author="Noah Whiteman" w:date="2015-11-08T14:58:00Z" w:initials="NW">
    <w:p w14:paraId="11CDFDA0" w14:textId="3D1647AF" w:rsidR="00301BA0" w:rsidRDefault="00301BA0">
      <w:pPr>
        <w:pStyle w:val="CommentText"/>
      </w:pPr>
      <w:r>
        <w:rPr>
          <w:rStyle w:val="CommentReference"/>
        </w:rPr>
        <w:annotationRef/>
      </w:r>
      <w:r>
        <w:t>LONG sentence.</w:t>
      </w:r>
    </w:p>
  </w:comment>
  <w:comment w:id="122" w:author="Noah Whiteman" w:date="2015-11-08T14:58:00Z" w:initials="NW">
    <w:p w14:paraId="3D9B8E2B" w14:textId="75D3EDB4" w:rsidR="00301BA0" w:rsidRDefault="00301BA0">
      <w:pPr>
        <w:pStyle w:val="CommentText"/>
      </w:pPr>
      <w:r>
        <w:rPr>
          <w:rStyle w:val="CommentReference"/>
        </w:rPr>
        <w:annotationRef/>
      </w:r>
      <w:r>
        <w:t>?</w:t>
      </w:r>
    </w:p>
  </w:comment>
  <w:comment w:id="123" w:author="Noah Whiteman" w:date="2015-11-08T14:58:00Z" w:initials="NW">
    <w:p w14:paraId="28C285EA" w14:textId="6CDE6C4D" w:rsidR="00301BA0" w:rsidRDefault="00301BA0">
      <w:pPr>
        <w:pStyle w:val="CommentText"/>
      </w:pPr>
      <w:r>
        <w:rPr>
          <w:rStyle w:val="CommentReference"/>
        </w:rPr>
        <w:annotationRef/>
      </w:r>
      <w:r>
        <w:t>?</w:t>
      </w:r>
    </w:p>
  </w:comment>
  <w:comment w:id="124" w:author="Noah Whiteman" w:date="2015-11-08T14:58:00Z" w:initials="NW">
    <w:p w14:paraId="6345FC25" w14:textId="4D4A42C0" w:rsidR="00301BA0" w:rsidRDefault="00301BA0">
      <w:pPr>
        <w:pStyle w:val="CommentText"/>
      </w:pPr>
      <w:r>
        <w:rPr>
          <w:rStyle w:val="CommentReference"/>
        </w:rPr>
        <w:annotationRef/>
      </w:r>
      <w:r>
        <w:t>than?</w:t>
      </w:r>
    </w:p>
  </w:comment>
  <w:comment w:id="125" w:author="Noah Whiteman" w:date="2015-11-08T14:59:00Z" w:initials="NW">
    <w:p w14:paraId="66A42C7E" w14:textId="424C850F" w:rsidR="00301BA0" w:rsidRDefault="00301BA0">
      <w:pPr>
        <w:pStyle w:val="CommentText"/>
      </w:pPr>
      <w:r>
        <w:rPr>
          <w:rStyle w:val="CommentReference"/>
        </w:rPr>
        <w:annotationRef/>
      </w:r>
      <w:r>
        <w:t>Species?</w:t>
      </w:r>
    </w:p>
  </w:comment>
  <w:comment w:id="126" w:author="Noah Whiteman" w:date="2015-11-08T14:59:00Z" w:initials="NW">
    <w:p w14:paraId="06FFEF46" w14:textId="30582B23" w:rsidR="00301BA0" w:rsidRDefault="00301BA0">
      <w:pPr>
        <w:pStyle w:val="CommentText"/>
      </w:pPr>
      <w:r>
        <w:rPr>
          <w:rStyle w:val="CommentReference"/>
        </w:rPr>
        <w:annotationRef/>
      </w:r>
      <w:r>
        <w:t>I don’t know what this means.</w:t>
      </w:r>
    </w:p>
  </w:comment>
  <w:comment w:id="127" w:author="Noah Whiteman" w:date="2015-11-08T15:00:00Z" w:initials="NW">
    <w:p w14:paraId="5BFCCFD0" w14:textId="732C75D8" w:rsidR="00301BA0" w:rsidRDefault="00301BA0">
      <w:pPr>
        <w:pStyle w:val="CommentText"/>
      </w:pPr>
      <w:r>
        <w:rPr>
          <w:rStyle w:val="CommentReference"/>
        </w:rPr>
        <w:annotationRef/>
      </w:r>
      <w:r>
        <w:t>?</w:t>
      </w:r>
    </w:p>
  </w:comment>
  <w:comment w:id="128" w:author="Noah Whiteman" w:date="2015-11-08T15:01:00Z" w:initials="NW">
    <w:p w14:paraId="5F3B6845" w14:textId="772EF9B0" w:rsidR="00301BA0" w:rsidRDefault="00301BA0">
      <w:pPr>
        <w:pStyle w:val="CommentText"/>
      </w:pPr>
      <w:r>
        <w:rPr>
          <w:rStyle w:val="CommentReference"/>
        </w:rPr>
        <w:annotationRef/>
      </w:r>
      <w:r>
        <w:t>Y axes are not labeled, so I am not clear what’s going on there.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AB38390" w15:done="0"/>
  <w15:commentEx w15:paraId="36C026C7" w15:done="0"/>
  <w15:commentEx w15:paraId="044C1CA4" w15:done="0"/>
  <w15:commentEx w15:paraId="392365D3" w15:done="0"/>
  <w15:commentEx w15:paraId="2EA5FD74" w15:done="0"/>
  <w15:commentEx w15:paraId="4C57151D" w15:done="0"/>
  <w15:commentEx w15:paraId="0EC3589E" w15:done="0"/>
  <w15:commentEx w15:paraId="0476B4B4" w15:done="0"/>
  <w15:commentEx w15:paraId="7F52965E" w15:done="0"/>
  <w15:commentEx w15:paraId="47372718" w15:done="0"/>
  <w15:commentEx w15:paraId="458CDA4F" w15:done="0"/>
  <w15:commentEx w15:paraId="4E060E62" w15:done="0"/>
  <w15:commentEx w15:paraId="15C24A72" w15:done="0"/>
  <w15:commentEx w15:paraId="1417FE2D" w15:done="0"/>
  <w15:commentEx w15:paraId="34A72A5A"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F9084E6" w14:textId="77777777" w:rsidR="00301BA0" w:rsidRDefault="00301BA0" w:rsidP="000D0D85">
      <w:r>
        <w:separator/>
      </w:r>
    </w:p>
  </w:endnote>
  <w:endnote w:type="continuationSeparator" w:id="0">
    <w:p w14:paraId="6172C818" w14:textId="77777777" w:rsidR="00301BA0" w:rsidRDefault="00301BA0" w:rsidP="000D0D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Helvetica">
    <w:panose1 w:val="00000000000000000000"/>
    <w:charset w:val="00"/>
    <w:family w:val="auto"/>
    <w:pitch w:val="variable"/>
    <w:sig w:usb0="E00002FF" w:usb1="5000785B" w:usb2="00000000" w:usb3="00000000" w:csb0="0000019F" w:csb1="00000000"/>
  </w:font>
  <w:font w:name="ＭＳ 明朝">
    <w:charset w:val="4E"/>
    <w:family w:val="auto"/>
    <w:pitch w:val="variable"/>
    <w:sig w:usb0="E00002FF" w:usb1="6AC7FDFB" w:usb2="00000012" w:usb3="00000000" w:csb0="000200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31DDDC5" w14:textId="77777777" w:rsidR="00301BA0" w:rsidRDefault="00301BA0" w:rsidP="000D0D85">
      <w:r>
        <w:separator/>
      </w:r>
    </w:p>
  </w:footnote>
  <w:footnote w:type="continuationSeparator" w:id="0">
    <w:p w14:paraId="08B7471B" w14:textId="77777777" w:rsidR="00301BA0" w:rsidRDefault="00301BA0" w:rsidP="000D0D85">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94A80B7" w14:textId="77777777" w:rsidR="00301BA0" w:rsidRDefault="00301BA0" w:rsidP="007E3853">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02BCD75" w14:textId="77777777" w:rsidR="00301BA0" w:rsidRDefault="00301BA0" w:rsidP="00915B22">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A38D887" w14:textId="77777777" w:rsidR="00301BA0" w:rsidRPr="00CB74FD" w:rsidRDefault="00301BA0" w:rsidP="007E3853">
    <w:pPr>
      <w:pStyle w:val="Header"/>
      <w:framePr w:wrap="around" w:vAnchor="text" w:hAnchor="margin" w:xAlign="right" w:y="1"/>
      <w:rPr>
        <w:rStyle w:val="PageNumber"/>
        <w:rFonts w:ascii="Times New Roman" w:hAnsi="Times New Roman" w:cs="Times New Roman"/>
        <w:sz w:val="20"/>
      </w:rPr>
    </w:pPr>
    <w:r w:rsidRPr="00CB74FD">
      <w:rPr>
        <w:rStyle w:val="PageNumber"/>
        <w:rFonts w:ascii="Times New Roman" w:hAnsi="Times New Roman" w:cs="Times New Roman"/>
        <w:sz w:val="20"/>
      </w:rPr>
      <w:fldChar w:fldCharType="begin"/>
    </w:r>
    <w:r w:rsidRPr="00CB74FD">
      <w:rPr>
        <w:rStyle w:val="PageNumber"/>
        <w:rFonts w:ascii="Times New Roman" w:hAnsi="Times New Roman" w:cs="Times New Roman"/>
        <w:sz w:val="20"/>
      </w:rPr>
      <w:instrText xml:space="preserve">PAGE  </w:instrText>
    </w:r>
    <w:r w:rsidRPr="00CB74FD">
      <w:rPr>
        <w:rStyle w:val="PageNumber"/>
        <w:rFonts w:ascii="Times New Roman" w:hAnsi="Times New Roman" w:cs="Times New Roman"/>
        <w:sz w:val="20"/>
      </w:rPr>
      <w:fldChar w:fldCharType="separate"/>
    </w:r>
    <w:r w:rsidR="0027555A">
      <w:rPr>
        <w:rStyle w:val="PageNumber"/>
        <w:rFonts w:ascii="Times New Roman" w:hAnsi="Times New Roman" w:cs="Times New Roman"/>
        <w:noProof/>
        <w:sz w:val="20"/>
      </w:rPr>
      <w:t>25</w:t>
    </w:r>
    <w:r w:rsidRPr="00CB74FD">
      <w:rPr>
        <w:rStyle w:val="PageNumber"/>
        <w:rFonts w:ascii="Times New Roman" w:hAnsi="Times New Roman" w:cs="Times New Roman"/>
        <w:sz w:val="20"/>
      </w:rPr>
      <w:fldChar w:fldCharType="end"/>
    </w:r>
  </w:p>
  <w:p w14:paraId="213EE9BB" w14:textId="029478C1" w:rsidR="00301BA0" w:rsidRPr="00CB74FD" w:rsidRDefault="00301BA0" w:rsidP="00CB74FD">
    <w:pPr>
      <w:pStyle w:val="Header"/>
      <w:ind w:right="360"/>
      <w:jc w:val="right"/>
      <w:rPr>
        <w:rFonts w:ascii="Times New Roman" w:hAnsi="Times New Roman" w:cs="Times New Roman"/>
        <w:sz w:val="20"/>
      </w:rPr>
    </w:pPr>
    <w:r w:rsidRPr="00CB74FD">
      <w:rPr>
        <w:rFonts w:ascii="Times New Roman" w:hAnsi="Times New Roman" w:cs="Times New Roman"/>
        <w:sz w:val="20"/>
      </w:rPr>
      <w:t>Humphrey et al.</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256684A"/>
    <w:multiLevelType w:val="hybridMultilevel"/>
    <w:tmpl w:val="03566B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54627D68"/>
    <w:multiLevelType w:val="hybridMultilevel"/>
    <w:tmpl w:val="8E9EE3D2"/>
    <w:lvl w:ilvl="0" w:tplc="711CD464">
      <w:start w:val="1"/>
      <w:numFmt w:val="bullet"/>
      <w:lvlText w:val="-"/>
      <w:lvlJc w:val="left"/>
      <w:pPr>
        <w:ind w:left="1080" w:hanging="360"/>
      </w:pPr>
      <w:rPr>
        <w:rFonts w:ascii="Helvetica" w:eastAsiaTheme="minorEastAsia" w:hAnsi="Helvetica" w:cstheme="minorBidi" w:hint="default"/>
      </w:rPr>
    </w:lvl>
    <w:lvl w:ilvl="1" w:tplc="04090003">
      <w:start w:val="1"/>
      <w:numFmt w:val="bullet"/>
      <w:lvlText w:val="o"/>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oanna Masel">
    <w15:presenceInfo w15:providerId="None" w15:userId="Joanna Masel"/>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embedSystemFonts/>
  <w:proofState w:spelling="clean" w:grammar="clean"/>
  <w:defaultTabStop w:val="720"/>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D0D85"/>
    <w:rsid w:val="000001B1"/>
    <w:rsid w:val="00000F27"/>
    <w:rsid w:val="00001B01"/>
    <w:rsid w:val="00001B47"/>
    <w:rsid w:val="00002853"/>
    <w:rsid w:val="00002C0E"/>
    <w:rsid w:val="00003959"/>
    <w:rsid w:val="00003C4B"/>
    <w:rsid w:val="00004437"/>
    <w:rsid w:val="00004863"/>
    <w:rsid w:val="00005E8E"/>
    <w:rsid w:val="0000685A"/>
    <w:rsid w:val="0001139F"/>
    <w:rsid w:val="00011552"/>
    <w:rsid w:val="00011C73"/>
    <w:rsid w:val="00011D0B"/>
    <w:rsid w:val="00012205"/>
    <w:rsid w:val="000138B0"/>
    <w:rsid w:val="000143FB"/>
    <w:rsid w:val="00014BC9"/>
    <w:rsid w:val="000151DB"/>
    <w:rsid w:val="00015C2C"/>
    <w:rsid w:val="00015EA1"/>
    <w:rsid w:val="00017432"/>
    <w:rsid w:val="0001778A"/>
    <w:rsid w:val="0002025B"/>
    <w:rsid w:val="00020F3E"/>
    <w:rsid w:val="00022E38"/>
    <w:rsid w:val="00023498"/>
    <w:rsid w:val="0003000A"/>
    <w:rsid w:val="00031518"/>
    <w:rsid w:val="00031D1E"/>
    <w:rsid w:val="00032580"/>
    <w:rsid w:val="00032BAD"/>
    <w:rsid w:val="00033649"/>
    <w:rsid w:val="00035729"/>
    <w:rsid w:val="00036064"/>
    <w:rsid w:val="00036094"/>
    <w:rsid w:val="00036804"/>
    <w:rsid w:val="00037716"/>
    <w:rsid w:val="00037FD7"/>
    <w:rsid w:val="00040193"/>
    <w:rsid w:val="00040355"/>
    <w:rsid w:val="000406D1"/>
    <w:rsid w:val="00040859"/>
    <w:rsid w:val="00041955"/>
    <w:rsid w:val="00042588"/>
    <w:rsid w:val="00044891"/>
    <w:rsid w:val="00044A31"/>
    <w:rsid w:val="00044FE8"/>
    <w:rsid w:val="000450BC"/>
    <w:rsid w:val="0004716B"/>
    <w:rsid w:val="000476C8"/>
    <w:rsid w:val="00047BFC"/>
    <w:rsid w:val="0005202B"/>
    <w:rsid w:val="00052914"/>
    <w:rsid w:val="00052DD6"/>
    <w:rsid w:val="00054677"/>
    <w:rsid w:val="00054A21"/>
    <w:rsid w:val="00054ECE"/>
    <w:rsid w:val="00055483"/>
    <w:rsid w:val="000556F1"/>
    <w:rsid w:val="00055F22"/>
    <w:rsid w:val="00057D68"/>
    <w:rsid w:val="00060118"/>
    <w:rsid w:val="00060174"/>
    <w:rsid w:val="00060B71"/>
    <w:rsid w:val="00060EFE"/>
    <w:rsid w:val="000610B7"/>
    <w:rsid w:val="00061323"/>
    <w:rsid w:val="000614F1"/>
    <w:rsid w:val="00062DDE"/>
    <w:rsid w:val="000637C9"/>
    <w:rsid w:val="0006757A"/>
    <w:rsid w:val="00067B47"/>
    <w:rsid w:val="000711D7"/>
    <w:rsid w:val="00071203"/>
    <w:rsid w:val="000724F7"/>
    <w:rsid w:val="00072E49"/>
    <w:rsid w:val="00073B95"/>
    <w:rsid w:val="00073D7A"/>
    <w:rsid w:val="00074D14"/>
    <w:rsid w:val="00075347"/>
    <w:rsid w:val="000755BE"/>
    <w:rsid w:val="000757E4"/>
    <w:rsid w:val="00076F56"/>
    <w:rsid w:val="000770EE"/>
    <w:rsid w:val="00077B3D"/>
    <w:rsid w:val="000805DC"/>
    <w:rsid w:val="0008249F"/>
    <w:rsid w:val="0008273A"/>
    <w:rsid w:val="00082DD4"/>
    <w:rsid w:val="00082DF1"/>
    <w:rsid w:val="00083001"/>
    <w:rsid w:val="000842DD"/>
    <w:rsid w:val="00086524"/>
    <w:rsid w:val="00086622"/>
    <w:rsid w:val="000879A7"/>
    <w:rsid w:val="00087E0D"/>
    <w:rsid w:val="00093011"/>
    <w:rsid w:val="000938C2"/>
    <w:rsid w:val="000960E0"/>
    <w:rsid w:val="00096EE1"/>
    <w:rsid w:val="00097ED7"/>
    <w:rsid w:val="000A1495"/>
    <w:rsid w:val="000A1A1B"/>
    <w:rsid w:val="000A2336"/>
    <w:rsid w:val="000A26F8"/>
    <w:rsid w:val="000A35C4"/>
    <w:rsid w:val="000A3B0E"/>
    <w:rsid w:val="000A3BF5"/>
    <w:rsid w:val="000A53E6"/>
    <w:rsid w:val="000A5B8F"/>
    <w:rsid w:val="000A66CE"/>
    <w:rsid w:val="000A7289"/>
    <w:rsid w:val="000A7A4D"/>
    <w:rsid w:val="000B12D0"/>
    <w:rsid w:val="000B1BED"/>
    <w:rsid w:val="000B1DF1"/>
    <w:rsid w:val="000B1F88"/>
    <w:rsid w:val="000B2A94"/>
    <w:rsid w:val="000B61BE"/>
    <w:rsid w:val="000B7020"/>
    <w:rsid w:val="000B7969"/>
    <w:rsid w:val="000C1276"/>
    <w:rsid w:val="000C265C"/>
    <w:rsid w:val="000C38C1"/>
    <w:rsid w:val="000C3BB8"/>
    <w:rsid w:val="000C44CF"/>
    <w:rsid w:val="000C46FC"/>
    <w:rsid w:val="000C48E6"/>
    <w:rsid w:val="000C569A"/>
    <w:rsid w:val="000D0D85"/>
    <w:rsid w:val="000D263E"/>
    <w:rsid w:val="000D2C87"/>
    <w:rsid w:val="000D4397"/>
    <w:rsid w:val="000D477F"/>
    <w:rsid w:val="000D5518"/>
    <w:rsid w:val="000D59EB"/>
    <w:rsid w:val="000D6FBE"/>
    <w:rsid w:val="000D7D2B"/>
    <w:rsid w:val="000D7F72"/>
    <w:rsid w:val="000D7F78"/>
    <w:rsid w:val="000E017F"/>
    <w:rsid w:val="000E0184"/>
    <w:rsid w:val="000E37AA"/>
    <w:rsid w:val="000E4DE6"/>
    <w:rsid w:val="000E52B9"/>
    <w:rsid w:val="000E60DE"/>
    <w:rsid w:val="000E7B16"/>
    <w:rsid w:val="000F0DEE"/>
    <w:rsid w:val="000F1E1F"/>
    <w:rsid w:val="000F201D"/>
    <w:rsid w:val="000F2959"/>
    <w:rsid w:val="000F314E"/>
    <w:rsid w:val="000F3DA4"/>
    <w:rsid w:val="000F5029"/>
    <w:rsid w:val="000F5750"/>
    <w:rsid w:val="000F6EE6"/>
    <w:rsid w:val="000F6FC1"/>
    <w:rsid w:val="000F7122"/>
    <w:rsid w:val="000F7AC7"/>
    <w:rsid w:val="000F7E04"/>
    <w:rsid w:val="000F7E5B"/>
    <w:rsid w:val="00100962"/>
    <w:rsid w:val="00100BE5"/>
    <w:rsid w:val="00100D69"/>
    <w:rsid w:val="001026F6"/>
    <w:rsid w:val="00102E1B"/>
    <w:rsid w:val="00103345"/>
    <w:rsid w:val="00103623"/>
    <w:rsid w:val="00104426"/>
    <w:rsid w:val="00105921"/>
    <w:rsid w:val="00105AF0"/>
    <w:rsid w:val="001105F9"/>
    <w:rsid w:val="00111408"/>
    <w:rsid w:val="00111EA6"/>
    <w:rsid w:val="001123EE"/>
    <w:rsid w:val="001125DF"/>
    <w:rsid w:val="00113F7E"/>
    <w:rsid w:val="00114CE8"/>
    <w:rsid w:val="00114FC2"/>
    <w:rsid w:val="00115059"/>
    <w:rsid w:val="00115C54"/>
    <w:rsid w:val="001169D1"/>
    <w:rsid w:val="00116A0D"/>
    <w:rsid w:val="00116CCF"/>
    <w:rsid w:val="001170A6"/>
    <w:rsid w:val="00120CD8"/>
    <w:rsid w:val="00121419"/>
    <w:rsid w:val="00121D29"/>
    <w:rsid w:val="00122211"/>
    <w:rsid w:val="00123A9C"/>
    <w:rsid w:val="00123BD2"/>
    <w:rsid w:val="00124D82"/>
    <w:rsid w:val="0012509A"/>
    <w:rsid w:val="001255A5"/>
    <w:rsid w:val="00125DAC"/>
    <w:rsid w:val="001277F0"/>
    <w:rsid w:val="00131630"/>
    <w:rsid w:val="00131898"/>
    <w:rsid w:val="00131C2F"/>
    <w:rsid w:val="001321C5"/>
    <w:rsid w:val="00132889"/>
    <w:rsid w:val="001328AC"/>
    <w:rsid w:val="00134861"/>
    <w:rsid w:val="00134F87"/>
    <w:rsid w:val="0013684E"/>
    <w:rsid w:val="00136B44"/>
    <w:rsid w:val="00137C2A"/>
    <w:rsid w:val="00137FAA"/>
    <w:rsid w:val="00140395"/>
    <w:rsid w:val="0014363E"/>
    <w:rsid w:val="001436C2"/>
    <w:rsid w:val="00143C4A"/>
    <w:rsid w:val="001445C1"/>
    <w:rsid w:val="001449E0"/>
    <w:rsid w:val="00145448"/>
    <w:rsid w:val="00145955"/>
    <w:rsid w:val="00147ED2"/>
    <w:rsid w:val="00147FC6"/>
    <w:rsid w:val="00150965"/>
    <w:rsid w:val="00150EC2"/>
    <w:rsid w:val="00151B7E"/>
    <w:rsid w:val="00153CEE"/>
    <w:rsid w:val="00154214"/>
    <w:rsid w:val="001545B4"/>
    <w:rsid w:val="00156238"/>
    <w:rsid w:val="00156991"/>
    <w:rsid w:val="0016161F"/>
    <w:rsid w:val="00162688"/>
    <w:rsid w:val="00163BB2"/>
    <w:rsid w:val="00164C96"/>
    <w:rsid w:val="001652EA"/>
    <w:rsid w:val="0016629A"/>
    <w:rsid w:val="00166493"/>
    <w:rsid w:val="00166A6A"/>
    <w:rsid w:val="00170CB0"/>
    <w:rsid w:val="00171723"/>
    <w:rsid w:val="00171A29"/>
    <w:rsid w:val="001729A0"/>
    <w:rsid w:val="00172A00"/>
    <w:rsid w:val="00176759"/>
    <w:rsid w:val="00180384"/>
    <w:rsid w:val="001823B5"/>
    <w:rsid w:val="00182B06"/>
    <w:rsid w:val="001836D3"/>
    <w:rsid w:val="00184BAC"/>
    <w:rsid w:val="00186CCC"/>
    <w:rsid w:val="00187482"/>
    <w:rsid w:val="00187A89"/>
    <w:rsid w:val="00190015"/>
    <w:rsid w:val="00190231"/>
    <w:rsid w:val="00191654"/>
    <w:rsid w:val="001923FE"/>
    <w:rsid w:val="001924F5"/>
    <w:rsid w:val="0019292F"/>
    <w:rsid w:val="001929F0"/>
    <w:rsid w:val="001933D0"/>
    <w:rsid w:val="00193C66"/>
    <w:rsid w:val="00196C50"/>
    <w:rsid w:val="00196E67"/>
    <w:rsid w:val="001976DF"/>
    <w:rsid w:val="00197E12"/>
    <w:rsid w:val="001A0219"/>
    <w:rsid w:val="001A10A5"/>
    <w:rsid w:val="001A23A6"/>
    <w:rsid w:val="001A23FA"/>
    <w:rsid w:val="001A2A49"/>
    <w:rsid w:val="001A3EED"/>
    <w:rsid w:val="001A404E"/>
    <w:rsid w:val="001A4C32"/>
    <w:rsid w:val="001A4E1D"/>
    <w:rsid w:val="001A4ECD"/>
    <w:rsid w:val="001A4EED"/>
    <w:rsid w:val="001A5E57"/>
    <w:rsid w:val="001A6408"/>
    <w:rsid w:val="001A6671"/>
    <w:rsid w:val="001A6A97"/>
    <w:rsid w:val="001A6E24"/>
    <w:rsid w:val="001B0C0C"/>
    <w:rsid w:val="001B0FC0"/>
    <w:rsid w:val="001B1AC5"/>
    <w:rsid w:val="001B3097"/>
    <w:rsid w:val="001B3A3F"/>
    <w:rsid w:val="001B4616"/>
    <w:rsid w:val="001B56CD"/>
    <w:rsid w:val="001B5B13"/>
    <w:rsid w:val="001B670D"/>
    <w:rsid w:val="001B7190"/>
    <w:rsid w:val="001C0971"/>
    <w:rsid w:val="001C0B58"/>
    <w:rsid w:val="001C274C"/>
    <w:rsid w:val="001C41DC"/>
    <w:rsid w:val="001C458D"/>
    <w:rsid w:val="001C4AD7"/>
    <w:rsid w:val="001C5E98"/>
    <w:rsid w:val="001C6C77"/>
    <w:rsid w:val="001D0F1A"/>
    <w:rsid w:val="001D1360"/>
    <w:rsid w:val="001D1888"/>
    <w:rsid w:val="001D18DA"/>
    <w:rsid w:val="001D23B7"/>
    <w:rsid w:val="001D3200"/>
    <w:rsid w:val="001D49CF"/>
    <w:rsid w:val="001D4EBC"/>
    <w:rsid w:val="001D5207"/>
    <w:rsid w:val="001D76D2"/>
    <w:rsid w:val="001D7C0E"/>
    <w:rsid w:val="001D7E5B"/>
    <w:rsid w:val="001E1B33"/>
    <w:rsid w:val="001E3402"/>
    <w:rsid w:val="001E3F9C"/>
    <w:rsid w:val="001E5899"/>
    <w:rsid w:val="001E6AF6"/>
    <w:rsid w:val="001F0EC9"/>
    <w:rsid w:val="001F1A32"/>
    <w:rsid w:val="001F2060"/>
    <w:rsid w:val="001F2680"/>
    <w:rsid w:val="001F2ECA"/>
    <w:rsid w:val="001F3544"/>
    <w:rsid w:val="001F6484"/>
    <w:rsid w:val="001F6EB2"/>
    <w:rsid w:val="001F7238"/>
    <w:rsid w:val="001F783D"/>
    <w:rsid w:val="00200ACE"/>
    <w:rsid w:val="00200D5F"/>
    <w:rsid w:val="00201760"/>
    <w:rsid w:val="00201770"/>
    <w:rsid w:val="0020285F"/>
    <w:rsid w:val="00202892"/>
    <w:rsid w:val="00202BB7"/>
    <w:rsid w:val="002035D4"/>
    <w:rsid w:val="00203B05"/>
    <w:rsid w:val="002047D9"/>
    <w:rsid w:val="002065A9"/>
    <w:rsid w:val="00206B01"/>
    <w:rsid w:val="00207B82"/>
    <w:rsid w:val="0021068A"/>
    <w:rsid w:val="00210762"/>
    <w:rsid w:val="002113D2"/>
    <w:rsid w:val="00211869"/>
    <w:rsid w:val="0021287F"/>
    <w:rsid w:val="00212D57"/>
    <w:rsid w:val="00213BC3"/>
    <w:rsid w:val="00214016"/>
    <w:rsid w:val="00214EA9"/>
    <w:rsid w:val="00215373"/>
    <w:rsid w:val="0021573D"/>
    <w:rsid w:val="00216713"/>
    <w:rsid w:val="00220339"/>
    <w:rsid w:val="00220C67"/>
    <w:rsid w:val="002213E1"/>
    <w:rsid w:val="0022203C"/>
    <w:rsid w:val="002223ED"/>
    <w:rsid w:val="00222685"/>
    <w:rsid w:val="0022480D"/>
    <w:rsid w:val="002259D6"/>
    <w:rsid w:val="00226884"/>
    <w:rsid w:val="0022695C"/>
    <w:rsid w:val="00226D2C"/>
    <w:rsid w:val="00226F6A"/>
    <w:rsid w:val="00227C4A"/>
    <w:rsid w:val="00230339"/>
    <w:rsid w:val="0023037D"/>
    <w:rsid w:val="002325B4"/>
    <w:rsid w:val="002326DA"/>
    <w:rsid w:val="002331F2"/>
    <w:rsid w:val="002336B2"/>
    <w:rsid w:val="00234C2C"/>
    <w:rsid w:val="00234C77"/>
    <w:rsid w:val="00235C9C"/>
    <w:rsid w:val="00235F44"/>
    <w:rsid w:val="0023659D"/>
    <w:rsid w:val="00237626"/>
    <w:rsid w:val="002414C3"/>
    <w:rsid w:val="00241EE6"/>
    <w:rsid w:val="0024251F"/>
    <w:rsid w:val="0024379B"/>
    <w:rsid w:val="00244D1E"/>
    <w:rsid w:val="0024522C"/>
    <w:rsid w:val="00246B0E"/>
    <w:rsid w:val="00246CC3"/>
    <w:rsid w:val="0024793E"/>
    <w:rsid w:val="0025054B"/>
    <w:rsid w:val="00250711"/>
    <w:rsid w:val="00250CF7"/>
    <w:rsid w:val="00251A25"/>
    <w:rsid w:val="00251EC2"/>
    <w:rsid w:val="00254437"/>
    <w:rsid w:val="002552D6"/>
    <w:rsid w:val="002554EC"/>
    <w:rsid w:val="00255D68"/>
    <w:rsid w:val="00260E8E"/>
    <w:rsid w:val="00261C50"/>
    <w:rsid w:val="00262FB8"/>
    <w:rsid w:val="002643D8"/>
    <w:rsid w:val="00264B58"/>
    <w:rsid w:val="00265B99"/>
    <w:rsid w:val="002670C7"/>
    <w:rsid w:val="00270453"/>
    <w:rsid w:val="0027083D"/>
    <w:rsid w:val="0027130E"/>
    <w:rsid w:val="00271925"/>
    <w:rsid w:val="00271B7F"/>
    <w:rsid w:val="00271F19"/>
    <w:rsid w:val="0027212A"/>
    <w:rsid w:val="00272693"/>
    <w:rsid w:val="0027326A"/>
    <w:rsid w:val="002736A7"/>
    <w:rsid w:val="0027495B"/>
    <w:rsid w:val="0027555A"/>
    <w:rsid w:val="00275EC6"/>
    <w:rsid w:val="002774F4"/>
    <w:rsid w:val="002802D1"/>
    <w:rsid w:val="00280423"/>
    <w:rsid w:val="00281140"/>
    <w:rsid w:val="002839D3"/>
    <w:rsid w:val="00285581"/>
    <w:rsid w:val="002870C1"/>
    <w:rsid w:val="002874A8"/>
    <w:rsid w:val="00287F5A"/>
    <w:rsid w:val="00291523"/>
    <w:rsid w:val="0029193A"/>
    <w:rsid w:val="00292966"/>
    <w:rsid w:val="00293DB3"/>
    <w:rsid w:val="00295823"/>
    <w:rsid w:val="00296F9B"/>
    <w:rsid w:val="002A0E14"/>
    <w:rsid w:val="002A14CC"/>
    <w:rsid w:val="002A17E7"/>
    <w:rsid w:val="002A2965"/>
    <w:rsid w:val="002A3097"/>
    <w:rsid w:val="002A3299"/>
    <w:rsid w:val="002A3CAF"/>
    <w:rsid w:val="002A3D26"/>
    <w:rsid w:val="002A4D26"/>
    <w:rsid w:val="002A669A"/>
    <w:rsid w:val="002A710C"/>
    <w:rsid w:val="002A7946"/>
    <w:rsid w:val="002A7AD9"/>
    <w:rsid w:val="002A7D57"/>
    <w:rsid w:val="002B0480"/>
    <w:rsid w:val="002B0ABA"/>
    <w:rsid w:val="002B26BD"/>
    <w:rsid w:val="002B2BCB"/>
    <w:rsid w:val="002B316B"/>
    <w:rsid w:val="002B3421"/>
    <w:rsid w:val="002B366B"/>
    <w:rsid w:val="002B3BEA"/>
    <w:rsid w:val="002B449D"/>
    <w:rsid w:val="002B500A"/>
    <w:rsid w:val="002B5648"/>
    <w:rsid w:val="002C1275"/>
    <w:rsid w:val="002C3007"/>
    <w:rsid w:val="002C38F4"/>
    <w:rsid w:val="002C3D50"/>
    <w:rsid w:val="002C4339"/>
    <w:rsid w:val="002C4B0A"/>
    <w:rsid w:val="002C4F69"/>
    <w:rsid w:val="002C534E"/>
    <w:rsid w:val="002C592A"/>
    <w:rsid w:val="002D1B0B"/>
    <w:rsid w:val="002D2BEB"/>
    <w:rsid w:val="002D30C8"/>
    <w:rsid w:val="002D3A02"/>
    <w:rsid w:val="002D3E42"/>
    <w:rsid w:val="002D4FD2"/>
    <w:rsid w:val="002D6F36"/>
    <w:rsid w:val="002D7306"/>
    <w:rsid w:val="002D7981"/>
    <w:rsid w:val="002E04F3"/>
    <w:rsid w:val="002E096F"/>
    <w:rsid w:val="002E1785"/>
    <w:rsid w:val="002E181D"/>
    <w:rsid w:val="002E2A51"/>
    <w:rsid w:val="002E2A91"/>
    <w:rsid w:val="002E37C4"/>
    <w:rsid w:val="002E37F6"/>
    <w:rsid w:val="002E44BB"/>
    <w:rsid w:val="002E5052"/>
    <w:rsid w:val="002E6AD2"/>
    <w:rsid w:val="002E73F7"/>
    <w:rsid w:val="002E7591"/>
    <w:rsid w:val="002E7EB3"/>
    <w:rsid w:val="002F00BD"/>
    <w:rsid w:val="002F1CF6"/>
    <w:rsid w:val="002F44A0"/>
    <w:rsid w:val="002F45EB"/>
    <w:rsid w:val="002F48DF"/>
    <w:rsid w:val="002F4BD6"/>
    <w:rsid w:val="002F4D23"/>
    <w:rsid w:val="002F5E3B"/>
    <w:rsid w:val="002F6502"/>
    <w:rsid w:val="002F721B"/>
    <w:rsid w:val="002F7BDC"/>
    <w:rsid w:val="003003AC"/>
    <w:rsid w:val="00301BA0"/>
    <w:rsid w:val="0030375A"/>
    <w:rsid w:val="00303807"/>
    <w:rsid w:val="00303D1C"/>
    <w:rsid w:val="00303DE8"/>
    <w:rsid w:val="003052C6"/>
    <w:rsid w:val="0030554A"/>
    <w:rsid w:val="00305939"/>
    <w:rsid w:val="0030631F"/>
    <w:rsid w:val="00310DF3"/>
    <w:rsid w:val="003115FA"/>
    <w:rsid w:val="00311E9A"/>
    <w:rsid w:val="00314710"/>
    <w:rsid w:val="00314B20"/>
    <w:rsid w:val="00314C7E"/>
    <w:rsid w:val="00315AC2"/>
    <w:rsid w:val="00315F12"/>
    <w:rsid w:val="003168E7"/>
    <w:rsid w:val="00316E4A"/>
    <w:rsid w:val="00320234"/>
    <w:rsid w:val="0032047A"/>
    <w:rsid w:val="00320542"/>
    <w:rsid w:val="0032153B"/>
    <w:rsid w:val="00321704"/>
    <w:rsid w:val="0032194A"/>
    <w:rsid w:val="003226EF"/>
    <w:rsid w:val="00322BB1"/>
    <w:rsid w:val="00322E55"/>
    <w:rsid w:val="0032331B"/>
    <w:rsid w:val="003234C9"/>
    <w:rsid w:val="003236AF"/>
    <w:rsid w:val="003238E8"/>
    <w:rsid w:val="00323EFB"/>
    <w:rsid w:val="003251FA"/>
    <w:rsid w:val="00325512"/>
    <w:rsid w:val="00325550"/>
    <w:rsid w:val="00326579"/>
    <w:rsid w:val="00326A71"/>
    <w:rsid w:val="00327363"/>
    <w:rsid w:val="00330B58"/>
    <w:rsid w:val="0033204C"/>
    <w:rsid w:val="003325E2"/>
    <w:rsid w:val="003325F8"/>
    <w:rsid w:val="0033262E"/>
    <w:rsid w:val="00332B3F"/>
    <w:rsid w:val="003336C0"/>
    <w:rsid w:val="00333781"/>
    <w:rsid w:val="003338DC"/>
    <w:rsid w:val="003341D1"/>
    <w:rsid w:val="00334865"/>
    <w:rsid w:val="00334D5C"/>
    <w:rsid w:val="00334E6F"/>
    <w:rsid w:val="0033534B"/>
    <w:rsid w:val="00336353"/>
    <w:rsid w:val="00336805"/>
    <w:rsid w:val="0033790E"/>
    <w:rsid w:val="00337CEC"/>
    <w:rsid w:val="00340254"/>
    <w:rsid w:val="0034028E"/>
    <w:rsid w:val="00340475"/>
    <w:rsid w:val="00343576"/>
    <w:rsid w:val="003435A0"/>
    <w:rsid w:val="00343F55"/>
    <w:rsid w:val="00344456"/>
    <w:rsid w:val="003448A9"/>
    <w:rsid w:val="003463AA"/>
    <w:rsid w:val="00346722"/>
    <w:rsid w:val="00346CC2"/>
    <w:rsid w:val="003470E4"/>
    <w:rsid w:val="0034756F"/>
    <w:rsid w:val="00347EDB"/>
    <w:rsid w:val="0035001B"/>
    <w:rsid w:val="00350039"/>
    <w:rsid w:val="003513F1"/>
    <w:rsid w:val="00351C62"/>
    <w:rsid w:val="00353697"/>
    <w:rsid w:val="003551EE"/>
    <w:rsid w:val="00355DB3"/>
    <w:rsid w:val="003573C1"/>
    <w:rsid w:val="003578A6"/>
    <w:rsid w:val="00357AA1"/>
    <w:rsid w:val="00361551"/>
    <w:rsid w:val="00361A57"/>
    <w:rsid w:val="00362608"/>
    <w:rsid w:val="00363B2C"/>
    <w:rsid w:val="00363E0D"/>
    <w:rsid w:val="00364437"/>
    <w:rsid w:val="003649C6"/>
    <w:rsid w:val="0036671A"/>
    <w:rsid w:val="00366BEB"/>
    <w:rsid w:val="00366CB5"/>
    <w:rsid w:val="00366D33"/>
    <w:rsid w:val="003671D7"/>
    <w:rsid w:val="00367BA5"/>
    <w:rsid w:val="00370705"/>
    <w:rsid w:val="00371D35"/>
    <w:rsid w:val="00371E0A"/>
    <w:rsid w:val="003751C4"/>
    <w:rsid w:val="00376138"/>
    <w:rsid w:val="0037637A"/>
    <w:rsid w:val="0037659A"/>
    <w:rsid w:val="003768D2"/>
    <w:rsid w:val="00376ABB"/>
    <w:rsid w:val="00383019"/>
    <w:rsid w:val="00383A21"/>
    <w:rsid w:val="00383C64"/>
    <w:rsid w:val="00386ABA"/>
    <w:rsid w:val="0038701F"/>
    <w:rsid w:val="0039031B"/>
    <w:rsid w:val="00392C41"/>
    <w:rsid w:val="00392EA2"/>
    <w:rsid w:val="0039358B"/>
    <w:rsid w:val="00394138"/>
    <w:rsid w:val="003950D7"/>
    <w:rsid w:val="003953BA"/>
    <w:rsid w:val="00395A17"/>
    <w:rsid w:val="003A0585"/>
    <w:rsid w:val="003A0E34"/>
    <w:rsid w:val="003A10EA"/>
    <w:rsid w:val="003A1433"/>
    <w:rsid w:val="003A1A21"/>
    <w:rsid w:val="003A2B96"/>
    <w:rsid w:val="003A2C28"/>
    <w:rsid w:val="003A31F7"/>
    <w:rsid w:val="003A33AA"/>
    <w:rsid w:val="003A3C92"/>
    <w:rsid w:val="003A3D10"/>
    <w:rsid w:val="003A418E"/>
    <w:rsid w:val="003A427A"/>
    <w:rsid w:val="003A454A"/>
    <w:rsid w:val="003A504D"/>
    <w:rsid w:val="003A50DF"/>
    <w:rsid w:val="003A6354"/>
    <w:rsid w:val="003A69D2"/>
    <w:rsid w:val="003A6C4C"/>
    <w:rsid w:val="003A7007"/>
    <w:rsid w:val="003B31ED"/>
    <w:rsid w:val="003B4374"/>
    <w:rsid w:val="003B5AF1"/>
    <w:rsid w:val="003B5BF9"/>
    <w:rsid w:val="003B6589"/>
    <w:rsid w:val="003B7580"/>
    <w:rsid w:val="003C0361"/>
    <w:rsid w:val="003C06FA"/>
    <w:rsid w:val="003C1740"/>
    <w:rsid w:val="003C3F0C"/>
    <w:rsid w:val="003C4EAC"/>
    <w:rsid w:val="003C644B"/>
    <w:rsid w:val="003C6D1D"/>
    <w:rsid w:val="003C74FE"/>
    <w:rsid w:val="003D06B9"/>
    <w:rsid w:val="003D17F4"/>
    <w:rsid w:val="003D2B8B"/>
    <w:rsid w:val="003D3370"/>
    <w:rsid w:val="003D3E5C"/>
    <w:rsid w:val="003D4BE0"/>
    <w:rsid w:val="003D4DCF"/>
    <w:rsid w:val="003D5070"/>
    <w:rsid w:val="003D51F4"/>
    <w:rsid w:val="003D5810"/>
    <w:rsid w:val="003D61BB"/>
    <w:rsid w:val="003D7470"/>
    <w:rsid w:val="003D7A7D"/>
    <w:rsid w:val="003D7D9B"/>
    <w:rsid w:val="003E046E"/>
    <w:rsid w:val="003E0F86"/>
    <w:rsid w:val="003E119B"/>
    <w:rsid w:val="003E17B6"/>
    <w:rsid w:val="003E2888"/>
    <w:rsid w:val="003E2961"/>
    <w:rsid w:val="003E358C"/>
    <w:rsid w:val="003E3633"/>
    <w:rsid w:val="003E42A4"/>
    <w:rsid w:val="003E4407"/>
    <w:rsid w:val="003E4E03"/>
    <w:rsid w:val="003E67DF"/>
    <w:rsid w:val="003E6BDE"/>
    <w:rsid w:val="003E6C54"/>
    <w:rsid w:val="003F0076"/>
    <w:rsid w:val="003F0574"/>
    <w:rsid w:val="003F1112"/>
    <w:rsid w:val="003F15E0"/>
    <w:rsid w:val="003F1B0C"/>
    <w:rsid w:val="003F1E4D"/>
    <w:rsid w:val="003F2938"/>
    <w:rsid w:val="003F2AB3"/>
    <w:rsid w:val="003F50EF"/>
    <w:rsid w:val="003F5685"/>
    <w:rsid w:val="003F5D9F"/>
    <w:rsid w:val="003F668F"/>
    <w:rsid w:val="003F6B8C"/>
    <w:rsid w:val="003F7042"/>
    <w:rsid w:val="00400202"/>
    <w:rsid w:val="00401128"/>
    <w:rsid w:val="00401B49"/>
    <w:rsid w:val="00401B79"/>
    <w:rsid w:val="00402EE7"/>
    <w:rsid w:val="0040338C"/>
    <w:rsid w:val="00404A63"/>
    <w:rsid w:val="00405272"/>
    <w:rsid w:val="00405286"/>
    <w:rsid w:val="004066BA"/>
    <w:rsid w:val="004069C4"/>
    <w:rsid w:val="00410229"/>
    <w:rsid w:val="0041044B"/>
    <w:rsid w:val="00410A9B"/>
    <w:rsid w:val="00411B3F"/>
    <w:rsid w:val="00414C3E"/>
    <w:rsid w:val="00414E83"/>
    <w:rsid w:val="00414F83"/>
    <w:rsid w:val="00415204"/>
    <w:rsid w:val="004160AA"/>
    <w:rsid w:val="004161C1"/>
    <w:rsid w:val="0041627C"/>
    <w:rsid w:val="00420125"/>
    <w:rsid w:val="00421FBC"/>
    <w:rsid w:val="00421FF8"/>
    <w:rsid w:val="004229EF"/>
    <w:rsid w:val="00424438"/>
    <w:rsid w:val="004247F6"/>
    <w:rsid w:val="00425970"/>
    <w:rsid w:val="004260BD"/>
    <w:rsid w:val="00426476"/>
    <w:rsid w:val="00427696"/>
    <w:rsid w:val="00430955"/>
    <w:rsid w:val="004318FB"/>
    <w:rsid w:val="00432BC9"/>
    <w:rsid w:val="00432F88"/>
    <w:rsid w:val="00435109"/>
    <w:rsid w:val="004354CD"/>
    <w:rsid w:val="00435F1F"/>
    <w:rsid w:val="004366F0"/>
    <w:rsid w:val="00437426"/>
    <w:rsid w:val="004378A2"/>
    <w:rsid w:val="00440990"/>
    <w:rsid w:val="004430C1"/>
    <w:rsid w:val="0044353A"/>
    <w:rsid w:val="004440A3"/>
    <w:rsid w:val="00444676"/>
    <w:rsid w:val="004473CF"/>
    <w:rsid w:val="004479A9"/>
    <w:rsid w:val="00450D7A"/>
    <w:rsid w:val="00452AF8"/>
    <w:rsid w:val="00452FBA"/>
    <w:rsid w:val="00455E96"/>
    <w:rsid w:val="00456EC1"/>
    <w:rsid w:val="00460C53"/>
    <w:rsid w:val="00460C7C"/>
    <w:rsid w:val="004620D7"/>
    <w:rsid w:val="004624DE"/>
    <w:rsid w:val="00462518"/>
    <w:rsid w:val="0046294B"/>
    <w:rsid w:val="004632A9"/>
    <w:rsid w:val="004643C8"/>
    <w:rsid w:val="00464414"/>
    <w:rsid w:val="00464B96"/>
    <w:rsid w:val="00465CD1"/>
    <w:rsid w:val="0046756E"/>
    <w:rsid w:val="004710AF"/>
    <w:rsid w:val="004714CE"/>
    <w:rsid w:val="00471BCF"/>
    <w:rsid w:val="0047204D"/>
    <w:rsid w:val="004730A5"/>
    <w:rsid w:val="00473324"/>
    <w:rsid w:val="0047574E"/>
    <w:rsid w:val="004771EB"/>
    <w:rsid w:val="004774D0"/>
    <w:rsid w:val="00477ECB"/>
    <w:rsid w:val="00481418"/>
    <w:rsid w:val="00482674"/>
    <w:rsid w:val="00482B49"/>
    <w:rsid w:val="0048303A"/>
    <w:rsid w:val="004830F5"/>
    <w:rsid w:val="0048658E"/>
    <w:rsid w:val="0048689F"/>
    <w:rsid w:val="00487658"/>
    <w:rsid w:val="0048795F"/>
    <w:rsid w:val="00490B58"/>
    <w:rsid w:val="00491119"/>
    <w:rsid w:val="00491896"/>
    <w:rsid w:val="00491BF6"/>
    <w:rsid w:val="00492715"/>
    <w:rsid w:val="00492D6A"/>
    <w:rsid w:val="0049309A"/>
    <w:rsid w:val="0049310F"/>
    <w:rsid w:val="00493603"/>
    <w:rsid w:val="0049377A"/>
    <w:rsid w:val="0049413B"/>
    <w:rsid w:val="004948E3"/>
    <w:rsid w:val="00495239"/>
    <w:rsid w:val="00496740"/>
    <w:rsid w:val="00497591"/>
    <w:rsid w:val="004977BC"/>
    <w:rsid w:val="004A0A67"/>
    <w:rsid w:val="004A378E"/>
    <w:rsid w:val="004A4A73"/>
    <w:rsid w:val="004A5418"/>
    <w:rsid w:val="004A5C47"/>
    <w:rsid w:val="004A63F8"/>
    <w:rsid w:val="004A6556"/>
    <w:rsid w:val="004A7166"/>
    <w:rsid w:val="004A7DE7"/>
    <w:rsid w:val="004A7F40"/>
    <w:rsid w:val="004B0181"/>
    <w:rsid w:val="004B0763"/>
    <w:rsid w:val="004B0A57"/>
    <w:rsid w:val="004B118A"/>
    <w:rsid w:val="004B3815"/>
    <w:rsid w:val="004B558D"/>
    <w:rsid w:val="004B5864"/>
    <w:rsid w:val="004B624C"/>
    <w:rsid w:val="004B6AD2"/>
    <w:rsid w:val="004B7136"/>
    <w:rsid w:val="004C1D00"/>
    <w:rsid w:val="004C23C3"/>
    <w:rsid w:val="004C2D19"/>
    <w:rsid w:val="004C42A8"/>
    <w:rsid w:val="004C5BAF"/>
    <w:rsid w:val="004C5E97"/>
    <w:rsid w:val="004D0894"/>
    <w:rsid w:val="004D0CDF"/>
    <w:rsid w:val="004D2926"/>
    <w:rsid w:val="004D35D0"/>
    <w:rsid w:val="004D35D9"/>
    <w:rsid w:val="004D3BE6"/>
    <w:rsid w:val="004D56ED"/>
    <w:rsid w:val="004D652A"/>
    <w:rsid w:val="004D6B1A"/>
    <w:rsid w:val="004D6B2E"/>
    <w:rsid w:val="004D71F0"/>
    <w:rsid w:val="004D7F95"/>
    <w:rsid w:val="004E071E"/>
    <w:rsid w:val="004E1810"/>
    <w:rsid w:val="004E18BA"/>
    <w:rsid w:val="004E1DED"/>
    <w:rsid w:val="004E2644"/>
    <w:rsid w:val="004E3869"/>
    <w:rsid w:val="004E5715"/>
    <w:rsid w:val="004E5856"/>
    <w:rsid w:val="004E5976"/>
    <w:rsid w:val="004E5B03"/>
    <w:rsid w:val="004E5B32"/>
    <w:rsid w:val="004E64E6"/>
    <w:rsid w:val="004E6570"/>
    <w:rsid w:val="004E6C5D"/>
    <w:rsid w:val="004E6E72"/>
    <w:rsid w:val="004E72D0"/>
    <w:rsid w:val="004E7A01"/>
    <w:rsid w:val="004E7ADC"/>
    <w:rsid w:val="004F17E3"/>
    <w:rsid w:val="004F1CA1"/>
    <w:rsid w:val="004F2FA8"/>
    <w:rsid w:val="004F3CCB"/>
    <w:rsid w:val="004F41D4"/>
    <w:rsid w:val="004F512C"/>
    <w:rsid w:val="004F64B8"/>
    <w:rsid w:val="004F6C49"/>
    <w:rsid w:val="004F6EF8"/>
    <w:rsid w:val="00500FC9"/>
    <w:rsid w:val="005010DA"/>
    <w:rsid w:val="00502501"/>
    <w:rsid w:val="0050273A"/>
    <w:rsid w:val="00503FCD"/>
    <w:rsid w:val="005047BB"/>
    <w:rsid w:val="0050598C"/>
    <w:rsid w:val="005064E0"/>
    <w:rsid w:val="00506801"/>
    <w:rsid w:val="0050705F"/>
    <w:rsid w:val="00507926"/>
    <w:rsid w:val="00507BFD"/>
    <w:rsid w:val="005101A2"/>
    <w:rsid w:val="005117A5"/>
    <w:rsid w:val="00511860"/>
    <w:rsid w:val="00512CFC"/>
    <w:rsid w:val="005142BB"/>
    <w:rsid w:val="005142F2"/>
    <w:rsid w:val="005150A0"/>
    <w:rsid w:val="005159AE"/>
    <w:rsid w:val="00516150"/>
    <w:rsid w:val="00517061"/>
    <w:rsid w:val="005178B2"/>
    <w:rsid w:val="00520500"/>
    <w:rsid w:val="00520987"/>
    <w:rsid w:val="00521CA4"/>
    <w:rsid w:val="00522BFD"/>
    <w:rsid w:val="00522E8B"/>
    <w:rsid w:val="00525985"/>
    <w:rsid w:val="00525D01"/>
    <w:rsid w:val="0052622E"/>
    <w:rsid w:val="005271BB"/>
    <w:rsid w:val="0053177E"/>
    <w:rsid w:val="00532161"/>
    <w:rsid w:val="005328A5"/>
    <w:rsid w:val="0053301D"/>
    <w:rsid w:val="0053415B"/>
    <w:rsid w:val="00535C4A"/>
    <w:rsid w:val="00535CA7"/>
    <w:rsid w:val="00536656"/>
    <w:rsid w:val="00537A10"/>
    <w:rsid w:val="00537BA8"/>
    <w:rsid w:val="00540789"/>
    <w:rsid w:val="00540D20"/>
    <w:rsid w:val="00540E1A"/>
    <w:rsid w:val="00542728"/>
    <w:rsid w:val="0054294B"/>
    <w:rsid w:val="00542E18"/>
    <w:rsid w:val="00542F7F"/>
    <w:rsid w:val="00544517"/>
    <w:rsid w:val="0054655F"/>
    <w:rsid w:val="00546D86"/>
    <w:rsid w:val="00546F3F"/>
    <w:rsid w:val="00547C33"/>
    <w:rsid w:val="00550272"/>
    <w:rsid w:val="0055114A"/>
    <w:rsid w:val="00552D83"/>
    <w:rsid w:val="00552EBB"/>
    <w:rsid w:val="00553A59"/>
    <w:rsid w:val="00553F64"/>
    <w:rsid w:val="00554796"/>
    <w:rsid w:val="00554E3D"/>
    <w:rsid w:val="00554E60"/>
    <w:rsid w:val="005558AA"/>
    <w:rsid w:val="00555A45"/>
    <w:rsid w:val="00555C53"/>
    <w:rsid w:val="0055639D"/>
    <w:rsid w:val="00556882"/>
    <w:rsid w:val="0056037F"/>
    <w:rsid w:val="0056108B"/>
    <w:rsid w:val="0056185E"/>
    <w:rsid w:val="0056194B"/>
    <w:rsid w:val="00561D3F"/>
    <w:rsid w:val="00563C5D"/>
    <w:rsid w:val="00563D5E"/>
    <w:rsid w:val="005652C4"/>
    <w:rsid w:val="00565B44"/>
    <w:rsid w:val="00566B60"/>
    <w:rsid w:val="00567036"/>
    <w:rsid w:val="00567E26"/>
    <w:rsid w:val="00570E1D"/>
    <w:rsid w:val="00571504"/>
    <w:rsid w:val="0057204B"/>
    <w:rsid w:val="0057257D"/>
    <w:rsid w:val="00572AAD"/>
    <w:rsid w:val="00572B9C"/>
    <w:rsid w:val="00573069"/>
    <w:rsid w:val="00573779"/>
    <w:rsid w:val="00575848"/>
    <w:rsid w:val="00575F76"/>
    <w:rsid w:val="0057611E"/>
    <w:rsid w:val="0057619D"/>
    <w:rsid w:val="00576203"/>
    <w:rsid w:val="00576642"/>
    <w:rsid w:val="0057693D"/>
    <w:rsid w:val="00576EB7"/>
    <w:rsid w:val="00576F5A"/>
    <w:rsid w:val="005777B8"/>
    <w:rsid w:val="005806D0"/>
    <w:rsid w:val="005831BB"/>
    <w:rsid w:val="00583403"/>
    <w:rsid w:val="00583FB9"/>
    <w:rsid w:val="0058798A"/>
    <w:rsid w:val="0059010C"/>
    <w:rsid w:val="0059250A"/>
    <w:rsid w:val="005939F7"/>
    <w:rsid w:val="00593A2C"/>
    <w:rsid w:val="00593BF3"/>
    <w:rsid w:val="00594EDD"/>
    <w:rsid w:val="00595AD0"/>
    <w:rsid w:val="0059670C"/>
    <w:rsid w:val="005A14CF"/>
    <w:rsid w:val="005A3421"/>
    <w:rsid w:val="005A4C9B"/>
    <w:rsid w:val="005A66DD"/>
    <w:rsid w:val="005A6C0F"/>
    <w:rsid w:val="005A6DB8"/>
    <w:rsid w:val="005A7779"/>
    <w:rsid w:val="005A7E0A"/>
    <w:rsid w:val="005B02D3"/>
    <w:rsid w:val="005B15DD"/>
    <w:rsid w:val="005B1D36"/>
    <w:rsid w:val="005B540D"/>
    <w:rsid w:val="005B569B"/>
    <w:rsid w:val="005B596E"/>
    <w:rsid w:val="005B5CC1"/>
    <w:rsid w:val="005C02CD"/>
    <w:rsid w:val="005C1799"/>
    <w:rsid w:val="005C1922"/>
    <w:rsid w:val="005C4BEC"/>
    <w:rsid w:val="005C5A24"/>
    <w:rsid w:val="005C5D8A"/>
    <w:rsid w:val="005C5DAB"/>
    <w:rsid w:val="005C69C3"/>
    <w:rsid w:val="005C7447"/>
    <w:rsid w:val="005D07E5"/>
    <w:rsid w:val="005D0F05"/>
    <w:rsid w:val="005D12D6"/>
    <w:rsid w:val="005D19A3"/>
    <w:rsid w:val="005D1F66"/>
    <w:rsid w:val="005D3678"/>
    <w:rsid w:val="005D3A8B"/>
    <w:rsid w:val="005D4DD0"/>
    <w:rsid w:val="005D53BB"/>
    <w:rsid w:val="005D5E8D"/>
    <w:rsid w:val="005D77C1"/>
    <w:rsid w:val="005E1CA9"/>
    <w:rsid w:val="005E2120"/>
    <w:rsid w:val="005E24EF"/>
    <w:rsid w:val="005E28C8"/>
    <w:rsid w:val="005E292F"/>
    <w:rsid w:val="005E33BE"/>
    <w:rsid w:val="005E394C"/>
    <w:rsid w:val="005E3C1C"/>
    <w:rsid w:val="005E3C53"/>
    <w:rsid w:val="005E4C75"/>
    <w:rsid w:val="005E58B2"/>
    <w:rsid w:val="005E59CC"/>
    <w:rsid w:val="005E5DFA"/>
    <w:rsid w:val="005E654D"/>
    <w:rsid w:val="005E68F4"/>
    <w:rsid w:val="005E6C64"/>
    <w:rsid w:val="005E719A"/>
    <w:rsid w:val="005E723B"/>
    <w:rsid w:val="005E7B62"/>
    <w:rsid w:val="005E7F99"/>
    <w:rsid w:val="005F1CB6"/>
    <w:rsid w:val="005F2742"/>
    <w:rsid w:val="005F447E"/>
    <w:rsid w:val="005F6594"/>
    <w:rsid w:val="00601233"/>
    <w:rsid w:val="00605284"/>
    <w:rsid w:val="0060532D"/>
    <w:rsid w:val="006057F0"/>
    <w:rsid w:val="006074F3"/>
    <w:rsid w:val="0061008B"/>
    <w:rsid w:val="006108C9"/>
    <w:rsid w:val="00613F25"/>
    <w:rsid w:val="00614D82"/>
    <w:rsid w:val="00615E34"/>
    <w:rsid w:val="00616A72"/>
    <w:rsid w:val="006225F8"/>
    <w:rsid w:val="00622C54"/>
    <w:rsid w:val="006247D2"/>
    <w:rsid w:val="00625C25"/>
    <w:rsid w:val="00625C9C"/>
    <w:rsid w:val="00625F25"/>
    <w:rsid w:val="00626309"/>
    <w:rsid w:val="00627A84"/>
    <w:rsid w:val="00627B14"/>
    <w:rsid w:val="006302FE"/>
    <w:rsid w:val="006311C9"/>
    <w:rsid w:val="00632C7E"/>
    <w:rsid w:val="00632DB1"/>
    <w:rsid w:val="006343DE"/>
    <w:rsid w:val="00634976"/>
    <w:rsid w:val="00634CAE"/>
    <w:rsid w:val="0063560A"/>
    <w:rsid w:val="00636895"/>
    <w:rsid w:val="006407DB"/>
    <w:rsid w:val="00641BC1"/>
    <w:rsid w:val="00642F52"/>
    <w:rsid w:val="00643CBC"/>
    <w:rsid w:val="00644C78"/>
    <w:rsid w:val="00645B03"/>
    <w:rsid w:val="00645CC5"/>
    <w:rsid w:val="00646BAA"/>
    <w:rsid w:val="00646D24"/>
    <w:rsid w:val="00647C73"/>
    <w:rsid w:val="00650333"/>
    <w:rsid w:val="00651201"/>
    <w:rsid w:val="00651A35"/>
    <w:rsid w:val="00651ECA"/>
    <w:rsid w:val="00653175"/>
    <w:rsid w:val="006532A7"/>
    <w:rsid w:val="00654D9E"/>
    <w:rsid w:val="00655260"/>
    <w:rsid w:val="00655EAB"/>
    <w:rsid w:val="00657962"/>
    <w:rsid w:val="00660E22"/>
    <w:rsid w:val="006644D9"/>
    <w:rsid w:val="00664865"/>
    <w:rsid w:val="00665942"/>
    <w:rsid w:val="00666A51"/>
    <w:rsid w:val="00667A95"/>
    <w:rsid w:val="00667D60"/>
    <w:rsid w:val="0067021D"/>
    <w:rsid w:val="00670641"/>
    <w:rsid w:val="00671573"/>
    <w:rsid w:val="00671DBE"/>
    <w:rsid w:val="00673765"/>
    <w:rsid w:val="006753BD"/>
    <w:rsid w:val="006763F1"/>
    <w:rsid w:val="00680024"/>
    <w:rsid w:val="006817A0"/>
    <w:rsid w:val="00681B22"/>
    <w:rsid w:val="006831A6"/>
    <w:rsid w:val="006831FD"/>
    <w:rsid w:val="0068393C"/>
    <w:rsid w:val="00684059"/>
    <w:rsid w:val="006841B9"/>
    <w:rsid w:val="00684721"/>
    <w:rsid w:val="00685CE3"/>
    <w:rsid w:val="00686D56"/>
    <w:rsid w:val="00691B75"/>
    <w:rsid w:val="0069236C"/>
    <w:rsid w:val="006931AE"/>
    <w:rsid w:val="006934E0"/>
    <w:rsid w:val="00693C7C"/>
    <w:rsid w:val="006949AA"/>
    <w:rsid w:val="006955AE"/>
    <w:rsid w:val="00695B96"/>
    <w:rsid w:val="00695CA1"/>
    <w:rsid w:val="00695F61"/>
    <w:rsid w:val="00696B54"/>
    <w:rsid w:val="00696D41"/>
    <w:rsid w:val="0069734B"/>
    <w:rsid w:val="006975F9"/>
    <w:rsid w:val="006A4B1C"/>
    <w:rsid w:val="006A5E55"/>
    <w:rsid w:val="006A6C2C"/>
    <w:rsid w:val="006A6C7B"/>
    <w:rsid w:val="006A7C16"/>
    <w:rsid w:val="006A7EF0"/>
    <w:rsid w:val="006B07D6"/>
    <w:rsid w:val="006B1991"/>
    <w:rsid w:val="006B1E18"/>
    <w:rsid w:val="006B1F30"/>
    <w:rsid w:val="006B2604"/>
    <w:rsid w:val="006B2AAC"/>
    <w:rsid w:val="006B300C"/>
    <w:rsid w:val="006B30B7"/>
    <w:rsid w:val="006B3333"/>
    <w:rsid w:val="006B36E8"/>
    <w:rsid w:val="006B3BB5"/>
    <w:rsid w:val="006B3E49"/>
    <w:rsid w:val="006B4A8C"/>
    <w:rsid w:val="006B5231"/>
    <w:rsid w:val="006B6D73"/>
    <w:rsid w:val="006B7060"/>
    <w:rsid w:val="006B7F2D"/>
    <w:rsid w:val="006C011E"/>
    <w:rsid w:val="006C0D0D"/>
    <w:rsid w:val="006C144D"/>
    <w:rsid w:val="006C26EB"/>
    <w:rsid w:val="006C27E7"/>
    <w:rsid w:val="006C313B"/>
    <w:rsid w:val="006C6352"/>
    <w:rsid w:val="006C646A"/>
    <w:rsid w:val="006C79F0"/>
    <w:rsid w:val="006D11BA"/>
    <w:rsid w:val="006D1285"/>
    <w:rsid w:val="006D156F"/>
    <w:rsid w:val="006D1586"/>
    <w:rsid w:val="006D2ECC"/>
    <w:rsid w:val="006D2F63"/>
    <w:rsid w:val="006D2FCE"/>
    <w:rsid w:val="006D3669"/>
    <w:rsid w:val="006D3BB5"/>
    <w:rsid w:val="006D508B"/>
    <w:rsid w:val="006D645B"/>
    <w:rsid w:val="006D6C1A"/>
    <w:rsid w:val="006D7A9B"/>
    <w:rsid w:val="006D7B8C"/>
    <w:rsid w:val="006E029D"/>
    <w:rsid w:val="006E127E"/>
    <w:rsid w:val="006E195F"/>
    <w:rsid w:val="006E198E"/>
    <w:rsid w:val="006E32B8"/>
    <w:rsid w:val="006E3FB4"/>
    <w:rsid w:val="006E4A9A"/>
    <w:rsid w:val="006E5415"/>
    <w:rsid w:val="006E5776"/>
    <w:rsid w:val="006E587C"/>
    <w:rsid w:val="006E6760"/>
    <w:rsid w:val="006E6A0F"/>
    <w:rsid w:val="006E6DFD"/>
    <w:rsid w:val="006E6E47"/>
    <w:rsid w:val="006E7E43"/>
    <w:rsid w:val="006F0CF7"/>
    <w:rsid w:val="006F213A"/>
    <w:rsid w:val="006F2243"/>
    <w:rsid w:val="006F3A80"/>
    <w:rsid w:val="006F525E"/>
    <w:rsid w:val="006F5417"/>
    <w:rsid w:val="006F727F"/>
    <w:rsid w:val="006F7795"/>
    <w:rsid w:val="0070062C"/>
    <w:rsid w:val="00700730"/>
    <w:rsid w:val="00701582"/>
    <w:rsid w:val="0070217A"/>
    <w:rsid w:val="00705008"/>
    <w:rsid w:val="0070506D"/>
    <w:rsid w:val="00705622"/>
    <w:rsid w:val="00705E9B"/>
    <w:rsid w:val="00706EB6"/>
    <w:rsid w:val="00707294"/>
    <w:rsid w:val="007101E5"/>
    <w:rsid w:val="00710558"/>
    <w:rsid w:val="00711FF7"/>
    <w:rsid w:val="00712DC5"/>
    <w:rsid w:val="00713B7E"/>
    <w:rsid w:val="00714C59"/>
    <w:rsid w:val="0071549C"/>
    <w:rsid w:val="0071557D"/>
    <w:rsid w:val="00715F83"/>
    <w:rsid w:val="007160FE"/>
    <w:rsid w:val="00716957"/>
    <w:rsid w:val="00717D34"/>
    <w:rsid w:val="0072231B"/>
    <w:rsid w:val="0072276A"/>
    <w:rsid w:val="00722A38"/>
    <w:rsid w:val="00726E78"/>
    <w:rsid w:val="007274CB"/>
    <w:rsid w:val="00730809"/>
    <w:rsid w:val="00731541"/>
    <w:rsid w:val="00731A3B"/>
    <w:rsid w:val="00732570"/>
    <w:rsid w:val="007332B4"/>
    <w:rsid w:val="0073342A"/>
    <w:rsid w:val="007345AC"/>
    <w:rsid w:val="007345DC"/>
    <w:rsid w:val="00734C6C"/>
    <w:rsid w:val="0073523A"/>
    <w:rsid w:val="007357FF"/>
    <w:rsid w:val="007359A9"/>
    <w:rsid w:val="00736A4A"/>
    <w:rsid w:val="00737CA0"/>
    <w:rsid w:val="00740F3B"/>
    <w:rsid w:val="0074140C"/>
    <w:rsid w:val="007421C0"/>
    <w:rsid w:val="00742374"/>
    <w:rsid w:val="00744F6F"/>
    <w:rsid w:val="0074678C"/>
    <w:rsid w:val="00746E6C"/>
    <w:rsid w:val="007474FD"/>
    <w:rsid w:val="007502DD"/>
    <w:rsid w:val="00751827"/>
    <w:rsid w:val="00752881"/>
    <w:rsid w:val="00752F07"/>
    <w:rsid w:val="00752F6A"/>
    <w:rsid w:val="007534A5"/>
    <w:rsid w:val="007534BA"/>
    <w:rsid w:val="007538FC"/>
    <w:rsid w:val="00753F2F"/>
    <w:rsid w:val="0075459D"/>
    <w:rsid w:val="00754769"/>
    <w:rsid w:val="00754A6F"/>
    <w:rsid w:val="00755405"/>
    <w:rsid w:val="0075582B"/>
    <w:rsid w:val="00756C7C"/>
    <w:rsid w:val="0075716B"/>
    <w:rsid w:val="0075780D"/>
    <w:rsid w:val="0075794D"/>
    <w:rsid w:val="00761765"/>
    <w:rsid w:val="00762BB5"/>
    <w:rsid w:val="00762C81"/>
    <w:rsid w:val="00762EB3"/>
    <w:rsid w:val="007642D9"/>
    <w:rsid w:val="007646D6"/>
    <w:rsid w:val="00764BFC"/>
    <w:rsid w:val="00765A58"/>
    <w:rsid w:val="00765D4E"/>
    <w:rsid w:val="007666CE"/>
    <w:rsid w:val="007677EA"/>
    <w:rsid w:val="00767A13"/>
    <w:rsid w:val="00770138"/>
    <w:rsid w:val="007701B5"/>
    <w:rsid w:val="007710F2"/>
    <w:rsid w:val="00772024"/>
    <w:rsid w:val="00772C47"/>
    <w:rsid w:val="007756F4"/>
    <w:rsid w:val="007758D9"/>
    <w:rsid w:val="00775B8B"/>
    <w:rsid w:val="00776E27"/>
    <w:rsid w:val="0077781B"/>
    <w:rsid w:val="007800B0"/>
    <w:rsid w:val="00780535"/>
    <w:rsid w:val="007807A6"/>
    <w:rsid w:val="00780CAD"/>
    <w:rsid w:val="00780CB5"/>
    <w:rsid w:val="00780E2F"/>
    <w:rsid w:val="0078168E"/>
    <w:rsid w:val="00781FF7"/>
    <w:rsid w:val="00784CF6"/>
    <w:rsid w:val="007853FA"/>
    <w:rsid w:val="00785609"/>
    <w:rsid w:val="0078565B"/>
    <w:rsid w:val="00786C21"/>
    <w:rsid w:val="00786DD6"/>
    <w:rsid w:val="00787889"/>
    <w:rsid w:val="007903FC"/>
    <w:rsid w:val="007914E7"/>
    <w:rsid w:val="00791850"/>
    <w:rsid w:val="00791CAB"/>
    <w:rsid w:val="00791EFA"/>
    <w:rsid w:val="007922BB"/>
    <w:rsid w:val="00792442"/>
    <w:rsid w:val="00792A8C"/>
    <w:rsid w:val="00792CF9"/>
    <w:rsid w:val="00793E4D"/>
    <w:rsid w:val="00794C36"/>
    <w:rsid w:val="00796706"/>
    <w:rsid w:val="00797A8C"/>
    <w:rsid w:val="007A015B"/>
    <w:rsid w:val="007A03BE"/>
    <w:rsid w:val="007A0925"/>
    <w:rsid w:val="007A1AC3"/>
    <w:rsid w:val="007A2792"/>
    <w:rsid w:val="007A5290"/>
    <w:rsid w:val="007A642F"/>
    <w:rsid w:val="007A6537"/>
    <w:rsid w:val="007A6C9E"/>
    <w:rsid w:val="007A7AE8"/>
    <w:rsid w:val="007B1AAA"/>
    <w:rsid w:val="007B1F01"/>
    <w:rsid w:val="007B2A3F"/>
    <w:rsid w:val="007B33E0"/>
    <w:rsid w:val="007B4B99"/>
    <w:rsid w:val="007B5AEF"/>
    <w:rsid w:val="007B6A71"/>
    <w:rsid w:val="007B77C6"/>
    <w:rsid w:val="007C242D"/>
    <w:rsid w:val="007C354B"/>
    <w:rsid w:val="007C56CF"/>
    <w:rsid w:val="007C610A"/>
    <w:rsid w:val="007C6D75"/>
    <w:rsid w:val="007C7383"/>
    <w:rsid w:val="007C7E00"/>
    <w:rsid w:val="007D05D0"/>
    <w:rsid w:val="007D1034"/>
    <w:rsid w:val="007D1277"/>
    <w:rsid w:val="007D170A"/>
    <w:rsid w:val="007D20A1"/>
    <w:rsid w:val="007D2AAB"/>
    <w:rsid w:val="007D2B6A"/>
    <w:rsid w:val="007D37BD"/>
    <w:rsid w:val="007D399A"/>
    <w:rsid w:val="007D3E3A"/>
    <w:rsid w:val="007D42E9"/>
    <w:rsid w:val="007D4448"/>
    <w:rsid w:val="007D4760"/>
    <w:rsid w:val="007D5D9F"/>
    <w:rsid w:val="007D63EC"/>
    <w:rsid w:val="007E04BB"/>
    <w:rsid w:val="007E0DA0"/>
    <w:rsid w:val="007E1E6D"/>
    <w:rsid w:val="007E3853"/>
    <w:rsid w:val="007E3A12"/>
    <w:rsid w:val="007E69EC"/>
    <w:rsid w:val="007E75EB"/>
    <w:rsid w:val="007E76E6"/>
    <w:rsid w:val="007F1634"/>
    <w:rsid w:val="007F23DE"/>
    <w:rsid w:val="007F2EA8"/>
    <w:rsid w:val="007F3A0E"/>
    <w:rsid w:val="007F4B4B"/>
    <w:rsid w:val="007F4FCB"/>
    <w:rsid w:val="007F59CA"/>
    <w:rsid w:val="007F7E81"/>
    <w:rsid w:val="00800CC1"/>
    <w:rsid w:val="00801D3A"/>
    <w:rsid w:val="0080240F"/>
    <w:rsid w:val="00802986"/>
    <w:rsid w:val="008032DF"/>
    <w:rsid w:val="0080331F"/>
    <w:rsid w:val="00803F5A"/>
    <w:rsid w:val="00805CA2"/>
    <w:rsid w:val="00805FBF"/>
    <w:rsid w:val="0080645E"/>
    <w:rsid w:val="008070EF"/>
    <w:rsid w:val="00807CD2"/>
    <w:rsid w:val="00807D1A"/>
    <w:rsid w:val="00807E00"/>
    <w:rsid w:val="00811614"/>
    <w:rsid w:val="00812072"/>
    <w:rsid w:val="0081327A"/>
    <w:rsid w:val="0081380C"/>
    <w:rsid w:val="00813936"/>
    <w:rsid w:val="0081441E"/>
    <w:rsid w:val="0081494F"/>
    <w:rsid w:val="00815D9C"/>
    <w:rsid w:val="00816A76"/>
    <w:rsid w:val="00816D80"/>
    <w:rsid w:val="00820791"/>
    <w:rsid w:val="00821652"/>
    <w:rsid w:val="00821A09"/>
    <w:rsid w:val="00822FA9"/>
    <w:rsid w:val="00824525"/>
    <w:rsid w:val="008254C5"/>
    <w:rsid w:val="00825FD9"/>
    <w:rsid w:val="008270DF"/>
    <w:rsid w:val="008308FF"/>
    <w:rsid w:val="00830D57"/>
    <w:rsid w:val="00830F8F"/>
    <w:rsid w:val="008322C3"/>
    <w:rsid w:val="0083270C"/>
    <w:rsid w:val="00833073"/>
    <w:rsid w:val="0083471A"/>
    <w:rsid w:val="008349B4"/>
    <w:rsid w:val="00837014"/>
    <w:rsid w:val="0084043E"/>
    <w:rsid w:val="00840921"/>
    <w:rsid w:val="00841648"/>
    <w:rsid w:val="008419B4"/>
    <w:rsid w:val="0084221A"/>
    <w:rsid w:val="00843B38"/>
    <w:rsid w:val="008445F0"/>
    <w:rsid w:val="00844AE8"/>
    <w:rsid w:val="00845746"/>
    <w:rsid w:val="00846021"/>
    <w:rsid w:val="00846B82"/>
    <w:rsid w:val="0084725D"/>
    <w:rsid w:val="00847A40"/>
    <w:rsid w:val="00847EC2"/>
    <w:rsid w:val="0085256A"/>
    <w:rsid w:val="0085349F"/>
    <w:rsid w:val="00853C05"/>
    <w:rsid w:val="00853DCE"/>
    <w:rsid w:val="00854903"/>
    <w:rsid w:val="00855CD7"/>
    <w:rsid w:val="00855F0A"/>
    <w:rsid w:val="00856258"/>
    <w:rsid w:val="00856821"/>
    <w:rsid w:val="00856E56"/>
    <w:rsid w:val="00860134"/>
    <w:rsid w:val="00861AB2"/>
    <w:rsid w:val="00861B23"/>
    <w:rsid w:val="00862F63"/>
    <w:rsid w:val="00864669"/>
    <w:rsid w:val="0086470D"/>
    <w:rsid w:val="00864DF2"/>
    <w:rsid w:val="00864E7C"/>
    <w:rsid w:val="00865425"/>
    <w:rsid w:val="00865A0B"/>
    <w:rsid w:val="00866439"/>
    <w:rsid w:val="00866F18"/>
    <w:rsid w:val="00867B8C"/>
    <w:rsid w:val="008700AE"/>
    <w:rsid w:val="008700B9"/>
    <w:rsid w:val="008705A2"/>
    <w:rsid w:val="00870784"/>
    <w:rsid w:val="00870AC0"/>
    <w:rsid w:val="008718C0"/>
    <w:rsid w:val="00871FFE"/>
    <w:rsid w:val="0087448C"/>
    <w:rsid w:val="008749B3"/>
    <w:rsid w:val="008765E5"/>
    <w:rsid w:val="00877237"/>
    <w:rsid w:val="00877840"/>
    <w:rsid w:val="008816D2"/>
    <w:rsid w:val="00881C76"/>
    <w:rsid w:val="008827FE"/>
    <w:rsid w:val="00883008"/>
    <w:rsid w:val="00883E76"/>
    <w:rsid w:val="008844C5"/>
    <w:rsid w:val="00884AC2"/>
    <w:rsid w:val="00884ADD"/>
    <w:rsid w:val="00885C87"/>
    <w:rsid w:val="0088623E"/>
    <w:rsid w:val="008862E6"/>
    <w:rsid w:val="008866E5"/>
    <w:rsid w:val="00886E4E"/>
    <w:rsid w:val="0089042A"/>
    <w:rsid w:val="00891254"/>
    <w:rsid w:val="00891C27"/>
    <w:rsid w:val="0089302E"/>
    <w:rsid w:val="00893480"/>
    <w:rsid w:val="008940BF"/>
    <w:rsid w:val="008A07FA"/>
    <w:rsid w:val="008A11D7"/>
    <w:rsid w:val="008A2237"/>
    <w:rsid w:val="008A48BC"/>
    <w:rsid w:val="008A4946"/>
    <w:rsid w:val="008A6579"/>
    <w:rsid w:val="008A6858"/>
    <w:rsid w:val="008A69B0"/>
    <w:rsid w:val="008A6BB2"/>
    <w:rsid w:val="008A7BBE"/>
    <w:rsid w:val="008A7C18"/>
    <w:rsid w:val="008B04F7"/>
    <w:rsid w:val="008B0B85"/>
    <w:rsid w:val="008B398B"/>
    <w:rsid w:val="008B3F48"/>
    <w:rsid w:val="008B4376"/>
    <w:rsid w:val="008B4DCD"/>
    <w:rsid w:val="008B661A"/>
    <w:rsid w:val="008B756F"/>
    <w:rsid w:val="008C0004"/>
    <w:rsid w:val="008C17E2"/>
    <w:rsid w:val="008C2B03"/>
    <w:rsid w:val="008C30A9"/>
    <w:rsid w:val="008C3552"/>
    <w:rsid w:val="008C6956"/>
    <w:rsid w:val="008C6BE0"/>
    <w:rsid w:val="008C6E37"/>
    <w:rsid w:val="008C728C"/>
    <w:rsid w:val="008C7DE3"/>
    <w:rsid w:val="008C7FB5"/>
    <w:rsid w:val="008D009B"/>
    <w:rsid w:val="008D00B6"/>
    <w:rsid w:val="008D3FE7"/>
    <w:rsid w:val="008D41E7"/>
    <w:rsid w:val="008D4788"/>
    <w:rsid w:val="008D52CF"/>
    <w:rsid w:val="008D59C6"/>
    <w:rsid w:val="008D5A8C"/>
    <w:rsid w:val="008D6251"/>
    <w:rsid w:val="008D6A7E"/>
    <w:rsid w:val="008D7C88"/>
    <w:rsid w:val="008E2046"/>
    <w:rsid w:val="008E20D8"/>
    <w:rsid w:val="008E30AB"/>
    <w:rsid w:val="008E3201"/>
    <w:rsid w:val="008E3AD6"/>
    <w:rsid w:val="008E652A"/>
    <w:rsid w:val="008E79B9"/>
    <w:rsid w:val="008E7D6D"/>
    <w:rsid w:val="008F0E12"/>
    <w:rsid w:val="008F173C"/>
    <w:rsid w:val="008F32C3"/>
    <w:rsid w:val="008F3545"/>
    <w:rsid w:val="008F388D"/>
    <w:rsid w:val="008F39A3"/>
    <w:rsid w:val="008F4393"/>
    <w:rsid w:val="008F4651"/>
    <w:rsid w:val="008F4AE1"/>
    <w:rsid w:val="008F4EF0"/>
    <w:rsid w:val="008F5F18"/>
    <w:rsid w:val="008F62F3"/>
    <w:rsid w:val="008F658A"/>
    <w:rsid w:val="008F6595"/>
    <w:rsid w:val="008F6C85"/>
    <w:rsid w:val="008F742F"/>
    <w:rsid w:val="008F7CE8"/>
    <w:rsid w:val="009007CE"/>
    <w:rsid w:val="0090085C"/>
    <w:rsid w:val="00901765"/>
    <w:rsid w:val="00903176"/>
    <w:rsid w:val="00904081"/>
    <w:rsid w:val="00904424"/>
    <w:rsid w:val="0091050A"/>
    <w:rsid w:val="00914372"/>
    <w:rsid w:val="00915B22"/>
    <w:rsid w:val="00916A3F"/>
    <w:rsid w:val="009170E2"/>
    <w:rsid w:val="009214AC"/>
    <w:rsid w:val="00922625"/>
    <w:rsid w:val="00922631"/>
    <w:rsid w:val="0092328F"/>
    <w:rsid w:val="00926B4F"/>
    <w:rsid w:val="00927112"/>
    <w:rsid w:val="009278F0"/>
    <w:rsid w:val="00930D9D"/>
    <w:rsid w:val="00933595"/>
    <w:rsid w:val="009335F5"/>
    <w:rsid w:val="0093364E"/>
    <w:rsid w:val="00933683"/>
    <w:rsid w:val="009336E4"/>
    <w:rsid w:val="00933CEE"/>
    <w:rsid w:val="00933EEE"/>
    <w:rsid w:val="00934216"/>
    <w:rsid w:val="0093421D"/>
    <w:rsid w:val="00934366"/>
    <w:rsid w:val="009361E5"/>
    <w:rsid w:val="00937503"/>
    <w:rsid w:val="00937996"/>
    <w:rsid w:val="00942808"/>
    <w:rsid w:val="00946914"/>
    <w:rsid w:val="0094783E"/>
    <w:rsid w:val="0094799C"/>
    <w:rsid w:val="00950E9A"/>
    <w:rsid w:val="009513D0"/>
    <w:rsid w:val="00951A1E"/>
    <w:rsid w:val="00951A2D"/>
    <w:rsid w:val="00951DE0"/>
    <w:rsid w:val="00951E41"/>
    <w:rsid w:val="00952215"/>
    <w:rsid w:val="0095319E"/>
    <w:rsid w:val="00954A2C"/>
    <w:rsid w:val="00955995"/>
    <w:rsid w:val="00955BDB"/>
    <w:rsid w:val="009560C5"/>
    <w:rsid w:val="0095639D"/>
    <w:rsid w:val="00956A91"/>
    <w:rsid w:val="00957D76"/>
    <w:rsid w:val="0096018D"/>
    <w:rsid w:val="00960D68"/>
    <w:rsid w:val="00961433"/>
    <w:rsid w:val="00961B08"/>
    <w:rsid w:val="00961E25"/>
    <w:rsid w:val="0096521F"/>
    <w:rsid w:val="00965347"/>
    <w:rsid w:val="009658C3"/>
    <w:rsid w:val="00966DFF"/>
    <w:rsid w:val="00970E4E"/>
    <w:rsid w:val="009717A1"/>
    <w:rsid w:val="00973260"/>
    <w:rsid w:val="00973390"/>
    <w:rsid w:val="00976378"/>
    <w:rsid w:val="00976454"/>
    <w:rsid w:val="00976558"/>
    <w:rsid w:val="009770C8"/>
    <w:rsid w:val="00977DC9"/>
    <w:rsid w:val="009806A1"/>
    <w:rsid w:val="009810D3"/>
    <w:rsid w:val="00981860"/>
    <w:rsid w:val="00981FAF"/>
    <w:rsid w:val="009836D6"/>
    <w:rsid w:val="009841FF"/>
    <w:rsid w:val="00984D97"/>
    <w:rsid w:val="00986658"/>
    <w:rsid w:val="00986CCB"/>
    <w:rsid w:val="00987A39"/>
    <w:rsid w:val="00990433"/>
    <w:rsid w:val="00990C98"/>
    <w:rsid w:val="009929DB"/>
    <w:rsid w:val="00996670"/>
    <w:rsid w:val="0099670F"/>
    <w:rsid w:val="00996DB7"/>
    <w:rsid w:val="009979D0"/>
    <w:rsid w:val="009A0AD8"/>
    <w:rsid w:val="009A2741"/>
    <w:rsid w:val="009A2AC7"/>
    <w:rsid w:val="009A3CF1"/>
    <w:rsid w:val="009A3EFD"/>
    <w:rsid w:val="009A4919"/>
    <w:rsid w:val="009A4EA6"/>
    <w:rsid w:val="009A580F"/>
    <w:rsid w:val="009A70E4"/>
    <w:rsid w:val="009B01D3"/>
    <w:rsid w:val="009B1207"/>
    <w:rsid w:val="009B2530"/>
    <w:rsid w:val="009B3511"/>
    <w:rsid w:val="009B3A05"/>
    <w:rsid w:val="009B3ABF"/>
    <w:rsid w:val="009B3D80"/>
    <w:rsid w:val="009B4645"/>
    <w:rsid w:val="009B4A6E"/>
    <w:rsid w:val="009B4E08"/>
    <w:rsid w:val="009B4EB4"/>
    <w:rsid w:val="009B5EC3"/>
    <w:rsid w:val="009B6789"/>
    <w:rsid w:val="009B7A17"/>
    <w:rsid w:val="009C04F5"/>
    <w:rsid w:val="009C0A2A"/>
    <w:rsid w:val="009C1B12"/>
    <w:rsid w:val="009C2256"/>
    <w:rsid w:val="009C246A"/>
    <w:rsid w:val="009C3053"/>
    <w:rsid w:val="009C3875"/>
    <w:rsid w:val="009C3DE6"/>
    <w:rsid w:val="009C46B6"/>
    <w:rsid w:val="009C489F"/>
    <w:rsid w:val="009C48B7"/>
    <w:rsid w:val="009C4F8A"/>
    <w:rsid w:val="009C538E"/>
    <w:rsid w:val="009C6542"/>
    <w:rsid w:val="009D10A9"/>
    <w:rsid w:val="009D133A"/>
    <w:rsid w:val="009D1D73"/>
    <w:rsid w:val="009D3970"/>
    <w:rsid w:val="009D4907"/>
    <w:rsid w:val="009D4F21"/>
    <w:rsid w:val="009D5B0C"/>
    <w:rsid w:val="009D5DEB"/>
    <w:rsid w:val="009D62A8"/>
    <w:rsid w:val="009D66BB"/>
    <w:rsid w:val="009D6F2E"/>
    <w:rsid w:val="009D7C83"/>
    <w:rsid w:val="009E0743"/>
    <w:rsid w:val="009E10B4"/>
    <w:rsid w:val="009E134D"/>
    <w:rsid w:val="009E13E4"/>
    <w:rsid w:val="009E1ECF"/>
    <w:rsid w:val="009E1EF4"/>
    <w:rsid w:val="009E27C3"/>
    <w:rsid w:val="009E28E0"/>
    <w:rsid w:val="009E3C9D"/>
    <w:rsid w:val="009E4F8A"/>
    <w:rsid w:val="009E5036"/>
    <w:rsid w:val="009E6036"/>
    <w:rsid w:val="009E6AD4"/>
    <w:rsid w:val="009E7AAC"/>
    <w:rsid w:val="009F0785"/>
    <w:rsid w:val="009F3C8D"/>
    <w:rsid w:val="009F4881"/>
    <w:rsid w:val="009F4F15"/>
    <w:rsid w:val="009F51DA"/>
    <w:rsid w:val="009F5BC4"/>
    <w:rsid w:val="009F71EB"/>
    <w:rsid w:val="009F7AF5"/>
    <w:rsid w:val="009F7D6C"/>
    <w:rsid w:val="009F7DF5"/>
    <w:rsid w:val="00A00F37"/>
    <w:rsid w:val="00A03074"/>
    <w:rsid w:val="00A0346F"/>
    <w:rsid w:val="00A03E15"/>
    <w:rsid w:val="00A0470B"/>
    <w:rsid w:val="00A04930"/>
    <w:rsid w:val="00A04DE8"/>
    <w:rsid w:val="00A052C4"/>
    <w:rsid w:val="00A057DC"/>
    <w:rsid w:val="00A06D8B"/>
    <w:rsid w:val="00A074E9"/>
    <w:rsid w:val="00A111C6"/>
    <w:rsid w:val="00A1287B"/>
    <w:rsid w:val="00A12B94"/>
    <w:rsid w:val="00A12BFB"/>
    <w:rsid w:val="00A12FD7"/>
    <w:rsid w:val="00A13402"/>
    <w:rsid w:val="00A140A4"/>
    <w:rsid w:val="00A14A27"/>
    <w:rsid w:val="00A154F6"/>
    <w:rsid w:val="00A175EB"/>
    <w:rsid w:val="00A17B86"/>
    <w:rsid w:val="00A17EE0"/>
    <w:rsid w:val="00A20192"/>
    <w:rsid w:val="00A2027E"/>
    <w:rsid w:val="00A207A2"/>
    <w:rsid w:val="00A24A54"/>
    <w:rsid w:val="00A2535D"/>
    <w:rsid w:val="00A25509"/>
    <w:rsid w:val="00A272A8"/>
    <w:rsid w:val="00A27DB3"/>
    <w:rsid w:val="00A30055"/>
    <w:rsid w:val="00A3047C"/>
    <w:rsid w:val="00A30EA8"/>
    <w:rsid w:val="00A31603"/>
    <w:rsid w:val="00A31794"/>
    <w:rsid w:val="00A3267D"/>
    <w:rsid w:val="00A32B42"/>
    <w:rsid w:val="00A33936"/>
    <w:rsid w:val="00A33F9C"/>
    <w:rsid w:val="00A35C43"/>
    <w:rsid w:val="00A36C30"/>
    <w:rsid w:val="00A37A92"/>
    <w:rsid w:val="00A409F3"/>
    <w:rsid w:val="00A40BDF"/>
    <w:rsid w:val="00A40DFB"/>
    <w:rsid w:val="00A41C1D"/>
    <w:rsid w:val="00A42DC6"/>
    <w:rsid w:val="00A43D3F"/>
    <w:rsid w:val="00A444BF"/>
    <w:rsid w:val="00A45EC3"/>
    <w:rsid w:val="00A46AF0"/>
    <w:rsid w:val="00A50215"/>
    <w:rsid w:val="00A50EFA"/>
    <w:rsid w:val="00A510E9"/>
    <w:rsid w:val="00A522E1"/>
    <w:rsid w:val="00A537C6"/>
    <w:rsid w:val="00A54AB1"/>
    <w:rsid w:val="00A54D7D"/>
    <w:rsid w:val="00A54F0E"/>
    <w:rsid w:val="00A55C40"/>
    <w:rsid w:val="00A55FC2"/>
    <w:rsid w:val="00A561D0"/>
    <w:rsid w:val="00A563B6"/>
    <w:rsid w:val="00A5657D"/>
    <w:rsid w:val="00A566B4"/>
    <w:rsid w:val="00A57291"/>
    <w:rsid w:val="00A57968"/>
    <w:rsid w:val="00A57ACF"/>
    <w:rsid w:val="00A57F98"/>
    <w:rsid w:val="00A61FE1"/>
    <w:rsid w:val="00A6372B"/>
    <w:rsid w:val="00A638BC"/>
    <w:rsid w:val="00A64495"/>
    <w:rsid w:val="00A667D2"/>
    <w:rsid w:val="00A70264"/>
    <w:rsid w:val="00A73B74"/>
    <w:rsid w:val="00A74598"/>
    <w:rsid w:val="00A747BA"/>
    <w:rsid w:val="00A75502"/>
    <w:rsid w:val="00A75A19"/>
    <w:rsid w:val="00A75A37"/>
    <w:rsid w:val="00A75F7D"/>
    <w:rsid w:val="00A77723"/>
    <w:rsid w:val="00A8024A"/>
    <w:rsid w:val="00A80D6F"/>
    <w:rsid w:val="00A82B3A"/>
    <w:rsid w:val="00A8456F"/>
    <w:rsid w:val="00A85951"/>
    <w:rsid w:val="00A86142"/>
    <w:rsid w:val="00A8665F"/>
    <w:rsid w:val="00A87573"/>
    <w:rsid w:val="00A90C13"/>
    <w:rsid w:val="00A91269"/>
    <w:rsid w:val="00A92264"/>
    <w:rsid w:val="00A922EA"/>
    <w:rsid w:val="00A9272A"/>
    <w:rsid w:val="00A946E2"/>
    <w:rsid w:val="00A9635A"/>
    <w:rsid w:val="00A96CBD"/>
    <w:rsid w:val="00A97416"/>
    <w:rsid w:val="00AA1054"/>
    <w:rsid w:val="00AA31A7"/>
    <w:rsid w:val="00AA3845"/>
    <w:rsid w:val="00AA6593"/>
    <w:rsid w:val="00AA6E78"/>
    <w:rsid w:val="00AA7735"/>
    <w:rsid w:val="00AA79EC"/>
    <w:rsid w:val="00AA7D8C"/>
    <w:rsid w:val="00AB2E86"/>
    <w:rsid w:val="00AB361F"/>
    <w:rsid w:val="00AB4917"/>
    <w:rsid w:val="00AB7EE4"/>
    <w:rsid w:val="00AC02B3"/>
    <w:rsid w:val="00AC1B2D"/>
    <w:rsid w:val="00AC5080"/>
    <w:rsid w:val="00AC531B"/>
    <w:rsid w:val="00AC7392"/>
    <w:rsid w:val="00AD01B6"/>
    <w:rsid w:val="00AD08EA"/>
    <w:rsid w:val="00AD270F"/>
    <w:rsid w:val="00AD41BC"/>
    <w:rsid w:val="00AD5CD4"/>
    <w:rsid w:val="00AD6477"/>
    <w:rsid w:val="00AD736F"/>
    <w:rsid w:val="00AD79BC"/>
    <w:rsid w:val="00AD7D26"/>
    <w:rsid w:val="00AE021E"/>
    <w:rsid w:val="00AE0359"/>
    <w:rsid w:val="00AE0BC7"/>
    <w:rsid w:val="00AE1C8E"/>
    <w:rsid w:val="00AE2571"/>
    <w:rsid w:val="00AE2F44"/>
    <w:rsid w:val="00AE3CD7"/>
    <w:rsid w:val="00AE3DC0"/>
    <w:rsid w:val="00AE5229"/>
    <w:rsid w:val="00AE5315"/>
    <w:rsid w:val="00AE6E0B"/>
    <w:rsid w:val="00AE72BA"/>
    <w:rsid w:val="00AF0416"/>
    <w:rsid w:val="00AF1BF0"/>
    <w:rsid w:val="00AF2D47"/>
    <w:rsid w:val="00AF5A49"/>
    <w:rsid w:val="00B00085"/>
    <w:rsid w:val="00B003B6"/>
    <w:rsid w:val="00B0208D"/>
    <w:rsid w:val="00B02218"/>
    <w:rsid w:val="00B028B0"/>
    <w:rsid w:val="00B02F47"/>
    <w:rsid w:val="00B038D2"/>
    <w:rsid w:val="00B04118"/>
    <w:rsid w:val="00B068B4"/>
    <w:rsid w:val="00B06B92"/>
    <w:rsid w:val="00B07EBE"/>
    <w:rsid w:val="00B106F3"/>
    <w:rsid w:val="00B1099C"/>
    <w:rsid w:val="00B11DD6"/>
    <w:rsid w:val="00B13D13"/>
    <w:rsid w:val="00B15680"/>
    <w:rsid w:val="00B159DF"/>
    <w:rsid w:val="00B170F9"/>
    <w:rsid w:val="00B20132"/>
    <w:rsid w:val="00B20FAF"/>
    <w:rsid w:val="00B2145B"/>
    <w:rsid w:val="00B21D6B"/>
    <w:rsid w:val="00B21F54"/>
    <w:rsid w:val="00B2236C"/>
    <w:rsid w:val="00B225E3"/>
    <w:rsid w:val="00B2301C"/>
    <w:rsid w:val="00B23690"/>
    <w:rsid w:val="00B23CCE"/>
    <w:rsid w:val="00B262EE"/>
    <w:rsid w:val="00B26AD6"/>
    <w:rsid w:val="00B27322"/>
    <w:rsid w:val="00B277A9"/>
    <w:rsid w:val="00B27B92"/>
    <w:rsid w:val="00B307DC"/>
    <w:rsid w:val="00B30D0B"/>
    <w:rsid w:val="00B31C63"/>
    <w:rsid w:val="00B32569"/>
    <w:rsid w:val="00B35B17"/>
    <w:rsid w:val="00B35E3E"/>
    <w:rsid w:val="00B3618E"/>
    <w:rsid w:val="00B36288"/>
    <w:rsid w:val="00B406C4"/>
    <w:rsid w:val="00B41569"/>
    <w:rsid w:val="00B41B4A"/>
    <w:rsid w:val="00B428B3"/>
    <w:rsid w:val="00B435CD"/>
    <w:rsid w:val="00B4500E"/>
    <w:rsid w:val="00B450FD"/>
    <w:rsid w:val="00B45109"/>
    <w:rsid w:val="00B4649A"/>
    <w:rsid w:val="00B5047A"/>
    <w:rsid w:val="00B523AB"/>
    <w:rsid w:val="00B52BBF"/>
    <w:rsid w:val="00B54026"/>
    <w:rsid w:val="00B5456E"/>
    <w:rsid w:val="00B54B0B"/>
    <w:rsid w:val="00B5590E"/>
    <w:rsid w:val="00B56094"/>
    <w:rsid w:val="00B562B0"/>
    <w:rsid w:val="00B56822"/>
    <w:rsid w:val="00B56852"/>
    <w:rsid w:val="00B56D4B"/>
    <w:rsid w:val="00B56E96"/>
    <w:rsid w:val="00B57814"/>
    <w:rsid w:val="00B5793C"/>
    <w:rsid w:val="00B57CF6"/>
    <w:rsid w:val="00B61631"/>
    <w:rsid w:val="00B61EA0"/>
    <w:rsid w:val="00B621FB"/>
    <w:rsid w:val="00B625E9"/>
    <w:rsid w:val="00B62FEF"/>
    <w:rsid w:val="00B6449B"/>
    <w:rsid w:val="00B6605D"/>
    <w:rsid w:val="00B67069"/>
    <w:rsid w:val="00B70B94"/>
    <w:rsid w:val="00B70D62"/>
    <w:rsid w:val="00B7193E"/>
    <w:rsid w:val="00B71F52"/>
    <w:rsid w:val="00B72280"/>
    <w:rsid w:val="00B724F7"/>
    <w:rsid w:val="00B73D40"/>
    <w:rsid w:val="00B74B94"/>
    <w:rsid w:val="00B7630E"/>
    <w:rsid w:val="00B7716F"/>
    <w:rsid w:val="00B775A0"/>
    <w:rsid w:val="00B7784D"/>
    <w:rsid w:val="00B80808"/>
    <w:rsid w:val="00B821D1"/>
    <w:rsid w:val="00B83820"/>
    <w:rsid w:val="00B85EAC"/>
    <w:rsid w:val="00B85FFF"/>
    <w:rsid w:val="00B876A3"/>
    <w:rsid w:val="00B9126C"/>
    <w:rsid w:val="00B912A4"/>
    <w:rsid w:val="00B922AE"/>
    <w:rsid w:val="00B922BD"/>
    <w:rsid w:val="00B929CB"/>
    <w:rsid w:val="00B92BE7"/>
    <w:rsid w:val="00B92F82"/>
    <w:rsid w:val="00B9330E"/>
    <w:rsid w:val="00B93998"/>
    <w:rsid w:val="00B943EA"/>
    <w:rsid w:val="00B94490"/>
    <w:rsid w:val="00B9458C"/>
    <w:rsid w:val="00B9480D"/>
    <w:rsid w:val="00B96CEC"/>
    <w:rsid w:val="00B97133"/>
    <w:rsid w:val="00BA08F0"/>
    <w:rsid w:val="00BA1B0A"/>
    <w:rsid w:val="00BA233E"/>
    <w:rsid w:val="00BA2558"/>
    <w:rsid w:val="00BA4621"/>
    <w:rsid w:val="00BA50EC"/>
    <w:rsid w:val="00BA75A4"/>
    <w:rsid w:val="00BA76EA"/>
    <w:rsid w:val="00BA78E0"/>
    <w:rsid w:val="00BA7DD0"/>
    <w:rsid w:val="00BB05EE"/>
    <w:rsid w:val="00BB1DC7"/>
    <w:rsid w:val="00BB273C"/>
    <w:rsid w:val="00BB3BF7"/>
    <w:rsid w:val="00BB47CA"/>
    <w:rsid w:val="00BB525F"/>
    <w:rsid w:val="00BB604F"/>
    <w:rsid w:val="00BC200A"/>
    <w:rsid w:val="00BC360D"/>
    <w:rsid w:val="00BC3C8C"/>
    <w:rsid w:val="00BC3EF4"/>
    <w:rsid w:val="00BC3FF1"/>
    <w:rsid w:val="00BC4F9A"/>
    <w:rsid w:val="00BC5E19"/>
    <w:rsid w:val="00BC6199"/>
    <w:rsid w:val="00BC68EF"/>
    <w:rsid w:val="00BC6E5D"/>
    <w:rsid w:val="00BC7704"/>
    <w:rsid w:val="00BC7D34"/>
    <w:rsid w:val="00BD162D"/>
    <w:rsid w:val="00BD1A1A"/>
    <w:rsid w:val="00BD2060"/>
    <w:rsid w:val="00BD252A"/>
    <w:rsid w:val="00BD52F1"/>
    <w:rsid w:val="00BD5D2F"/>
    <w:rsid w:val="00BD637D"/>
    <w:rsid w:val="00BD6631"/>
    <w:rsid w:val="00BD68F3"/>
    <w:rsid w:val="00BD6E75"/>
    <w:rsid w:val="00BD784F"/>
    <w:rsid w:val="00BD7D15"/>
    <w:rsid w:val="00BE0C16"/>
    <w:rsid w:val="00BE29F5"/>
    <w:rsid w:val="00BE2AAB"/>
    <w:rsid w:val="00BE457E"/>
    <w:rsid w:val="00BE4944"/>
    <w:rsid w:val="00BE4A82"/>
    <w:rsid w:val="00BE4C2D"/>
    <w:rsid w:val="00BE53E5"/>
    <w:rsid w:val="00BE616E"/>
    <w:rsid w:val="00BE6AE2"/>
    <w:rsid w:val="00BE75C0"/>
    <w:rsid w:val="00BF18C9"/>
    <w:rsid w:val="00BF2704"/>
    <w:rsid w:val="00BF3664"/>
    <w:rsid w:val="00BF4ADE"/>
    <w:rsid w:val="00BF5868"/>
    <w:rsid w:val="00BF6705"/>
    <w:rsid w:val="00BF722F"/>
    <w:rsid w:val="00BF72A8"/>
    <w:rsid w:val="00BF7C0B"/>
    <w:rsid w:val="00BF7FA7"/>
    <w:rsid w:val="00C001A1"/>
    <w:rsid w:val="00C00893"/>
    <w:rsid w:val="00C01589"/>
    <w:rsid w:val="00C031F9"/>
    <w:rsid w:val="00C04695"/>
    <w:rsid w:val="00C04714"/>
    <w:rsid w:val="00C04901"/>
    <w:rsid w:val="00C04DF8"/>
    <w:rsid w:val="00C05B29"/>
    <w:rsid w:val="00C06DA6"/>
    <w:rsid w:val="00C07BB2"/>
    <w:rsid w:val="00C108FC"/>
    <w:rsid w:val="00C10F44"/>
    <w:rsid w:val="00C133FF"/>
    <w:rsid w:val="00C1411F"/>
    <w:rsid w:val="00C1426A"/>
    <w:rsid w:val="00C1467A"/>
    <w:rsid w:val="00C14E6D"/>
    <w:rsid w:val="00C153AB"/>
    <w:rsid w:val="00C165D1"/>
    <w:rsid w:val="00C16F45"/>
    <w:rsid w:val="00C20B6D"/>
    <w:rsid w:val="00C20CEE"/>
    <w:rsid w:val="00C21703"/>
    <w:rsid w:val="00C22C4B"/>
    <w:rsid w:val="00C24206"/>
    <w:rsid w:val="00C256AD"/>
    <w:rsid w:val="00C262A3"/>
    <w:rsid w:val="00C268EA"/>
    <w:rsid w:val="00C31237"/>
    <w:rsid w:val="00C31A2B"/>
    <w:rsid w:val="00C333C8"/>
    <w:rsid w:val="00C341A6"/>
    <w:rsid w:val="00C34250"/>
    <w:rsid w:val="00C34B93"/>
    <w:rsid w:val="00C34DB2"/>
    <w:rsid w:val="00C35045"/>
    <w:rsid w:val="00C3529B"/>
    <w:rsid w:val="00C36E0C"/>
    <w:rsid w:val="00C37199"/>
    <w:rsid w:val="00C379A2"/>
    <w:rsid w:val="00C37BBF"/>
    <w:rsid w:val="00C37CC1"/>
    <w:rsid w:val="00C40771"/>
    <w:rsid w:val="00C40FF4"/>
    <w:rsid w:val="00C42A32"/>
    <w:rsid w:val="00C4359B"/>
    <w:rsid w:val="00C4512D"/>
    <w:rsid w:val="00C47367"/>
    <w:rsid w:val="00C47F6A"/>
    <w:rsid w:val="00C519C0"/>
    <w:rsid w:val="00C51B04"/>
    <w:rsid w:val="00C52335"/>
    <w:rsid w:val="00C5318C"/>
    <w:rsid w:val="00C53405"/>
    <w:rsid w:val="00C53961"/>
    <w:rsid w:val="00C5459E"/>
    <w:rsid w:val="00C55E7B"/>
    <w:rsid w:val="00C5784E"/>
    <w:rsid w:val="00C57B5E"/>
    <w:rsid w:val="00C6085F"/>
    <w:rsid w:val="00C6115E"/>
    <w:rsid w:val="00C61EEB"/>
    <w:rsid w:val="00C624E0"/>
    <w:rsid w:val="00C63233"/>
    <w:rsid w:val="00C63FFC"/>
    <w:rsid w:val="00C6430C"/>
    <w:rsid w:val="00C643AA"/>
    <w:rsid w:val="00C64541"/>
    <w:rsid w:val="00C64578"/>
    <w:rsid w:val="00C64C09"/>
    <w:rsid w:val="00C6506A"/>
    <w:rsid w:val="00C65812"/>
    <w:rsid w:val="00C66CA1"/>
    <w:rsid w:val="00C67A8A"/>
    <w:rsid w:val="00C67ED8"/>
    <w:rsid w:val="00C70025"/>
    <w:rsid w:val="00C7022F"/>
    <w:rsid w:val="00C71348"/>
    <w:rsid w:val="00C7184D"/>
    <w:rsid w:val="00C72039"/>
    <w:rsid w:val="00C72C71"/>
    <w:rsid w:val="00C739BA"/>
    <w:rsid w:val="00C74DD0"/>
    <w:rsid w:val="00C752BA"/>
    <w:rsid w:val="00C765AA"/>
    <w:rsid w:val="00C768B8"/>
    <w:rsid w:val="00C774ED"/>
    <w:rsid w:val="00C77FF5"/>
    <w:rsid w:val="00C80C88"/>
    <w:rsid w:val="00C81870"/>
    <w:rsid w:val="00C83447"/>
    <w:rsid w:val="00C84988"/>
    <w:rsid w:val="00C84E6B"/>
    <w:rsid w:val="00C854A1"/>
    <w:rsid w:val="00C86DE7"/>
    <w:rsid w:val="00C86F13"/>
    <w:rsid w:val="00C8787C"/>
    <w:rsid w:val="00C87EC7"/>
    <w:rsid w:val="00C9056C"/>
    <w:rsid w:val="00C91680"/>
    <w:rsid w:val="00C91E0B"/>
    <w:rsid w:val="00C928C4"/>
    <w:rsid w:val="00C92EFC"/>
    <w:rsid w:val="00C95861"/>
    <w:rsid w:val="00C96182"/>
    <w:rsid w:val="00C96606"/>
    <w:rsid w:val="00C96C8A"/>
    <w:rsid w:val="00C97175"/>
    <w:rsid w:val="00CA003F"/>
    <w:rsid w:val="00CA1589"/>
    <w:rsid w:val="00CA17CB"/>
    <w:rsid w:val="00CA21C1"/>
    <w:rsid w:val="00CA351F"/>
    <w:rsid w:val="00CA3777"/>
    <w:rsid w:val="00CA3D82"/>
    <w:rsid w:val="00CA5429"/>
    <w:rsid w:val="00CA5F83"/>
    <w:rsid w:val="00CA678B"/>
    <w:rsid w:val="00CA7316"/>
    <w:rsid w:val="00CA7709"/>
    <w:rsid w:val="00CB27AD"/>
    <w:rsid w:val="00CB2F27"/>
    <w:rsid w:val="00CB38AA"/>
    <w:rsid w:val="00CB482A"/>
    <w:rsid w:val="00CB4FB0"/>
    <w:rsid w:val="00CB4FD0"/>
    <w:rsid w:val="00CB5044"/>
    <w:rsid w:val="00CB74FD"/>
    <w:rsid w:val="00CB754B"/>
    <w:rsid w:val="00CB7DAA"/>
    <w:rsid w:val="00CC0500"/>
    <w:rsid w:val="00CC0FE2"/>
    <w:rsid w:val="00CC1D70"/>
    <w:rsid w:val="00CC1F72"/>
    <w:rsid w:val="00CC2BA2"/>
    <w:rsid w:val="00CC2BF1"/>
    <w:rsid w:val="00CC328A"/>
    <w:rsid w:val="00CC38B1"/>
    <w:rsid w:val="00CC3E68"/>
    <w:rsid w:val="00CC4347"/>
    <w:rsid w:val="00CC4757"/>
    <w:rsid w:val="00CC502C"/>
    <w:rsid w:val="00CC54BB"/>
    <w:rsid w:val="00CC554F"/>
    <w:rsid w:val="00CC6669"/>
    <w:rsid w:val="00CD0C45"/>
    <w:rsid w:val="00CD1E5D"/>
    <w:rsid w:val="00CD233E"/>
    <w:rsid w:val="00CD2EC8"/>
    <w:rsid w:val="00CD3027"/>
    <w:rsid w:val="00CD332D"/>
    <w:rsid w:val="00CD34CB"/>
    <w:rsid w:val="00CD3926"/>
    <w:rsid w:val="00CD3F63"/>
    <w:rsid w:val="00CD4265"/>
    <w:rsid w:val="00CD4D54"/>
    <w:rsid w:val="00CD6C7C"/>
    <w:rsid w:val="00CD731E"/>
    <w:rsid w:val="00CD7A46"/>
    <w:rsid w:val="00CE158C"/>
    <w:rsid w:val="00CE1D18"/>
    <w:rsid w:val="00CE2423"/>
    <w:rsid w:val="00CE2778"/>
    <w:rsid w:val="00CE2EE1"/>
    <w:rsid w:val="00CE413F"/>
    <w:rsid w:val="00CE4A4E"/>
    <w:rsid w:val="00CE5338"/>
    <w:rsid w:val="00CE67D5"/>
    <w:rsid w:val="00CE742A"/>
    <w:rsid w:val="00CE7F83"/>
    <w:rsid w:val="00CF0C40"/>
    <w:rsid w:val="00CF14CA"/>
    <w:rsid w:val="00CF15F3"/>
    <w:rsid w:val="00CF291A"/>
    <w:rsid w:val="00CF2C1A"/>
    <w:rsid w:val="00CF36B0"/>
    <w:rsid w:val="00CF4731"/>
    <w:rsid w:val="00CF4DF5"/>
    <w:rsid w:val="00CF6A7C"/>
    <w:rsid w:val="00CF6DC5"/>
    <w:rsid w:val="00D003EC"/>
    <w:rsid w:val="00D017B7"/>
    <w:rsid w:val="00D04414"/>
    <w:rsid w:val="00D046DC"/>
    <w:rsid w:val="00D05D8A"/>
    <w:rsid w:val="00D05E79"/>
    <w:rsid w:val="00D06DC4"/>
    <w:rsid w:val="00D072E2"/>
    <w:rsid w:val="00D07A90"/>
    <w:rsid w:val="00D101E4"/>
    <w:rsid w:val="00D10345"/>
    <w:rsid w:val="00D1034F"/>
    <w:rsid w:val="00D121CF"/>
    <w:rsid w:val="00D121D8"/>
    <w:rsid w:val="00D13736"/>
    <w:rsid w:val="00D13978"/>
    <w:rsid w:val="00D15843"/>
    <w:rsid w:val="00D15915"/>
    <w:rsid w:val="00D15A05"/>
    <w:rsid w:val="00D16320"/>
    <w:rsid w:val="00D16A90"/>
    <w:rsid w:val="00D206A0"/>
    <w:rsid w:val="00D222E0"/>
    <w:rsid w:val="00D23F68"/>
    <w:rsid w:val="00D24E97"/>
    <w:rsid w:val="00D254CF"/>
    <w:rsid w:val="00D267EB"/>
    <w:rsid w:val="00D27D24"/>
    <w:rsid w:val="00D304C7"/>
    <w:rsid w:val="00D3256D"/>
    <w:rsid w:val="00D328F9"/>
    <w:rsid w:val="00D33A4B"/>
    <w:rsid w:val="00D33A52"/>
    <w:rsid w:val="00D33CC7"/>
    <w:rsid w:val="00D341D8"/>
    <w:rsid w:val="00D3420C"/>
    <w:rsid w:val="00D3692E"/>
    <w:rsid w:val="00D3699F"/>
    <w:rsid w:val="00D370C4"/>
    <w:rsid w:val="00D37649"/>
    <w:rsid w:val="00D3790D"/>
    <w:rsid w:val="00D40D73"/>
    <w:rsid w:val="00D41285"/>
    <w:rsid w:val="00D41E76"/>
    <w:rsid w:val="00D42F12"/>
    <w:rsid w:val="00D43DF2"/>
    <w:rsid w:val="00D442E2"/>
    <w:rsid w:val="00D4464C"/>
    <w:rsid w:val="00D44BC9"/>
    <w:rsid w:val="00D454EF"/>
    <w:rsid w:val="00D45DE0"/>
    <w:rsid w:val="00D46099"/>
    <w:rsid w:val="00D47788"/>
    <w:rsid w:val="00D47985"/>
    <w:rsid w:val="00D47E67"/>
    <w:rsid w:val="00D508F0"/>
    <w:rsid w:val="00D50F83"/>
    <w:rsid w:val="00D5166B"/>
    <w:rsid w:val="00D51AFE"/>
    <w:rsid w:val="00D5364D"/>
    <w:rsid w:val="00D55430"/>
    <w:rsid w:val="00D55D3C"/>
    <w:rsid w:val="00D55FAB"/>
    <w:rsid w:val="00D562B7"/>
    <w:rsid w:val="00D565EE"/>
    <w:rsid w:val="00D56605"/>
    <w:rsid w:val="00D56D19"/>
    <w:rsid w:val="00D56E15"/>
    <w:rsid w:val="00D605B0"/>
    <w:rsid w:val="00D6248F"/>
    <w:rsid w:val="00D63B7C"/>
    <w:rsid w:val="00D6463E"/>
    <w:rsid w:val="00D64FB1"/>
    <w:rsid w:val="00D652A3"/>
    <w:rsid w:val="00D65741"/>
    <w:rsid w:val="00D65DB1"/>
    <w:rsid w:val="00D67433"/>
    <w:rsid w:val="00D675C1"/>
    <w:rsid w:val="00D7118C"/>
    <w:rsid w:val="00D719B5"/>
    <w:rsid w:val="00D725F1"/>
    <w:rsid w:val="00D72CAB"/>
    <w:rsid w:val="00D7381B"/>
    <w:rsid w:val="00D73ED5"/>
    <w:rsid w:val="00D73FFB"/>
    <w:rsid w:val="00D7529D"/>
    <w:rsid w:val="00D75F7D"/>
    <w:rsid w:val="00D7687B"/>
    <w:rsid w:val="00D77048"/>
    <w:rsid w:val="00D77C49"/>
    <w:rsid w:val="00D8091A"/>
    <w:rsid w:val="00D80A8A"/>
    <w:rsid w:val="00D81898"/>
    <w:rsid w:val="00D8245A"/>
    <w:rsid w:val="00D8420F"/>
    <w:rsid w:val="00D84BBB"/>
    <w:rsid w:val="00D85093"/>
    <w:rsid w:val="00D85560"/>
    <w:rsid w:val="00D85782"/>
    <w:rsid w:val="00D85F68"/>
    <w:rsid w:val="00D85FD6"/>
    <w:rsid w:val="00D870BE"/>
    <w:rsid w:val="00D87FAC"/>
    <w:rsid w:val="00D917AC"/>
    <w:rsid w:val="00D92604"/>
    <w:rsid w:val="00D9281F"/>
    <w:rsid w:val="00D93146"/>
    <w:rsid w:val="00D93503"/>
    <w:rsid w:val="00D93609"/>
    <w:rsid w:val="00D93F42"/>
    <w:rsid w:val="00D93F8E"/>
    <w:rsid w:val="00D94940"/>
    <w:rsid w:val="00D94941"/>
    <w:rsid w:val="00D95396"/>
    <w:rsid w:val="00D953AE"/>
    <w:rsid w:val="00DA095E"/>
    <w:rsid w:val="00DA1018"/>
    <w:rsid w:val="00DA3332"/>
    <w:rsid w:val="00DA4A0F"/>
    <w:rsid w:val="00DA532B"/>
    <w:rsid w:val="00DA6FFA"/>
    <w:rsid w:val="00DA77BA"/>
    <w:rsid w:val="00DB0419"/>
    <w:rsid w:val="00DB0EBC"/>
    <w:rsid w:val="00DB25BE"/>
    <w:rsid w:val="00DB3E4C"/>
    <w:rsid w:val="00DB408A"/>
    <w:rsid w:val="00DB4640"/>
    <w:rsid w:val="00DC106D"/>
    <w:rsid w:val="00DC3BC1"/>
    <w:rsid w:val="00DC437B"/>
    <w:rsid w:val="00DC499A"/>
    <w:rsid w:val="00DC68C4"/>
    <w:rsid w:val="00DD090F"/>
    <w:rsid w:val="00DD0DF9"/>
    <w:rsid w:val="00DD1152"/>
    <w:rsid w:val="00DD12BD"/>
    <w:rsid w:val="00DD1548"/>
    <w:rsid w:val="00DD1A46"/>
    <w:rsid w:val="00DD1E7E"/>
    <w:rsid w:val="00DD3096"/>
    <w:rsid w:val="00DD320F"/>
    <w:rsid w:val="00DD38FB"/>
    <w:rsid w:val="00DD4148"/>
    <w:rsid w:val="00DD4282"/>
    <w:rsid w:val="00DD56E5"/>
    <w:rsid w:val="00DD6102"/>
    <w:rsid w:val="00DD65A5"/>
    <w:rsid w:val="00DD6B92"/>
    <w:rsid w:val="00DD6FA0"/>
    <w:rsid w:val="00DE1A54"/>
    <w:rsid w:val="00DE25B6"/>
    <w:rsid w:val="00DE2D5A"/>
    <w:rsid w:val="00DE380B"/>
    <w:rsid w:val="00DE40F0"/>
    <w:rsid w:val="00DE4C85"/>
    <w:rsid w:val="00DE5177"/>
    <w:rsid w:val="00DE52DC"/>
    <w:rsid w:val="00DE648B"/>
    <w:rsid w:val="00DE7048"/>
    <w:rsid w:val="00DE76AA"/>
    <w:rsid w:val="00DF04F5"/>
    <w:rsid w:val="00DF291B"/>
    <w:rsid w:val="00DF2A83"/>
    <w:rsid w:val="00DF2B7D"/>
    <w:rsid w:val="00DF3889"/>
    <w:rsid w:val="00DF3BB7"/>
    <w:rsid w:val="00DF4591"/>
    <w:rsid w:val="00DF4725"/>
    <w:rsid w:val="00DF57C2"/>
    <w:rsid w:val="00DF6DA0"/>
    <w:rsid w:val="00E015F6"/>
    <w:rsid w:val="00E02736"/>
    <w:rsid w:val="00E034C4"/>
    <w:rsid w:val="00E0367C"/>
    <w:rsid w:val="00E043D2"/>
    <w:rsid w:val="00E04558"/>
    <w:rsid w:val="00E04A0B"/>
    <w:rsid w:val="00E05409"/>
    <w:rsid w:val="00E058E3"/>
    <w:rsid w:val="00E05E61"/>
    <w:rsid w:val="00E06BA7"/>
    <w:rsid w:val="00E06C8D"/>
    <w:rsid w:val="00E07F34"/>
    <w:rsid w:val="00E106BA"/>
    <w:rsid w:val="00E106DE"/>
    <w:rsid w:val="00E113FD"/>
    <w:rsid w:val="00E11ADB"/>
    <w:rsid w:val="00E12234"/>
    <w:rsid w:val="00E13380"/>
    <w:rsid w:val="00E133F8"/>
    <w:rsid w:val="00E141D3"/>
    <w:rsid w:val="00E15369"/>
    <w:rsid w:val="00E20AA5"/>
    <w:rsid w:val="00E21B29"/>
    <w:rsid w:val="00E220D4"/>
    <w:rsid w:val="00E22228"/>
    <w:rsid w:val="00E22A5F"/>
    <w:rsid w:val="00E23779"/>
    <w:rsid w:val="00E23A25"/>
    <w:rsid w:val="00E24D61"/>
    <w:rsid w:val="00E25EE1"/>
    <w:rsid w:val="00E26549"/>
    <w:rsid w:val="00E30222"/>
    <w:rsid w:val="00E30AEE"/>
    <w:rsid w:val="00E30B56"/>
    <w:rsid w:val="00E315F4"/>
    <w:rsid w:val="00E3223B"/>
    <w:rsid w:val="00E3257B"/>
    <w:rsid w:val="00E32C24"/>
    <w:rsid w:val="00E335FD"/>
    <w:rsid w:val="00E33A4E"/>
    <w:rsid w:val="00E33BB7"/>
    <w:rsid w:val="00E340B9"/>
    <w:rsid w:val="00E34465"/>
    <w:rsid w:val="00E34D51"/>
    <w:rsid w:val="00E34ED0"/>
    <w:rsid w:val="00E35D79"/>
    <w:rsid w:val="00E36295"/>
    <w:rsid w:val="00E36760"/>
    <w:rsid w:val="00E36937"/>
    <w:rsid w:val="00E36D0F"/>
    <w:rsid w:val="00E36D8F"/>
    <w:rsid w:val="00E37164"/>
    <w:rsid w:val="00E375F8"/>
    <w:rsid w:val="00E37A2F"/>
    <w:rsid w:val="00E37CF5"/>
    <w:rsid w:val="00E40606"/>
    <w:rsid w:val="00E43A42"/>
    <w:rsid w:val="00E46A23"/>
    <w:rsid w:val="00E46FEA"/>
    <w:rsid w:val="00E47C4C"/>
    <w:rsid w:val="00E50EB6"/>
    <w:rsid w:val="00E52878"/>
    <w:rsid w:val="00E52892"/>
    <w:rsid w:val="00E545C2"/>
    <w:rsid w:val="00E55251"/>
    <w:rsid w:val="00E555FE"/>
    <w:rsid w:val="00E55E19"/>
    <w:rsid w:val="00E57EA4"/>
    <w:rsid w:val="00E57F6B"/>
    <w:rsid w:val="00E600DF"/>
    <w:rsid w:val="00E609B4"/>
    <w:rsid w:val="00E60D7F"/>
    <w:rsid w:val="00E61218"/>
    <w:rsid w:val="00E613FC"/>
    <w:rsid w:val="00E62838"/>
    <w:rsid w:val="00E638DC"/>
    <w:rsid w:val="00E63AC8"/>
    <w:rsid w:val="00E640C0"/>
    <w:rsid w:val="00E64B1B"/>
    <w:rsid w:val="00E64B96"/>
    <w:rsid w:val="00E65304"/>
    <w:rsid w:val="00E65441"/>
    <w:rsid w:val="00E65B9D"/>
    <w:rsid w:val="00E65BB4"/>
    <w:rsid w:val="00E65CAD"/>
    <w:rsid w:val="00E67EF0"/>
    <w:rsid w:val="00E7113A"/>
    <w:rsid w:val="00E719BD"/>
    <w:rsid w:val="00E71C23"/>
    <w:rsid w:val="00E71ED5"/>
    <w:rsid w:val="00E73507"/>
    <w:rsid w:val="00E74DF8"/>
    <w:rsid w:val="00E75827"/>
    <w:rsid w:val="00E7629C"/>
    <w:rsid w:val="00E76886"/>
    <w:rsid w:val="00E77897"/>
    <w:rsid w:val="00E806EB"/>
    <w:rsid w:val="00E81DA1"/>
    <w:rsid w:val="00E8330B"/>
    <w:rsid w:val="00E8377D"/>
    <w:rsid w:val="00E844D5"/>
    <w:rsid w:val="00E853BF"/>
    <w:rsid w:val="00E868FF"/>
    <w:rsid w:val="00E86A48"/>
    <w:rsid w:val="00E871E5"/>
    <w:rsid w:val="00E87ACD"/>
    <w:rsid w:val="00E87AD1"/>
    <w:rsid w:val="00E87EC7"/>
    <w:rsid w:val="00E90F8F"/>
    <w:rsid w:val="00E92A16"/>
    <w:rsid w:val="00E92FCA"/>
    <w:rsid w:val="00E9352D"/>
    <w:rsid w:val="00E9397E"/>
    <w:rsid w:val="00E93BD2"/>
    <w:rsid w:val="00E94A0C"/>
    <w:rsid w:val="00E95813"/>
    <w:rsid w:val="00E95B9F"/>
    <w:rsid w:val="00E9607D"/>
    <w:rsid w:val="00E960C2"/>
    <w:rsid w:val="00E962FD"/>
    <w:rsid w:val="00E96C4D"/>
    <w:rsid w:val="00E974F9"/>
    <w:rsid w:val="00E97FDD"/>
    <w:rsid w:val="00EA197F"/>
    <w:rsid w:val="00EA1CF8"/>
    <w:rsid w:val="00EA3AB3"/>
    <w:rsid w:val="00EA4350"/>
    <w:rsid w:val="00EA496F"/>
    <w:rsid w:val="00EA665A"/>
    <w:rsid w:val="00EA70DC"/>
    <w:rsid w:val="00EA745B"/>
    <w:rsid w:val="00EA7B16"/>
    <w:rsid w:val="00EB1EB9"/>
    <w:rsid w:val="00EB3670"/>
    <w:rsid w:val="00EB3CE8"/>
    <w:rsid w:val="00EB4C7C"/>
    <w:rsid w:val="00EB4D56"/>
    <w:rsid w:val="00EB615B"/>
    <w:rsid w:val="00EB65AE"/>
    <w:rsid w:val="00EB666C"/>
    <w:rsid w:val="00EB6720"/>
    <w:rsid w:val="00EB6829"/>
    <w:rsid w:val="00EB74D5"/>
    <w:rsid w:val="00EB785F"/>
    <w:rsid w:val="00EB7A7D"/>
    <w:rsid w:val="00EB7E14"/>
    <w:rsid w:val="00EC0302"/>
    <w:rsid w:val="00EC077A"/>
    <w:rsid w:val="00EC0B72"/>
    <w:rsid w:val="00EC0C86"/>
    <w:rsid w:val="00EC1171"/>
    <w:rsid w:val="00EC27C3"/>
    <w:rsid w:val="00EC2B8F"/>
    <w:rsid w:val="00EC3398"/>
    <w:rsid w:val="00EC6041"/>
    <w:rsid w:val="00EC6F0B"/>
    <w:rsid w:val="00EC718F"/>
    <w:rsid w:val="00EC7B1F"/>
    <w:rsid w:val="00ED0540"/>
    <w:rsid w:val="00ED19D8"/>
    <w:rsid w:val="00ED2576"/>
    <w:rsid w:val="00ED29DD"/>
    <w:rsid w:val="00ED39FC"/>
    <w:rsid w:val="00ED3E95"/>
    <w:rsid w:val="00ED56E4"/>
    <w:rsid w:val="00ED5C6F"/>
    <w:rsid w:val="00EE0301"/>
    <w:rsid w:val="00EE09EF"/>
    <w:rsid w:val="00EE0E38"/>
    <w:rsid w:val="00EE1597"/>
    <w:rsid w:val="00EE248C"/>
    <w:rsid w:val="00EE2A73"/>
    <w:rsid w:val="00EE2C49"/>
    <w:rsid w:val="00EE3374"/>
    <w:rsid w:val="00EE3388"/>
    <w:rsid w:val="00EE33A6"/>
    <w:rsid w:val="00EE399E"/>
    <w:rsid w:val="00EE39F2"/>
    <w:rsid w:val="00EE3D79"/>
    <w:rsid w:val="00EE4EE0"/>
    <w:rsid w:val="00EE4FA6"/>
    <w:rsid w:val="00EE5E03"/>
    <w:rsid w:val="00EE6CFA"/>
    <w:rsid w:val="00EE7C95"/>
    <w:rsid w:val="00EE7F15"/>
    <w:rsid w:val="00EF1356"/>
    <w:rsid w:val="00EF1F10"/>
    <w:rsid w:val="00EF3BB0"/>
    <w:rsid w:val="00EF409D"/>
    <w:rsid w:val="00EF51BF"/>
    <w:rsid w:val="00EF53CE"/>
    <w:rsid w:val="00EF6127"/>
    <w:rsid w:val="00EF77AF"/>
    <w:rsid w:val="00EF7CDC"/>
    <w:rsid w:val="00F000A6"/>
    <w:rsid w:val="00F0058A"/>
    <w:rsid w:val="00F00ED3"/>
    <w:rsid w:val="00F01B80"/>
    <w:rsid w:val="00F02528"/>
    <w:rsid w:val="00F0252C"/>
    <w:rsid w:val="00F02657"/>
    <w:rsid w:val="00F0478A"/>
    <w:rsid w:val="00F04E59"/>
    <w:rsid w:val="00F05918"/>
    <w:rsid w:val="00F119E4"/>
    <w:rsid w:val="00F12D81"/>
    <w:rsid w:val="00F14D72"/>
    <w:rsid w:val="00F17939"/>
    <w:rsid w:val="00F204FF"/>
    <w:rsid w:val="00F20BA4"/>
    <w:rsid w:val="00F20F71"/>
    <w:rsid w:val="00F21B42"/>
    <w:rsid w:val="00F23B5B"/>
    <w:rsid w:val="00F23CE2"/>
    <w:rsid w:val="00F24A2B"/>
    <w:rsid w:val="00F25AB7"/>
    <w:rsid w:val="00F26819"/>
    <w:rsid w:val="00F27DCB"/>
    <w:rsid w:val="00F305B7"/>
    <w:rsid w:val="00F320B0"/>
    <w:rsid w:val="00F33A65"/>
    <w:rsid w:val="00F33EDF"/>
    <w:rsid w:val="00F34DF9"/>
    <w:rsid w:val="00F35488"/>
    <w:rsid w:val="00F35628"/>
    <w:rsid w:val="00F357C8"/>
    <w:rsid w:val="00F361E9"/>
    <w:rsid w:val="00F3637D"/>
    <w:rsid w:val="00F3656C"/>
    <w:rsid w:val="00F367F9"/>
    <w:rsid w:val="00F36938"/>
    <w:rsid w:val="00F41028"/>
    <w:rsid w:val="00F413A9"/>
    <w:rsid w:val="00F41CEE"/>
    <w:rsid w:val="00F46A7B"/>
    <w:rsid w:val="00F46AA1"/>
    <w:rsid w:val="00F46E3E"/>
    <w:rsid w:val="00F50B33"/>
    <w:rsid w:val="00F5143F"/>
    <w:rsid w:val="00F530DB"/>
    <w:rsid w:val="00F54BEF"/>
    <w:rsid w:val="00F5576D"/>
    <w:rsid w:val="00F57408"/>
    <w:rsid w:val="00F57C45"/>
    <w:rsid w:val="00F61AD5"/>
    <w:rsid w:val="00F635EC"/>
    <w:rsid w:val="00F64110"/>
    <w:rsid w:val="00F6513B"/>
    <w:rsid w:val="00F65809"/>
    <w:rsid w:val="00F65DE0"/>
    <w:rsid w:val="00F67F6F"/>
    <w:rsid w:val="00F701B7"/>
    <w:rsid w:val="00F7066C"/>
    <w:rsid w:val="00F71CF0"/>
    <w:rsid w:val="00F71E41"/>
    <w:rsid w:val="00F72651"/>
    <w:rsid w:val="00F73468"/>
    <w:rsid w:val="00F735CC"/>
    <w:rsid w:val="00F74136"/>
    <w:rsid w:val="00F743CA"/>
    <w:rsid w:val="00F75DD2"/>
    <w:rsid w:val="00F76BE9"/>
    <w:rsid w:val="00F771E8"/>
    <w:rsid w:val="00F77B9D"/>
    <w:rsid w:val="00F8183C"/>
    <w:rsid w:val="00F81934"/>
    <w:rsid w:val="00F81D62"/>
    <w:rsid w:val="00F81DF0"/>
    <w:rsid w:val="00F82135"/>
    <w:rsid w:val="00F83B18"/>
    <w:rsid w:val="00F84E39"/>
    <w:rsid w:val="00F85EC0"/>
    <w:rsid w:val="00F86DCB"/>
    <w:rsid w:val="00F87AA7"/>
    <w:rsid w:val="00F90DBB"/>
    <w:rsid w:val="00F92C29"/>
    <w:rsid w:val="00F92E2D"/>
    <w:rsid w:val="00F93235"/>
    <w:rsid w:val="00F94932"/>
    <w:rsid w:val="00F94E93"/>
    <w:rsid w:val="00F94FC4"/>
    <w:rsid w:val="00F95A3A"/>
    <w:rsid w:val="00F96424"/>
    <w:rsid w:val="00F96D7C"/>
    <w:rsid w:val="00F970D3"/>
    <w:rsid w:val="00F97449"/>
    <w:rsid w:val="00F97988"/>
    <w:rsid w:val="00F97A44"/>
    <w:rsid w:val="00F97AE7"/>
    <w:rsid w:val="00FA03EE"/>
    <w:rsid w:val="00FA07FA"/>
    <w:rsid w:val="00FA11D2"/>
    <w:rsid w:val="00FA195C"/>
    <w:rsid w:val="00FA2C11"/>
    <w:rsid w:val="00FA4E36"/>
    <w:rsid w:val="00FA5A3F"/>
    <w:rsid w:val="00FA5A73"/>
    <w:rsid w:val="00FA64B2"/>
    <w:rsid w:val="00FA69CA"/>
    <w:rsid w:val="00FA69DE"/>
    <w:rsid w:val="00FA6E3E"/>
    <w:rsid w:val="00FB0236"/>
    <w:rsid w:val="00FB0F92"/>
    <w:rsid w:val="00FB1BDA"/>
    <w:rsid w:val="00FB277B"/>
    <w:rsid w:val="00FB28C8"/>
    <w:rsid w:val="00FB339A"/>
    <w:rsid w:val="00FB4155"/>
    <w:rsid w:val="00FB4895"/>
    <w:rsid w:val="00FB7D87"/>
    <w:rsid w:val="00FC0CC8"/>
    <w:rsid w:val="00FC2582"/>
    <w:rsid w:val="00FC2B90"/>
    <w:rsid w:val="00FC371E"/>
    <w:rsid w:val="00FC5267"/>
    <w:rsid w:val="00FC5418"/>
    <w:rsid w:val="00FC5FB4"/>
    <w:rsid w:val="00FC6124"/>
    <w:rsid w:val="00FC6E14"/>
    <w:rsid w:val="00FC7010"/>
    <w:rsid w:val="00FD03BB"/>
    <w:rsid w:val="00FD04B9"/>
    <w:rsid w:val="00FD05B0"/>
    <w:rsid w:val="00FD0EFE"/>
    <w:rsid w:val="00FD2722"/>
    <w:rsid w:val="00FD38CF"/>
    <w:rsid w:val="00FD4D84"/>
    <w:rsid w:val="00FD4EDA"/>
    <w:rsid w:val="00FD6B17"/>
    <w:rsid w:val="00FD6D28"/>
    <w:rsid w:val="00FD7C71"/>
    <w:rsid w:val="00FE020D"/>
    <w:rsid w:val="00FE0309"/>
    <w:rsid w:val="00FE05BB"/>
    <w:rsid w:val="00FE0FA3"/>
    <w:rsid w:val="00FE109A"/>
    <w:rsid w:val="00FE3A15"/>
    <w:rsid w:val="00FE3B47"/>
    <w:rsid w:val="00FE49F1"/>
    <w:rsid w:val="00FE52CB"/>
    <w:rsid w:val="00FE5563"/>
    <w:rsid w:val="00FE628B"/>
    <w:rsid w:val="00FE70BF"/>
    <w:rsid w:val="00FE78C6"/>
    <w:rsid w:val="00FE7C18"/>
    <w:rsid w:val="00FF07C2"/>
    <w:rsid w:val="00FF0DCF"/>
    <w:rsid w:val="00FF145E"/>
    <w:rsid w:val="00FF39FA"/>
    <w:rsid w:val="00FF3A1D"/>
    <w:rsid w:val="00FF3F98"/>
    <w:rsid w:val="00FF7486"/>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1EA07C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D11BA"/>
    <w:rPr>
      <w:rFonts w:ascii="Helvetica" w:hAnsi="Helvetica"/>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D0D85"/>
    <w:rPr>
      <w:color w:val="0000FF" w:themeColor="hyperlink"/>
      <w:u w:val="single"/>
    </w:rPr>
  </w:style>
  <w:style w:type="paragraph" w:styleId="Header">
    <w:name w:val="header"/>
    <w:basedOn w:val="Normal"/>
    <w:link w:val="HeaderChar"/>
    <w:uiPriority w:val="99"/>
    <w:unhideWhenUsed/>
    <w:rsid w:val="000D0D85"/>
    <w:pPr>
      <w:tabs>
        <w:tab w:val="center" w:pos="4320"/>
        <w:tab w:val="right" w:pos="8640"/>
      </w:tabs>
    </w:pPr>
  </w:style>
  <w:style w:type="character" w:customStyle="1" w:styleId="HeaderChar">
    <w:name w:val="Header Char"/>
    <w:basedOn w:val="DefaultParagraphFont"/>
    <w:link w:val="Header"/>
    <w:uiPriority w:val="99"/>
    <w:rsid w:val="000D0D85"/>
    <w:rPr>
      <w:rFonts w:ascii="Helvetica" w:hAnsi="Helvetica"/>
      <w:sz w:val="22"/>
    </w:rPr>
  </w:style>
  <w:style w:type="paragraph" w:styleId="Footer">
    <w:name w:val="footer"/>
    <w:basedOn w:val="Normal"/>
    <w:link w:val="FooterChar"/>
    <w:uiPriority w:val="99"/>
    <w:unhideWhenUsed/>
    <w:rsid w:val="000D0D85"/>
    <w:pPr>
      <w:tabs>
        <w:tab w:val="center" w:pos="4320"/>
        <w:tab w:val="right" w:pos="8640"/>
      </w:tabs>
    </w:pPr>
  </w:style>
  <w:style w:type="character" w:customStyle="1" w:styleId="FooterChar">
    <w:name w:val="Footer Char"/>
    <w:basedOn w:val="DefaultParagraphFont"/>
    <w:link w:val="Footer"/>
    <w:uiPriority w:val="99"/>
    <w:rsid w:val="000D0D85"/>
    <w:rPr>
      <w:rFonts w:ascii="Helvetica" w:hAnsi="Helvetica"/>
      <w:sz w:val="22"/>
    </w:rPr>
  </w:style>
  <w:style w:type="paragraph" w:styleId="ListParagraph">
    <w:name w:val="List Paragraph"/>
    <w:basedOn w:val="Normal"/>
    <w:uiPriority w:val="34"/>
    <w:qFormat/>
    <w:rsid w:val="00E106BA"/>
    <w:pPr>
      <w:ind w:left="720"/>
      <w:contextualSpacing/>
    </w:pPr>
  </w:style>
  <w:style w:type="character" w:styleId="PlaceholderText">
    <w:name w:val="Placeholder Text"/>
    <w:basedOn w:val="DefaultParagraphFont"/>
    <w:uiPriority w:val="99"/>
    <w:semiHidden/>
    <w:rsid w:val="00A04930"/>
    <w:rPr>
      <w:color w:val="808080"/>
    </w:rPr>
  </w:style>
  <w:style w:type="paragraph" w:styleId="BalloonText">
    <w:name w:val="Balloon Text"/>
    <w:basedOn w:val="Normal"/>
    <w:link w:val="BalloonTextChar"/>
    <w:uiPriority w:val="99"/>
    <w:semiHidden/>
    <w:unhideWhenUsed/>
    <w:rsid w:val="00A04930"/>
    <w:rPr>
      <w:rFonts w:ascii="Lucida Grande" w:hAnsi="Lucida Grande"/>
      <w:sz w:val="18"/>
      <w:szCs w:val="18"/>
    </w:rPr>
  </w:style>
  <w:style w:type="character" w:customStyle="1" w:styleId="BalloonTextChar">
    <w:name w:val="Balloon Text Char"/>
    <w:basedOn w:val="DefaultParagraphFont"/>
    <w:link w:val="BalloonText"/>
    <w:uiPriority w:val="99"/>
    <w:semiHidden/>
    <w:rsid w:val="00A04930"/>
    <w:rPr>
      <w:rFonts w:ascii="Lucida Grande" w:hAnsi="Lucida Grande"/>
      <w:sz w:val="18"/>
      <w:szCs w:val="18"/>
    </w:rPr>
  </w:style>
  <w:style w:type="character" w:styleId="LineNumber">
    <w:name w:val="line number"/>
    <w:basedOn w:val="DefaultParagraphFont"/>
    <w:uiPriority w:val="99"/>
    <w:semiHidden/>
    <w:unhideWhenUsed/>
    <w:rsid w:val="0088623E"/>
  </w:style>
  <w:style w:type="character" w:styleId="CommentReference">
    <w:name w:val="annotation reference"/>
    <w:basedOn w:val="DefaultParagraphFont"/>
    <w:uiPriority w:val="99"/>
    <w:semiHidden/>
    <w:unhideWhenUsed/>
    <w:rsid w:val="00303807"/>
    <w:rPr>
      <w:sz w:val="18"/>
      <w:szCs w:val="18"/>
    </w:rPr>
  </w:style>
  <w:style w:type="paragraph" w:styleId="CommentText">
    <w:name w:val="annotation text"/>
    <w:basedOn w:val="Normal"/>
    <w:link w:val="CommentTextChar"/>
    <w:uiPriority w:val="99"/>
    <w:semiHidden/>
    <w:unhideWhenUsed/>
    <w:rsid w:val="00303807"/>
    <w:rPr>
      <w:sz w:val="24"/>
      <w:szCs w:val="24"/>
    </w:rPr>
  </w:style>
  <w:style w:type="character" w:customStyle="1" w:styleId="CommentTextChar">
    <w:name w:val="Comment Text Char"/>
    <w:basedOn w:val="DefaultParagraphFont"/>
    <w:link w:val="CommentText"/>
    <w:uiPriority w:val="99"/>
    <w:semiHidden/>
    <w:rsid w:val="00303807"/>
    <w:rPr>
      <w:rFonts w:ascii="Helvetica" w:hAnsi="Helvetica"/>
      <w:sz w:val="24"/>
      <w:szCs w:val="24"/>
    </w:rPr>
  </w:style>
  <w:style w:type="paragraph" w:styleId="CommentSubject">
    <w:name w:val="annotation subject"/>
    <w:basedOn w:val="CommentText"/>
    <w:next w:val="CommentText"/>
    <w:link w:val="CommentSubjectChar"/>
    <w:uiPriority w:val="99"/>
    <w:semiHidden/>
    <w:unhideWhenUsed/>
    <w:rsid w:val="00303807"/>
    <w:rPr>
      <w:b/>
      <w:bCs/>
      <w:sz w:val="20"/>
      <w:szCs w:val="20"/>
    </w:rPr>
  </w:style>
  <w:style w:type="character" w:customStyle="1" w:styleId="CommentSubjectChar">
    <w:name w:val="Comment Subject Char"/>
    <w:basedOn w:val="CommentTextChar"/>
    <w:link w:val="CommentSubject"/>
    <w:uiPriority w:val="99"/>
    <w:semiHidden/>
    <w:rsid w:val="00303807"/>
    <w:rPr>
      <w:rFonts w:ascii="Helvetica" w:hAnsi="Helvetica"/>
      <w:b/>
      <w:bCs/>
      <w:sz w:val="24"/>
      <w:szCs w:val="24"/>
    </w:rPr>
  </w:style>
  <w:style w:type="paragraph" w:styleId="Revision">
    <w:name w:val="Revision"/>
    <w:hidden/>
    <w:uiPriority w:val="99"/>
    <w:semiHidden/>
    <w:rsid w:val="00D45DE0"/>
    <w:rPr>
      <w:rFonts w:ascii="Helvetica" w:hAnsi="Helvetica"/>
      <w:sz w:val="22"/>
    </w:rPr>
  </w:style>
  <w:style w:type="character" w:styleId="PageNumber">
    <w:name w:val="page number"/>
    <w:basedOn w:val="DefaultParagraphFont"/>
    <w:uiPriority w:val="99"/>
    <w:semiHidden/>
    <w:unhideWhenUsed/>
    <w:rsid w:val="009F7D6C"/>
  </w:style>
  <w:style w:type="paragraph" w:styleId="NormalWeb">
    <w:name w:val="Normal (Web)"/>
    <w:basedOn w:val="Normal"/>
    <w:uiPriority w:val="99"/>
    <w:unhideWhenUsed/>
    <w:rsid w:val="007E3853"/>
    <w:pPr>
      <w:spacing w:before="100" w:beforeAutospacing="1" w:after="100" w:afterAutospacing="1"/>
    </w:pPr>
    <w:rPr>
      <w:rFonts w:ascii="Times" w:hAnsi="Times" w:cs="Times New Roman"/>
      <w:sz w:val="20"/>
      <w:lang w:eastAsia="en-US"/>
    </w:rPr>
  </w:style>
  <w:style w:type="character" w:styleId="Strong">
    <w:name w:val="Strong"/>
    <w:basedOn w:val="DefaultParagraphFont"/>
    <w:uiPriority w:val="22"/>
    <w:qFormat/>
    <w:rsid w:val="00E34465"/>
    <w:rPr>
      <w:b/>
      <w:b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D11BA"/>
    <w:rPr>
      <w:rFonts w:ascii="Helvetica" w:hAnsi="Helvetica"/>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D0D85"/>
    <w:rPr>
      <w:color w:val="0000FF" w:themeColor="hyperlink"/>
      <w:u w:val="single"/>
    </w:rPr>
  </w:style>
  <w:style w:type="paragraph" w:styleId="Header">
    <w:name w:val="header"/>
    <w:basedOn w:val="Normal"/>
    <w:link w:val="HeaderChar"/>
    <w:uiPriority w:val="99"/>
    <w:unhideWhenUsed/>
    <w:rsid w:val="000D0D85"/>
    <w:pPr>
      <w:tabs>
        <w:tab w:val="center" w:pos="4320"/>
        <w:tab w:val="right" w:pos="8640"/>
      </w:tabs>
    </w:pPr>
  </w:style>
  <w:style w:type="character" w:customStyle="1" w:styleId="HeaderChar">
    <w:name w:val="Header Char"/>
    <w:basedOn w:val="DefaultParagraphFont"/>
    <w:link w:val="Header"/>
    <w:uiPriority w:val="99"/>
    <w:rsid w:val="000D0D85"/>
    <w:rPr>
      <w:rFonts w:ascii="Helvetica" w:hAnsi="Helvetica"/>
      <w:sz w:val="22"/>
    </w:rPr>
  </w:style>
  <w:style w:type="paragraph" w:styleId="Footer">
    <w:name w:val="footer"/>
    <w:basedOn w:val="Normal"/>
    <w:link w:val="FooterChar"/>
    <w:uiPriority w:val="99"/>
    <w:unhideWhenUsed/>
    <w:rsid w:val="000D0D85"/>
    <w:pPr>
      <w:tabs>
        <w:tab w:val="center" w:pos="4320"/>
        <w:tab w:val="right" w:pos="8640"/>
      </w:tabs>
    </w:pPr>
  </w:style>
  <w:style w:type="character" w:customStyle="1" w:styleId="FooterChar">
    <w:name w:val="Footer Char"/>
    <w:basedOn w:val="DefaultParagraphFont"/>
    <w:link w:val="Footer"/>
    <w:uiPriority w:val="99"/>
    <w:rsid w:val="000D0D85"/>
    <w:rPr>
      <w:rFonts w:ascii="Helvetica" w:hAnsi="Helvetica"/>
      <w:sz w:val="22"/>
    </w:rPr>
  </w:style>
  <w:style w:type="paragraph" w:styleId="ListParagraph">
    <w:name w:val="List Paragraph"/>
    <w:basedOn w:val="Normal"/>
    <w:uiPriority w:val="34"/>
    <w:qFormat/>
    <w:rsid w:val="00E106BA"/>
    <w:pPr>
      <w:ind w:left="720"/>
      <w:contextualSpacing/>
    </w:pPr>
  </w:style>
  <w:style w:type="character" w:styleId="PlaceholderText">
    <w:name w:val="Placeholder Text"/>
    <w:basedOn w:val="DefaultParagraphFont"/>
    <w:uiPriority w:val="99"/>
    <w:semiHidden/>
    <w:rsid w:val="00A04930"/>
    <w:rPr>
      <w:color w:val="808080"/>
    </w:rPr>
  </w:style>
  <w:style w:type="paragraph" w:styleId="BalloonText">
    <w:name w:val="Balloon Text"/>
    <w:basedOn w:val="Normal"/>
    <w:link w:val="BalloonTextChar"/>
    <w:uiPriority w:val="99"/>
    <w:semiHidden/>
    <w:unhideWhenUsed/>
    <w:rsid w:val="00A04930"/>
    <w:rPr>
      <w:rFonts w:ascii="Lucida Grande" w:hAnsi="Lucida Grande"/>
      <w:sz w:val="18"/>
      <w:szCs w:val="18"/>
    </w:rPr>
  </w:style>
  <w:style w:type="character" w:customStyle="1" w:styleId="BalloonTextChar">
    <w:name w:val="Balloon Text Char"/>
    <w:basedOn w:val="DefaultParagraphFont"/>
    <w:link w:val="BalloonText"/>
    <w:uiPriority w:val="99"/>
    <w:semiHidden/>
    <w:rsid w:val="00A04930"/>
    <w:rPr>
      <w:rFonts w:ascii="Lucida Grande" w:hAnsi="Lucida Grande"/>
      <w:sz w:val="18"/>
      <w:szCs w:val="18"/>
    </w:rPr>
  </w:style>
  <w:style w:type="character" w:styleId="LineNumber">
    <w:name w:val="line number"/>
    <w:basedOn w:val="DefaultParagraphFont"/>
    <w:uiPriority w:val="99"/>
    <w:semiHidden/>
    <w:unhideWhenUsed/>
    <w:rsid w:val="0088623E"/>
  </w:style>
  <w:style w:type="character" w:styleId="CommentReference">
    <w:name w:val="annotation reference"/>
    <w:basedOn w:val="DefaultParagraphFont"/>
    <w:uiPriority w:val="99"/>
    <w:semiHidden/>
    <w:unhideWhenUsed/>
    <w:rsid w:val="00303807"/>
    <w:rPr>
      <w:sz w:val="18"/>
      <w:szCs w:val="18"/>
    </w:rPr>
  </w:style>
  <w:style w:type="paragraph" w:styleId="CommentText">
    <w:name w:val="annotation text"/>
    <w:basedOn w:val="Normal"/>
    <w:link w:val="CommentTextChar"/>
    <w:uiPriority w:val="99"/>
    <w:semiHidden/>
    <w:unhideWhenUsed/>
    <w:rsid w:val="00303807"/>
    <w:rPr>
      <w:sz w:val="24"/>
      <w:szCs w:val="24"/>
    </w:rPr>
  </w:style>
  <w:style w:type="character" w:customStyle="1" w:styleId="CommentTextChar">
    <w:name w:val="Comment Text Char"/>
    <w:basedOn w:val="DefaultParagraphFont"/>
    <w:link w:val="CommentText"/>
    <w:uiPriority w:val="99"/>
    <w:semiHidden/>
    <w:rsid w:val="00303807"/>
    <w:rPr>
      <w:rFonts w:ascii="Helvetica" w:hAnsi="Helvetica"/>
      <w:sz w:val="24"/>
      <w:szCs w:val="24"/>
    </w:rPr>
  </w:style>
  <w:style w:type="paragraph" w:styleId="CommentSubject">
    <w:name w:val="annotation subject"/>
    <w:basedOn w:val="CommentText"/>
    <w:next w:val="CommentText"/>
    <w:link w:val="CommentSubjectChar"/>
    <w:uiPriority w:val="99"/>
    <w:semiHidden/>
    <w:unhideWhenUsed/>
    <w:rsid w:val="00303807"/>
    <w:rPr>
      <w:b/>
      <w:bCs/>
      <w:sz w:val="20"/>
      <w:szCs w:val="20"/>
    </w:rPr>
  </w:style>
  <w:style w:type="character" w:customStyle="1" w:styleId="CommentSubjectChar">
    <w:name w:val="Comment Subject Char"/>
    <w:basedOn w:val="CommentTextChar"/>
    <w:link w:val="CommentSubject"/>
    <w:uiPriority w:val="99"/>
    <w:semiHidden/>
    <w:rsid w:val="00303807"/>
    <w:rPr>
      <w:rFonts w:ascii="Helvetica" w:hAnsi="Helvetica"/>
      <w:b/>
      <w:bCs/>
      <w:sz w:val="24"/>
      <w:szCs w:val="24"/>
    </w:rPr>
  </w:style>
  <w:style w:type="paragraph" w:styleId="Revision">
    <w:name w:val="Revision"/>
    <w:hidden/>
    <w:uiPriority w:val="99"/>
    <w:semiHidden/>
    <w:rsid w:val="00D45DE0"/>
    <w:rPr>
      <w:rFonts w:ascii="Helvetica" w:hAnsi="Helvetica"/>
      <w:sz w:val="22"/>
    </w:rPr>
  </w:style>
  <w:style w:type="character" w:styleId="PageNumber">
    <w:name w:val="page number"/>
    <w:basedOn w:val="DefaultParagraphFont"/>
    <w:uiPriority w:val="99"/>
    <w:semiHidden/>
    <w:unhideWhenUsed/>
    <w:rsid w:val="009F7D6C"/>
  </w:style>
  <w:style w:type="paragraph" w:styleId="NormalWeb">
    <w:name w:val="Normal (Web)"/>
    <w:basedOn w:val="Normal"/>
    <w:uiPriority w:val="99"/>
    <w:unhideWhenUsed/>
    <w:rsid w:val="007E3853"/>
    <w:pPr>
      <w:spacing w:before="100" w:beforeAutospacing="1" w:after="100" w:afterAutospacing="1"/>
    </w:pPr>
    <w:rPr>
      <w:rFonts w:ascii="Times" w:hAnsi="Times" w:cs="Times New Roman"/>
      <w:sz w:val="20"/>
      <w:lang w:eastAsia="en-US"/>
    </w:rPr>
  </w:style>
  <w:style w:type="character" w:styleId="Strong">
    <w:name w:val="Strong"/>
    <w:basedOn w:val="DefaultParagraphFont"/>
    <w:uiPriority w:val="22"/>
    <w:qFormat/>
    <w:rsid w:val="00E3446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0707884">
      <w:bodyDiv w:val="1"/>
      <w:marLeft w:val="0"/>
      <w:marRight w:val="0"/>
      <w:marTop w:val="0"/>
      <w:marBottom w:val="0"/>
      <w:divBdr>
        <w:top w:val="none" w:sz="0" w:space="0" w:color="auto"/>
        <w:left w:val="none" w:sz="0" w:space="0" w:color="auto"/>
        <w:bottom w:val="none" w:sz="0" w:space="0" w:color="auto"/>
        <w:right w:val="none" w:sz="0" w:space="0" w:color="auto"/>
      </w:divBdr>
    </w:div>
    <w:div w:id="262689057">
      <w:bodyDiv w:val="1"/>
      <w:marLeft w:val="0"/>
      <w:marRight w:val="0"/>
      <w:marTop w:val="0"/>
      <w:marBottom w:val="0"/>
      <w:divBdr>
        <w:top w:val="none" w:sz="0" w:space="0" w:color="auto"/>
        <w:left w:val="none" w:sz="0" w:space="0" w:color="auto"/>
        <w:bottom w:val="none" w:sz="0" w:space="0" w:color="auto"/>
        <w:right w:val="none" w:sz="0" w:space="0" w:color="auto"/>
      </w:divBdr>
    </w:div>
    <w:div w:id="494803850">
      <w:bodyDiv w:val="1"/>
      <w:marLeft w:val="0"/>
      <w:marRight w:val="0"/>
      <w:marTop w:val="0"/>
      <w:marBottom w:val="0"/>
      <w:divBdr>
        <w:top w:val="none" w:sz="0" w:space="0" w:color="auto"/>
        <w:left w:val="none" w:sz="0" w:space="0" w:color="auto"/>
        <w:bottom w:val="none" w:sz="0" w:space="0" w:color="auto"/>
        <w:right w:val="none" w:sz="0" w:space="0" w:color="auto"/>
      </w:divBdr>
      <w:divsChild>
        <w:div w:id="141700070">
          <w:marLeft w:val="0"/>
          <w:marRight w:val="0"/>
          <w:marTop w:val="0"/>
          <w:marBottom w:val="0"/>
          <w:divBdr>
            <w:top w:val="none" w:sz="0" w:space="0" w:color="auto"/>
            <w:left w:val="none" w:sz="0" w:space="0" w:color="auto"/>
            <w:bottom w:val="none" w:sz="0" w:space="0" w:color="auto"/>
            <w:right w:val="none" w:sz="0" w:space="0" w:color="auto"/>
          </w:divBdr>
          <w:divsChild>
            <w:div w:id="1158351242">
              <w:marLeft w:val="0"/>
              <w:marRight w:val="0"/>
              <w:marTop w:val="0"/>
              <w:marBottom w:val="0"/>
              <w:divBdr>
                <w:top w:val="none" w:sz="0" w:space="0" w:color="auto"/>
                <w:left w:val="none" w:sz="0" w:space="0" w:color="auto"/>
                <w:bottom w:val="none" w:sz="0" w:space="0" w:color="auto"/>
                <w:right w:val="none" w:sz="0" w:space="0" w:color="auto"/>
              </w:divBdr>
              <w:divsChild>
                <w:div w:id="186214873">
                  <w:marLeft w:val="0"/>
                  <w:marRight w:val="0"/>
                  <w:marTop w:val="0"/>
                  <w:marBottom w:val="0"/>
                  <w:divBdr>
                    <w:top w:val="none" w:sz="0" w:space="0" w:color="auto"/>
                    <w:left w:val="none" w:sz="0" w:space="0" w:color="auto"/>
                    <w:bottom w:val="none" w:sz="0" w:space="0" w:color="auto"/>
                    <w:right w:val="none" w:sz="0" w:space="0" w:color="auto"/>
                  </w:divBdr>
                  <w:divsChild>
                    <w:div w:id="469637082">
                      <w:marLeft w:val="300"/>
                      <w:marRight w:val="300"/>
                      <w:marTop w:val="0"/>
                      <w:marBottom w:val="0"/>
                      <w:divBdr>
                        <w:top w:val="none" w:sz="0" w:space="0" w:color="auto"/>
                        <w:left w:val="none" w:sz="0" w:space="0" w:color="auto"/>
                        <w:bottom w:val="none" w:sz="0" w:space="0" w:color="auto"/>
                        <w:right w:val="none" w:sz="0" w:space="0" w:color="auto"/>
                      </w:divBdr>
                      <w:divsChild>
                        <w:div w:id="755172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7984256">
      <w:bodyDiv w:val="1"/>
      <w:marLeft w:val="0"/>
      <w:marRight w:val="0"/>
      <w:marTop w:val="0"/>
      <w:marBottom w:val="0"/>
      <w:divBdr>
        <w:top w:val="none" w:sz="0" w:space="0" w:color="auto"/>
        <w:left w:val="none" w:sz="0" w:space="0" w:color="auto"/>
        <w:bottom w:val="none" w:sz="0" w:space="0" w:color="auto"/>
        <w:right w:val="none" w:sz="0" w:space="0" w:color="auto"/>
      </w:divBdr>
    </w:div>
    <w:div w:id="726956994">
      <w:bodyDiv w:val="1"/>
      <w:marLeft w:val="0"/>
      <w:marRight w:val="0"/>
      <w:marTop w:val="0"/>
      <w:marBottom w:val="0"/>
      <w:divBdr>
        <w:top w:val="none" w:sz="0" w:space="0" w:color="auto"/>
        <w:left w:val="none" w:sz="0" w:space="0" w:color="auto"/>
        <w:bottom w:val="none" w:sz="0" w:space="0" w:color="auto"/>
        <w:right w:val="none" w:sz="0" w:space="0" w:color="auto"/>
      </w:divBdr>
    </w:div>
    <w:div w:id="734552658">
      <w:bodyDiv w:val="1"/>
      <w:marLeft w:val="0"/>
      <w:marRight w:val="0"/>
      <w:marTop w:val="0"/>
      <w:marBottom w:val="0"/>
      <w:divBdr>
        <w:top w:val="none" w:sz="0" w:space="0" w:color="auto"/>
        <w:left w:val="none" w:sz="0" w:space="0" w:color="auto"/>
        <w:bottom w:val="none" w:sz="0" w:space="0" w:color="auto"/>
        <w:right w:val="none" w:sz="0" w:space="0" w:color="auto"/>
      </w:divBdr>
    </w:div>
    <w:div w:id="772015377">
      <w:bodyDiv w:val="1"/>
      <w:marLeft w:val="0"/>
      <w:marRight w:val="0"/>
      <w:marTop w:val="0"/>
      <w:marBottom w:val="0"/>
      <w:divBdr>
        <w:top w:val="none" w:sz="0" w:space="0" w:color="auto"/>
        <w:left w:val="none" w:sz="0" w:space="0" w:color="auto"/>
        <w:bottom w:val="none" w:sz="0" w:space="0" w:color="auto"/>
        <w:right w:val="none" w:sz="0" w:space="0" w:color="auto"/>
      </w:divBdr>
    </w:div>
    <w:div w:id="1237351416">
      <w:bodyDiv w:val="1"/>
      <w:marLeft w:val="0"/>
      <w:marRight w:val="0"/>
      <w:marTop w:val="0"/>
      <w:marBottom w:val="0"/>
      <w:divBdr>
        <w:top w:val="none" w:sz="0" w:space="0" w:color="auto"/>
        <w:left w:val="none" w:sz="0" w:space="0" w:color="auto"/>
        <w:bottom w:val="none" w:sz="0" w:space="0" w:color="auto"/>
        <w:right w:val="none" w:sz="0" w:space="0" w:color="auto"/>
      </w:divBdr>
    </w:div>
    <w:div w:id="1367488946">
      <w:bodyDiv w:val="1"/>
      <w:marLeft w:val="0"/>
      <w:marRight w:val="0"/>
      <w:marTop w:val="0"/>
      <w:marBottom w:val="0"/>
      <w:divBdr>
        <w:top w:val="none" w:sz="0" w:space="0" w:color="auto"/>
        <w:left w:val="none" w:sz="0" w:space="0" w:color="auto"/>
        <w:bottom w:val="none" w:sz="0" w:space="0" w:color="auto"/>
        <w:right w:val="none" w:sz="0" w:space="0" w:color="auto"/>
      </w:divBdr>
    </w:div>
    <w:div w:id="1377580950">
      <w:bodyDiv w:val="1"/>
      <w:marLeft w:val="0"/>
      <w:marRight w:val="0"/>
      <w:marTop w:val="0"/>
      <w:marBottom w:val="0"/>
      <w:divBdr>
        <w:top w:val="none" w:sz="0" w:space="0" w:color="auto"/>
        <w:left w:val="none" w:sz="0" w:space="0" w:color="auto"/>
        <w:bottom w:val="none" w:sz="0" w:space="0" w:color="auto"/>
        <w:right w:val="none" w:sz="0" w:space="0" w:color="auto"/>
      </w:divBdr>
    </w:div>
    <w:div w:id="1464231330">
      <w:bodyDiv w:val="1"/>
      <w:marLeft w:val="0"/>
      <w:marRight w:val="0"/>
      <w:marTop w:val="0"/>
      <w:marBottom w:val="0"/>
      <w:divBdr>
        <w:top w:val="none" w:sz="0" w:space="0" w:color="auto"/>
        <w:left w:val="none" w:sz="0" w:space="0" w:color="auto"/>
        <w:bottom w:val="none" w:sz="0" w:space="0" w:color="auto"/>
        <w:right w:val="none" w:sz="0" w:space="0" w:color="auto"/>
      </w:divBdr>
    </w:div>
    <w:div w:id="1533960121">
      <w:bodyDiv w:val="1"/>
      <w:marLeft w:val="0"/>
      <w:marRight w:val="0"/>
      <w:marTop w:val="0"/>
      <w:marBottom w:val="0"/>
      <w:divBdr>
        <w:top w:val="none" w:sz="0" w:space="0" w:color="auto"/>
        <w:left w:val="none" w:sz="0" w:space="0" w:color="auto"/>
        <w:bottom w:val="none" w:sz="0" w:space="0" w:color="auto"/>
        <w:right w:val="none" w:sz="0" w:space="0" w:color="auto"/>
      </w:divBdr>
    </w:div>
    <w:div w:id="1665863979">
      <w:bodyDiv w:val="1"/>
      <w:marLeft w:val="0"/>
      <w:marRight w:val="0"/>
      <w:marTop w:val="0"/>
      <w:marBottom w:val="0"/>
      <w:divBdr>
        <w:top w:val="none" w:sz="0" w:space="0" w:color="auto"/>
        <w:left w:val="none" w:sz="0" w:space="0" w:color="auto"/>
        <w:bottom w:val="none" w:sz="0" w:space="0" w:color="auto"/>
        <w:right w:val="none" w:sz="0" w:space="0" w:color="auto"/>
      </w:divBdr>
    </w:div>
    <w:div w:id="1754862972">
      <w:bodyDiv w:val="1"/>
      <w:marLeft w:val="0"/>
      <w:marRight w:val="0"/>
      <w:marTop w:val="0"/>
      <w:marBottom w:val="0"/>
      <w:divBdr>
        <w:top w:val="none" w:sz="0" w:space="0" w:color="auto"/>
        <w:left w:val="none" w:sz="0" w:space="0" w:color="auto"/>
        <w:bottom w:val="none" w:sz="0" w:space="0" w:color="auto"/>
        <w:right w:val="none" w:sz="0" w:space="0" w:color="auto"/>
      </w:divBdr>
    </w:div>
    <w:div w:id="1762527995">
      <w:bodyDiv w:val="1"/>
      <w:marLeft w:val="0"/>
      <w:marRight w:val="0"/>
      <w:marTop w:val="0"/>
      <w:marBottom w:val="0"/>
      <w:divBdr>
        <w:top w:val="none" w:sz="0" w:space="0" w:color="auto"/>
        <w:left w:val="none" w:sz="0" w:space="0" w:color="auto"/>
        <w:bottom w:val="none" w:sz="0" w:space="0" w:color="auto"/>
        <w:right w:val="none" w:sz="0" w:space="0" w:color="auto"/>
      </w:divBdr>
    </w:div>
    <w:div w:id="208379500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2.emf"/><Relationship Id="rId12" Type="http://schemas.openxmlformats.org/officeDocument/2006/relationships/image" Target="media/image3.emf"/><Relationship Id="rId13" Type="http://schemas.openxmlformats.org/officeDocument/2006/relationships/header" Target="header1.xml"/><Relationship Id="rId14" Type="http://schemas.openxmlformats.org/officeDocument/2006/relationships/header" Target="header2.xml"/><Relationship Id="rId15" Type="http://schemas.openxmlformats.org/officeDocument/2006/relationships/fontTable" Target="fontTable.xml"/><Relationship Id="rId16" Type="http://schemas.openxmlformats.org/officeDocument/2006/relationships/theme" Target="theme/theme1.xml"/><Relationship Id="rId17" Type="http://schemas.microsoft.com/office/2011/relationships/commentsExtended" Target="commentsExtended.xml"/><Relationship Id="rId18" Type="http://schemas.microsoft.com/office/2011/relationships/people" Target="people.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mailto:phumphrey@fas.harvard.edu" TargetMode="External"/><Relationship Id="rId9" Type="http://schemas.openxmlformats.org/officeDocument/2006/relationships/comments" Target="comments.xml"/><Relationship Id="rId10"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228</TotalTime>
  <Pages>27</Pages>
  <Words>34202</Words>
  <Characters>193931</Characters>
  <Application>Microsoft Macintosh Word</Application>
  <DocSecurity>0</DocSecurity>
  <Lines>3463</Lines>
  <Paragraphs>1246</Paragraphs>
  <ScaleCrop>false</ScaleCrop>
  <HeadingPairs>
    <vt:vector size="2" baseType="variant">
      <vt:variant>
        <vt:lpstr>Title</vt:lpstr>
      </vt:variant>
      <vt:variant>
        <vt:i4>1</vt:i4>
      </vt:variant>
    </vt:vector>
  </HeadingPairs>
  <TitlesOfParts>
    <vt:vector size="1" baseType="lpstr">
      <vt:lpstr/>
    </vt:vector>
  </TitlesOfParts>
  <Company>upenn</Company>
  <LinksUpToDate>false</LinksUpToDate>
  <CharactersWithSpaces>226887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Parris Humphrey</dc:creator>
  <cp:keywords/>
  <dc:description/>
  <cp:lastModifiedBy>Parris Humphrey</cp:lastModifiedBy>
  <cp:revision>8</cp:revision>
  <cp:lastPrinted>2015-04-25T07:01:00Z</cp:lastPrinted>
  <dcterms:created xsi:type="dcterms:W3CDTF">2015-11-05T19:53:00Z</dcterms:created>
  <dcterms:modified xsi:type="dcterms:W3CDTF">2016-04-21T02:21:00Z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id="http://www.zotero.org/styles/the-american-naturalist"/&gt;&lt;hasBiblio/&gt;&lt;format class="21"/&gt;&lt;count citations="54" publications="67"/&gt;&lt;/info&gt;PAPERS2_INFO_END</vt:lpwstr>
  </property>
</Properties>
</file>